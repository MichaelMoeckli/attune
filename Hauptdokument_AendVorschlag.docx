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School of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r>
        <w:rPr>
          <w:b/>
          <w:bCs/>
          <w:sz w:val="44"/>
          <w:szCs w:val="44"/>
        </w:rPr>
        <w:t>Attune: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62C40723"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32116562" w:history="1">
        <w:r>
          <w:rPr>
            <w:rStyle w:val="Hyperlink"/>
            <w:noProof/>
          </w:rPr>
          <w:t>Management Summary</w:t>
        </w:r>
        <w:r>
          <w:rPr>
            <w:noProof/>
            <w:webHidden/>
          </w:rPr>
          <w:tab/>
          <w:fldChar w:fldCharType="begin"/>
          <w:instrText xml:space="preserve"> PAGEREF _Toc232116562 \h </w:instrText>
          <w:fldChar w:fldCharType="separate"/>
          <w:t>2</w:t>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Pr>
            <w:rStyle w:val="Hyperlink"/>
            <w:noProof/>
          </w:rPr>
          <w:t>Inhaltsverzeichnis</w:t>
        </w:r>
        <w:r>
          <w:rPr>
            <w:noProof/>
            <w:webHidden/>
          </w:rPr>
          <w:tab/>
          <w:fldChar w:fldCharType="begin"/>
          <w:instrText xml:space="preserve"> PAGEREF _Toc232116563 \h </w:instrText>
          <w:fldChar w:fldCharType="separate"/>
          <w:t>4</w:t>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Pr>
            <w:rStyle w:val="Hyperlink"/>
            <w:noProof/>
          </w:rPr>
          <w:t>Abbildungsverzeichnis</w:t>
        </w:r>
        <w:r>
          <w:rPr>
            <w:noProof/>
            <w:webHidden/>
          </w:rPr>
          <w:tab/>
          <w:fldChar w:fldCharType="begin"/>
          <w:instrText xml:space="preserve"> PAGEREF _Toc232116564 \h </w:instrText>
          <w:fldChar w:fldCharType="separate"/>
          <w:t>7</w:t>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Pr>
            <w:rStyle w:val="Hyperlink"/>
            <w:noProof/>
          </w:rPr>
          <w:t>Tabellenverzeichnis</w:t>
        </w:r>
        <w:r>
          <w:rPr>
            <w:noProof/>
            <w:webHidden/>
          </w:rPr>
          <w:tab/>
          <w:fldChar w:fldCharType="begin"/>
          <w:instrText xml:space="preserve"> PAGEREF _Toc232116565 \h </w:instrText>
          <w:fldChar w:fldCharType="separate"/>
          <w:t>7</w:t>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Pr>
            <w:rStyle w:val="Hyperlink"/>
            <w:noProof/>
          </w:rPr>
          <w:t>Abkürzungsverzeichnis</w:t>
        </w:r>
        <w:r>
          <w:rPr>
            <w:noProof/>
            <w:webHidden/>
          </w:rPr>
          <w:tab/>
          <w:fldChar w:fldCharType="begin"/>
          <w:instrText xml:space="preserve"> PAGEREF _Toc232116566 \h </w:instrText>
          <w:fldChar w:fldCharType="separate"/>
          <w:t>8</w:t>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Pr>
            <w:rStyle w:val="Hyperlink"/>
            <w:noProof/>
          </w:rPr>
          <w:t>1  Motivation</w:t>
        </w:r>
        <w:r>
          <w:rPr>
            <w:noProof/>
            <w:webHidden/>
          </w:rPr>
          <w:tab/>
          <w:fldChar w:fldCharType="begin"/>
          <w:instrText xml:space="preserve"> PAGEREF _Toc232116567 \h </w:instrText>
          <w:fldChar w:fldCharType="separate"/>
          <w:t>9</w:t>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Pr>
            <w:rStyle w:val="Hyperlink"/>
            <w:noProof/>
          </w:rPr>
          <w:t>1.1  Das Spannungsfeld zwischen Nutzer und Anbieter</w:t>
        </w:r>
        <w:r>
          <w:rPr>
            <w:noProof/>
            <w:webHidden/>
          </w:rPr>
          <w:tab/>
          <w:fldChar w:fldCharType="begin"/>
          <w:instrText xml:space="preserve"> PAGEREF _Toc232116568 \h </w:instrText>
          <w:fldChar w:fldCharType="separate"/>
          <w:t>9</w:t>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Pr>
            <w:rStyle w:val="Hyperlink"/>
            <w:noProof/>
          </w:rPr>
          <w:t>1.2  Das Geschäftsmodell der Aufmerksamkeitsökonomie</w:t>
        </w:r>
        <w:r>
          <w:rPr>
            <w:noProof/>
            <w:webHidden/>
          </w:rPr>
          <w:tab/>
          <w:fldChar w:fldCharType="begin"/>
          <w:instrText xml:space="preserve"> PAGEREF _Toc232116569 \h </w:instrText>
          <w:fldChar w:fldCharType="separate"/>
          <w:t>10</w:t>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Pr>
            <w:rStyle w:val="Hyperlink"/>
            <w:noProof/>
          </w:rPr>
          <w:t>1.3  Manipulative Designmuster</w:t>
        </w:r>
        <w:r>
          <w:rPr>
            <w:noProof/>
            <w:webHidden/>
          </w:rPr>
          <w:tab/>
          <w:fldChar w:fldCharType="begin"/>
          <w:instrText xml:space="preserve"> PAGEREF _Toc232116570 \h </w:instrText>
          <w:fldChar w:fldCharType="separate"/>
          <w:t>10</w:t>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Pr>
            <w:rStyle w:val="Hyperlink"/>
            <w:noProof/>
          </w:rPr>
          <w:t>1.4  Filterblasen, Echokammern und Polarisierung</w:t>
        </w:r>
        <w:r>
          <w:rPr>
            <w:noProof/>
            <w:webHidden/>
          </w:rPr>
          <w:tab/>
          <w:fldChar w:fldCharType="begin"/>
          <w:instrText xml:space="preserve"> PAGEREF _Toc232116571 \h </w:instrText>
          <w:fldChar w:fldCharType="separate"/>
          <w:t>11</w:t>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Pr>
            <w:rStyle w:val="Hyperlink"/>
            <w:noProof/>
          </w:rPr>
          <w:t>1.5  Psychisches Wohlbefinden und Suchtverhalten</w:t>
        </w:r>
        <w:r>
          <w:rPr>
            <w:noProof/>
            <w:webHidden/>
          </w:rPr>
          <w:tab/>
          <w:fldChar w:fldCharType="begin"/>
          <w:instrText xml:space="preserve"> PAGEREF _Toc232116572 \h </w:instrText>
          <w:fldChar w:fldCharType="separate"/>
          <w:t>12</w:t>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Pr>
            <w:rStyle w:val="Hyperlink"/>
            <w:noProof/>
          </w:rPr>
          <w:t>1.6  Verlust der Nutzerautonomie</w:t>
        </w:r>
        <w:r>
          <w:rPr>
            <w:noProof/>
            <w:webHidden/>
          </w:rPr>
          <w:tab/>
          <w:fldChar w:fldCharType="begin"/>
          <w:instrText xml:space="preserve"> PAGEREF _Toc232116573 \h </w:instrText>
          <w:fldChar w:fldCharType="separate"/>
          <w:t>12</w:t>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Pr>
            <w:rStyle w:val="Hyperlink"/>
            <w:noProof/>
          </w:rPr>
          <w:t>1.7  Zwischenfazit: Der Kern des Problems</w:t>
        </w:r>
        <w:r>
          <w:rPr>
            <w:noProof/>
            <w:webHidden/>
          </w:rPr>
          <w:tab/>
          <w:fldChar w:fldCharType="begin"/>
          <w:instrText xml:space="preserve"> PAGEREF _Toc232116574 \h </w:instrText>
          <w:fldChar w:fldCharType="separate"/>
          <w:t>13</w:t>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Pr>
            <w:rStyle w:val="Hyperlink"/>
            <w:noProof/>
          </w:rPr>
          <w:t>2  Background</w:t>
        </w:r>
        <w:r>
          <w:rPr>
            <w:noProof/>
            <w:webHidden/>
          </w:rPr>
          <w:tab/>
          <w:fldChar w:fldCharType="begin"/>
          <w:instrText xml:space="preserve"> PAGEREF _Toc232116575 \h </w:instrText>
          <w:fldChar w:fldCharType="separate"/>
          <w:t>15</w:t>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Pr>
            <w:rStyle w:val="Hyperlink"/>
            <w:noProof/>
          </w:rPr>
          <w:t>2.1  Bedürfnisse und Motivationen der Akteure</w:t>
        </w:r>
        <w:r>
          <w:rPr>
            <w:noProof/>
            <w:webHidden/>
          </w:rPr>
          <w:tab/>
          <w:fldChar w:fldCharType="begin"/>
          <w:instrText xml:space="preserve"> PAGEREF _Toc232116576 \h </w:instrText>
          <w:fldChar w:fldCharType="separate"/>
          <w:t>15</w:t>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Pr>
            <w:rStyle w:val="Hyperlink"/>
            <w:noProof/>
          </w:rPr>
          <w:t>2.1.1  Anbieterseite</w:t>
        </w:r>
        <w:r>
          <w:rPr>
            <w:noProof/>
            <w:webHidden/>
          </w:rPr>
          <w:tab/>
          <w:fldChar w:fldCharType="begin"/>
          <w:instrText xml:space="preserve"> PAGEREF _Toc232116577 \h </w:instrText>
          <w:fldChar w:fldCharType="separate"/>
          <w:t>15</w:t>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Pr>
            <w:rStyle w:val="Hyperlink"/>
            <w:noProof/>
          </w:rPr>
          <w:t>2.1.2  Nutzerseite</w:t>
        </w:r>
        <w:r>
          <w:rPr>
            <w:noProof/>
            <w:webHidden/>
          </w:rPr>
          <w:tab/>
          <w:fldChar w:fldCharType="begin"/>
          <w:instrText xml:space="preserve"> PAGEREF _Toc232116578 \h </w:instrText>
          <w:fldChar w:fldCharType="separate"/>
          <w:t>15</w:t>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Pr>
            <w:rStyle w:val="Hyperlink"/>
            <w:noProof/>
          </w:rPr>
          <w:t>2.2  Mechanismen digitaler Medienangebote</w:t>
        </w:r>
        <w:r>
          <w:rPr>
            <w:noProof/>
            <w:webHidden/>
          </w:rPr>
          <w:tab/>
          <w:fldChar w:fldCharType="begin"/>
          <w:instrText xml:space="preserve"> PAGEREF _Toc232116579 \h </w:instrText>
          <w:fldChar w:fldCharType="separate"/>
          <w:t>16</w:t>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Pr>
            <w:rStyle w:val="Hyperlink"/>
            <w:noProof/>
          </w:rPr>
          <w:t>2.2.1  Klassifikation und Ontologien</w:t>
        </w:r>
        <w:r>
          <w:rPr>
            <w:noProof/>
            <w:webHidden/>
          </w:rPr>
          <w:tab/>
          <w:fldChar w:fldCharType="begin"/>
          <w:instrText xml:space="preserve"> PAGEREF _Toc232116580 \h </w:instrText>
          <w:fldChar w:fldCharType="separate"/>
          <w:t>16</w:t>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Pr>
            <w:rStyle w:val="Hyperlink"/>
            <w:noProof/>
          </w:rPr>
          <w:t>2.2.2  Suche</w:t>
        </w:r>
        <w:r>
          <w:rPr>
            <w:noProof/>
            <w:webHidden/>
          </w:rPr>
          <w:tab/>
          <w:fldChar w:fldCharType="begin"/>
          <w:instrText xml:space="preserve"> PAGEREF _Toc232116581 \h </w:instrText>
          <w:fldChar w:fldCharType="separate"/>
          <w:t>17</w:t>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Pr>
            <w:rStyle w:val="Hyperlink"/>
            <w:noProof/>
          </w:rPr>
          <w:t>2.2.3  Empfehlungssysteme</w:t>
        </w:r>
        <w:r>
          <w:rPr>
            <w:noProof/>
            <w:webHidden/>
          </w:rPr>
          <w:tab/>
          <w:fldChar w:fldCharType="begin"/>
          <w:instrText xml:space="preserve"> PAGEREF _Toc232116582 \h </w:instrText>
          <w:fldChar w:fldCharType="separate"/>
          <w:t>17</w:t>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Pr>
            <w:rStyle w:val="Hyperlink"/>
            <w:noProof/>
          </w:rPr>
          <w:t>2.2.4  Personalisierung und Feed-Kuration</w:t>
        </w:r>
        <w:r>
          <w:rPr>
            <w:noProof/>
            <w:webHidden/>
          </w:rPr>
          <w:tab/>
          <w:fldChar w:fldCharType="begin"/>
          <w:instrText xml:space="preserve"> PAGEREF _Toc232116583 \h </w:instrText>
          <w:fldChar w:fldCharType="separate"/>
          <w:t>18</w:t>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Pr>
            <w:rStyle w:val="Hyperlink"/>
            <w:noProof/>
          </w:rPr>
          <w:t>2.2.5  Sharing und soziale Mechanismen</w:t>
        </w:r>
        <w:r>
          <w:rPr>
            <w:noProof/>
            <w:webHidden/>
          </w:rPr>
          <w:tab/>
          <w:fldChar w:fldCharType="begin"/>
          <w:instrText xml:space="preserve"> PAGEREF _Toc232116584 \h </w:instrText>
          <w:fldChar w:fldCharType="separate"/>
          <w:t>18</w:t>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Pr>
            <w:rStyle w:val="Hyperlink"/>
            <w:noProof/>
          </w:rPr>
          <w:t>2.2.6  Persuasive Design und Nudging</w:t>
        </w:r>
        <w:r>
          <w:rPr>
            <w:noProof/>
            <w:webHidden/>
          </w:rPr>
          <w:tab/>
          <w:fldChar w:fldCharType="begin"/>
          <w:instrText xml:space="preserve"> PAGEREF _Toc232116585 \h </w:instrText>
          <w:fldChar w:fldCharType="separate"/>
          <w:t>18</w:t>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Pr>
            <w:rStyle w:val="Hyperlink"/>
            <w:noProof/>
          </w:rPr>
          <w:t>2.2.7  Monetarisierungsmechanismen</w:t>
        </w:r>
        <w:r>
          <w:rPr>
            <w:noProof/>
            <w:webHidden/>
          </w:rPr>
          <w:tab/>
          <w:fldChar w:fldCharType="begin"/>
          <w:instrText xml:space="preserve"> PAGEREF _Toc232116586 \h </w:instrText>
          <w:fldChar w:fldCharType="separate"/>
          <w:t>18</w:t>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Pr>
            <w:rStyle w:val="Hyperlink"/>
            <w:noProof/>
          </w:rPr>
          <w:t>2.3  Beurteilungsgrundlagen</w:t>
        </w:r>
        <w:r>
          <w:rPr>
            <w:noProof/>
            <w:webHidden/>
          </w:rPr>
          <w:tab/>
          <w:fldChar w:fldCharType="begin"/>
          <w:instrText xml:space="preserve"> PAGEREF _Toc232116587 \h </w:instrText>
          <w:fldChar w:fldCharType="separate"/>
          <w:t>19</w:t>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Pr>
            <w:rStyle w:val="Hyperlink"/>
            <w:noProof/>
          </w:rPr>
          <w:t>2.3.1  Self-Determination Theory (SDT)</w:t>
        </w:r>
        <w:r>
          <w:rPr>
            <w:noProof/>
            <w:webHidden/>
          </w:rPr>
          <w:tab/>
          <w:fldChar w:fldCharType="begin"/>
          <w:instrText xml:space="preserve"> PAGEREF _Toc232116588 \h </w:instrText>
          <w:fldChar w:fldCharType="separate"/>
          <w:t>19</w:t>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Pr>
            <w:rStyle w:val="Hyperlink"/>
            <w:noProof/>
          </w:rPr>
          <w:t>2.3.2  Value-Sensitive Design (VSD)</w:t>
        </w:r>
        <w:r>
          <w:rPr>
            <w:noProof/>
            <w:webHidden/>
          </w:rPr>
          <w:tab/>
          <w:fldChar w:fldCharType="begin"/>
          <w:instrText xml:space="preserve"> PAGEREF _Toc232116589 \h </w:instrText>
          <w:fldChar w:fldCharType="separate"/>
          <w:t>19</w:t>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Pr>
            <w:rStyle w:val="Hyperlink"/>
            <w:noProof/>
          </w:rPr>
          <w:t>2.3.3  Digital Wellbeing</w:t>
        </w:r>
        <w:r>
          <w:rPr>
            <w:noProof/>
            <w:webHidden/>
          </w:rPr>
          <w:tab/>
          <w:fldChar w:fldCharType="begin"/>
          <w:instrText xml:space="preserve"> PAGEREF _Toc232116590 \h </w:instrText>
          <w:fldChar w:fldCharType="separate"/>
          <w:t>20</w:t>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Pr>
            <w:rStyle w:val="Hyperlink"/>
            <w:noProof/>
          </w:rPr>
          <w:t>2.3.4  Ethik von Empfehlungssystemen und algorithmische Souveränität</w:t>
        </w:r>
        <w:r>
          <w:rPr>
            <w:noProof/>
            <w:webHidden/>
          </w:rPr>
          <w:tab/>
          <w:fldChar w:fldCharType="begin"/>
          <w:instrText xml:space="preserve"> PAGEREF _Toc232116591 \h </w:instrText>
          <w:fldChar w:fldCharType="separate"/>
          <w:t>20</w:t>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Pr>
            <w:rStyle w:val="Hyperlink"/>
            <w:noProof/>
          </w:rPr>
          <w:t>2.3.5  Gebrauchstauglichkeit und Akzeptanz</w:t>
        </w:r>
        <w:r>
          <w:rPr>
            <w:noProof/>
            <w:webHidden/>
          </w:rPr>
          <w:tab/>
          <w:fldChar w:fldCharType="begin"/>
          <w:instrText xml:space="preserve"> PAGEREF _Toc232116592 \h </w:instrText>
          <w:fldChar w:fldCharType="separate"/>
          <w:t>20</w:t>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Pr>
            <w:rStyle w:val="Hyperlink"/>
            <w:noProof/>
          </w:rPr>
          <w:t>2.4  Gegenüberstellung der Medienmodelle</w:t>
        </w:r>
        <w:r>
          <w:rPr>
            <w:noProof/>
            <w:webHidden/>
          </w:rPr>
          <w:tab/>
          <w:fldChar w:fldCharType="begin"/>
          <w:instrText xml:space="preserve"> PAGEREF _Toc232116593 \h </w:instrText>
          <w:fldChar w:fldCharType="separate"/>
          <w:t>20</w:t>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Pr>
            <w:rStyle w:val="Hyperlink"/>
            <w:noProof/>
          </w:rPr>
          <w:t>2.5  Forschungslücke</w:t>
        </w:r>
        <w:r>
          <w:rPr>
            <w:noProof/>
            <w:webHidden/>
          </w:rPr>
          <w:tab/>
          <w:fldChar w:fldCharType="begin"/>
          <w:instrText xml:space="preserve"> PAGEREF _Toc232116594 \h </w:instrText>
          <w:fldChar w:fldCharType="separate"/>
          <w:t>21</w:t>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Pr>
            <w:rStyle w:val="Hyperlink"/>
            <w:noProof/>
          </w:rPr>
          <w:t>3  Attune als Forschungsartefakt</w:t>
        </w:r>
        <w:r>
          <w:rPr>
            <w:noProof/>
            <w:webHidden/>
          </w:rPr>
          <w:tab/>
          <w:fldChar w:fldCharType="begin"/>
          <w:instrText xml:space="preserve"> PAGEREF _Toc232116595 \h </w:instrText>
          <w:fldChar w:fldCharType="separate"/>
          <w:t>23</w:t>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Pr>
            <w:rStyle w:val="Hyperlink"/>
            <w:noProof/>
          </w:rPr>
          <w:t>3.1  Warum dieses Untersuchungsmedium?</w:t>
        </w:r>
        <w:r>
          <w:rPr>
            <w:noProof/>
            <w:webHidden/>
          </w:rPr>
          <w:tab/>
          <w:fldChar w:fldCharType="begin"/>
          <w:instrText xml:space="preserve"> PAGEREF _Toc232116596 \h </w:instrText>
          <w:fldChar w:fldCharType="separate"/>
          <w:t>23</w:t>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Pr>
            <w:rStyle w:val="Hyperlink"/>
            <w:noProof/>
          </w:rPr>
          <w:t>3.2  Leitidee und theoretische Verankerung</w:t>
        </w:r>
        <w:r>
          <w:rPr>
            <w:noProof/>
            <w:webHidden/>
          </w:rPr>
          <w:tab/>
          <w:fldChar w:fldCharType="begin"/>
          <w:instrText xml:space="preserve"> PAGEREF _Toc232116597 \h </w:instrText>
          <w:fldChar w:fldCharType="separate"/>
          <w:t>25</w:t>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Pr>
            <w:rStyle w:val="Hyperlink"/>
            <w:noProof/>
          </w:rPr>
          <w:t>3.3  Was an Attune konkret umgesetzt wird</w:t>
        </w:r>
        <w:r>
          <w:rPr>
            <w:noProof/>
            <w:webHidden/>
          </w:rPr>
          <w:tab/>
          <w:fldChar w:fldCharType="begin"/>
          <w:instrText xml:space="preserve"> PAGEREF _Toc232116598 \h </w:instrText>
          <w:fldChar w:fldCharType="separate"/>
          <w:t>26</w:t>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Pr>
            <w:rStyle w:val="Hyperlink"/>
            <w:noProof/>
          </w:rPr>
          <w:t>3.3.1  Explizite Präferenzangaben und Profilkonstruktion</w:t>
        </w:r>
        <w:r>
          <w:rPr>
            <w:noProof/>
            <w:webHidden/>
          </w:rPr>
          <w:tab/>
          <w:fldChar w:fldCharType="begin"/>
          <w:instrText xml:space="preserve"> PAGEREF _Toc232116599 \h </w:instrText>
          <w:fldChar w:fldCharType="separate"/>
          <w:t>26</w:t>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Pr>
            <w:rStyle w:val="Hyperlink"/>
            <w:noProof/>
          </w:rPr>
          <w:t>3.3.2  Vollautomatisierte Sendungspipeline</w:t>
        </w:r>
        <w:r>
          <w:rPr>
            <w:noProof/>
            <w:webHidden/>
          </w:rPr>
          <w:tab/>
          <w:fldChar w:fldCharType="begin"/>
          <w:instrText xml:space="preserve"> PAGEREF _Toc232116600 \h </w:instrText>
          <w:fldChar w:fldCharType="separate"/>
          <w:t>27</w:t>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Pr>
            <w:rStyle w:val="Hyperlink"/>
            <w:noProof/>
          </w:rPr>
          <w:t>3.3.3  Kuratierungs- und Empfehlungslogik mit alternativem Zielwert</w:t>
        </w:r>
        <w:r>
          <w:rPr>
            <w:noProof/>
            <w:webHidden/>
          </w:rPr>
          <w:tab/>
          <w:fldChar w:fldCharType="begin"/>
          <w:instrText xml:space="preserve"> PAGEREF _Toc232116601 \h </w:instrText>
          <w:fldChar w:fldCharType="separate"/>
          <w:t>27</w:t>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Pr>
            <w:rStyle w:val="Hyperlink"/>
            <w:noProof/>
          </w:rPr>
          <w:t>3.3.4  Definierte Sessiongestaltung statt endlosem Strom</w:t>
        </w:r>
        <w:r>
          <w:rPr>
            <w:noProof/>
            <w:webHidden/>
          </w:rPr>
          <w:tab/>
          <w:fldChar w:fldCharType="begin"/>
          <w:instrText xml:space="preserve"> PAGEREF _Toc232116602 \h </w:instrText>
          <w:fldChar w:fldCharType="separate"/>
          <w:t>27</w:t>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Pr>
            <w:rStyle w:val="Hyperlink"/>
            <w:noProof/>
          </w:rPr>
          <w:t>3.3.5  Transparenz über Quellen, Logik und Personalisierung</w:t>
        </w:r>
        <w:r>
          <w:rPr>
            <w:noProof/>
            <w:webHidden/>
          </w:rPr>
          <w:tab/>
          <w:fldChar w:fldCharType="begin"/>
          <w:instrText xml:space="preserve"> PAGEREF _Toc232116603 \h </w:instrText>
          <w:fldChar w:fldCharType="separate"/>
          <w:t>27</w:t>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Pr>
            <w:rStyle w:val="Hyperlink"/>
            <w:noProof/>
          </w:rPr>
          <w:t>3.4  Welche Mechanismen am Radio untersucht und verbessert werden</w:t>
        </w:r>
        <w:r>
          <w:rPr>
            <w:noProof/>
            <w:webHidden/>
          </w:rPr>
          <w:tab/>
          <w:fldChar w:fldCharType="begin"/>
          <w:instrText xml:space="preserve"> PAGEREF _Toc232116604 \h </w:instrText>
          <w:fldChar w:fldCharType="separate"/>
          <w:t>28</w:t>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Pr>
            <w:rStyle w:val="Hyperlink"/>
            <w:noProof/>
          </w:rPr>
          <w:t>3.5  Abgrenzung des Untersuchungsumfangs</w:t>
        </w:r>
        <w:r>
          <w:rPr>
            <w:noProof/>
            <w:webHidden/>
          </w:rPr>
          <w:tab/>
          <w:fldChar w:fldCharType="begin"/>
          <w:instrText xml:space="preserve"> PAGEREF _Toc232116605 \h </w:instrText>
          <w:fldChar w:fldCharType="separate"/>
          <w:t>29</w:t>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Pr>
            <w:rStyle w:val="Hyperlink"/>
            <w:noProof/>
          </w:rPr>
          <w:t>4  Forschungsfrage und Zielsetzung</w:t>
        </w:r>
        <w:r>
          <w:rPr>
            <w:noProof/>
            <w:webHidden/>
          </w:rPr>
          <w:tab/>
          <w:fldChar w:fldCharType="begin"/>
          <w:instrText xml:space="preserve"> PAGEREF _Toc232116606 \h </w:instrText>
          <w:fldChar w:fldCharType="separate"/>
          <w:t>30</w:t>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Pr>
            <w:rStyle w:val="Hyperlink"/>
            <w:noProof/>
          </w:rPr>
          <w:t>4.1  Forschungsfrage</w:t>
        </w:r>
        <w:r>
          <w:rPr>
            <w:noProof/>
            <w:webHidden/>
          </w:rPr>
          <w:tab/>
          <w:fldChar w:fldCharType="begin"/>
          <w:instrText xml:space="preserve"> PAGEREF _Toc232116607 \h </w:instrText>
          <w:fldChar w:fldCharType="separate"/>
          <w:t>30</w:t>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Pr>
            <w:rStyle w:val="Hyperlink"/>
            <w:noProof/>
          </w:rPr>
          <w:t>4.2  Teilfragen</w:t>
        </w:r>
        <w:r>
          <w:rPr>
            <w:noProof/>
            <w:webHidden/>
          </w:rPr>
          <w:tab/>
          <w:fldChar w:fldCharType="begin"/>
          <w:instrText xml:space="preserve"> PAGEREF _Toc232116608 \h </w:instrText>
          <w:fldChar w:fldCharType="separate"/>
          <w:t>31</w:t>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Pr>
            <w:rStyle w:val="Hyperlink"/>
            <w:noProof/>
          </w:rPr>
          <w:t>4.3  Goal und Objective</w:t>
        </w:r>
        <w:r>
          <w:rPr>
            <w:noProof/>
            <w:webHidden/>
          </w:rPr>
          <w:tab/>
          <w:fldChar w:fldCharType="begin"/>
          <w:instrText xml:space="preserve"> PAGEREF _Toc232116609 \h </w:instrText>
          <w:fldChar w:fldCharType="separate"/>
          <w:t>32</w:t>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Pr>
            <w:rStyle w:val="Hyperlink"/>
            <w:noProof/>
          </w:rPr>
          <w:t>4.4  Nutzen</w:t>
        </w:r>
        <w:r>
          <w:rPr>
            <w:noProof/>
            <w:webHidden/>
          </w:rPr>
          <w:tab/>
          <w:fldChar w:fldCharType="begin"/>
          <w:instrText xml:space="preserve"> PAGEREF _Toc232116610 \h </w:instrText>
          <w:fldChar w:fldCharType="separate"/>
          <w:t>32</w:t>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Pr>
            <w:rStyle w:val="Hyperlink"/>
            <w:noProof/>
          </w:rPr>
          <w:t>4.5  Abgrenzung</w:t>
        </w:r>
        <w:r>
          <w:rPr>
            <w:noProof/>
            <w:webHidden/>
          </w:rPr>
          <w:tab/>
          <w:fldChar w:fldCharType="begin"/>
          <w:instrText xml:space="preserve"> PAGEREF _Toc232116611 \h </w:instrText>
          <w:fldChar w:fldCharType="separate"/>
          <w:t>33</w:t>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Pr>
            <w:rStyle w:val="Hyperlink"/>
            <w:noProof/>
          </w:rPr>
          <w:t>5  Methodik</w:t>
        </w:r>
        <w:r>
          <w:rPr>
            <w:noProof/>
            <w:webHidden/>
          </w:rPr>
          <w:tab/>
          <w:fldChar w:fldCharType="begin"/>
          <w:instrText xml:space="preserve"> PAGEREF _Toc232116612 \h </w:instrText>
          <w:fldChar w:fldCharType="separate"/>
          <w:t>35</w:t>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Pr>
            <w:rStyle w:val="Hyperlink"/>
            <w:noProof/>
          </w:rPr>
          <w:t>5.1  Vorgehen der Literaturrecherche</w:t>
        </w:r>
        <w:r>
          <w:rPr>
            <w:noProof/>
            <w:webHidden/>
          </w:rPr>
          <w:tab/>
          <w:fldChar w:fldCharType="begin"/>
          <w:instrText xml:space="preserve"> PAGEREF _Toc232116613 \h </w:instrText>
          <w:fldChar w:fldCharType="separate"/>
          <w:t>35</w:t>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Pr>
            <w:rStyle w:val="Hyperlink"/>
            <w:noProof/>
          </w:rPr>
          <w:t>5.2  Forschungsdesign</w:t>
        </w:r>
        <w:r>
          <w:rPr>
            <w:noProof/>
            <w:webHidden/>
          </w:rPr>
          <w:tab/>
          <w:fldChar w:fldCharType="begin"/>
          <w:instrText xml:space="preserve"> PAGEREF _Toc232116614 \h </w:instrText>
          <w:fldChar w:fldCharType="separate"/>
          <w:t>36</w:t>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Pr>
            <w:rStyle w:val="Hyperlink"/>
            <w:noProof/>
          </w:rPr>
          <w:t>5.3  Vorgehen im Überblick</w:t>
        </w:r>
        <w:r>
          <w:rPr>
            <w:noProof/>
            <w:webHidden/>
          </w:rPr>
          <w:tab/>
          <w:fldChar w:fldCharType="begin"/>
          <w:instrText xml:space="preserve"> PAGEREF _Toc232116615 \h </w:instrText>
          <w:fldChar w:fldCharType="separate"/>
          <w:t>37</w:t>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Pr>
            <w:rStyle w:val="Hyperlink"/>
            <w:noProof/>
          </w:rPr>
          <w:t>5.4  Methoden der Datenerhebung</w:t>
        </w:r>
        <w:r>
          <w:rPr>
            <w:noProof/>
            <w:webHidden/>
          </w:rPr>
          <w:tab/>
          <w:fldChar w:fldCharType="begin"/>
          <w:instrText xml:space="preserve"> PAGEREF _Toc232116616 \h </w:instrText>
          <w:fldChar w:fldCharType="separate"/>
          <w:t>38</w:t>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Pr>
            <w:rStyle w:val="Hyperlink"/>
            <w:noProof/>
          </w:rPr>
          <w:t>5.5  Methoden der Auswertung</w:t>
        </w:r>
        <w:r>
          <w:rPr>
            <w:noProof/>
            <w:webHidden/>
          </w:rPr>
          <w:tab/>
          <w:fldChar w:fldCharType="begin"/>
          <w:instrText xml:space="preserve"> PAGEREF _Toc232116617 \h </w:instrText>
          <w:fldChar w:fldCharType="separate"/>
          <w:t>39</w:t>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Pr>
            <w:rStyle w:val="Hyperlink"/>
            <w:noProof/>
          </w:rPr>
          <w:t>5.6  Reflexion zu Ressourcen und Kompetenzen</w:t>
        </w:r>
        <w:r>
          <w:rPr>
            <w:noProof/>
            <w:webHidden/>
          </w:rPr>
          <w:tab/>
          <w:fldChar w:fldCharType="begin"/>
          <w:instrText xml:space="preserve"> PAGEREF _Toc232116618 \h </w:instrText>
          <w:fldChar w:fldCharType="separate"/>
          <w:t>40</w:t>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Pr>
            <w:rStyle w:val="Hyperlink"/>
            <w:noProof/>
          </w:rPr>
          <w:t>6  Konzept und Architektur</w:t>
        </w:r>
        <w:r>
          <w:rPr>
            <w:noProof/>
            <w:webHidden/>
          </w:rPr>
          <w:tab/>
          <w:fldChar w:fldCharType="begin"/>
          <w:instrText xml:space="preserve"> PAGEREF _Toc232116619 \h </w:instrText>
          <w:fldChar w:fldCharType="separate"/>
          <w:t>42</w:t>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Pr>
            <w:rStyle w:val="Hyperlink"/>
            <w:noProof/>
          </w:rPr>
          <w:t>6.1  Anforderungen</w:t>
        </w:r>
        <w:r>
          <w:rPr>
            <w:noProof/>
            <w:webHidden/>
          </w:rPr>
          <w:tab/>
          <w:fldChar w:fldCharType="begin"/>
          <w:instrText xml:space="preserve"> PAGEREF _Toc232116620 \h </w:instrText>
          <w:fldChar w:fldCharType="separate"/>
          <w:t>42</w:t>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Pr>
            <w:rStyle w:val="Hyperlink"/>
            <w:noProof/>
          </w:rPr>
          <w:t>6.2  Architekturüberblick</w:t>
        </w:r>
        <w:r>
          <w:rPr>
            <w:noProof/>
            <w:webHidden/>
          </w:rPr>
          <w:tab/>
          <w:fldChar w:fldCharType="begin"/>
          <w:instrText xml:space="preserve"> PAGEREF _Toc232116621 \h </w:instrText>
          <w:fldChar w:fldCharType="separate"/>
          <w:t>43</w:t>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Pr>
            <w:rStyle w:val="Hyperlink"/>
            <w:noProof/>
          </w:rPr>
          <w:t>6.3  Komponenten im Detail</w:t>
        </w:r>
        <w:r>
          <w:rPr>
            <w:noProof/>
            <w:webHidden/>
          </w:rPr>
          <w:tab/>
          <w:fldChar w:fldCharType="begin"/>
          <w:instrText xml:space="preserve"> PAGEREF _Toc232116622 \h </w:instrText>
          <w:fldChar w:fldCharType="separate"/>
          <w:t>44</w:t>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Pr>
            <w:rStyle w:val="Hyperlink"/>
            <w:noProof/>
          </w:rPr>
          <w:t>6.3.1  Orchestrator</w:t>
        </w:r>
        <w:r>
          <w:rPr>
            <w:noProof/>
            <w:webHidden/>
          </w:rPr>
          <w:tab/>
          <w:fldChar w:fldCharType="begin"/>
          <w:instrText xml:space="preserve"> PAGEREF _Toc232116623 \h </w:instrText>
          <w:fldChar w:fldCharType="separate"/>
          <w:t>44</w:t>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Pr>
            <w:rStyle w:val="Hyperlink"/>
            <w:noProof/>
          </w:rPr>
          <w:t>6.3.2  Personalisierungsmodul</w:t>
        </w:r>
        <w:r>
          <w:rPr>
            <w:noProof/>
            <w:webHidden/>
          </w:rPr>
          <w:tab/>
          <w:fldChar w:fldCharType="begin"/>
          <w:instrText xml:space="preserve"> PAGEREF _Toc232116624 \h </w:instrText>
          <w:fldChar w:fldCharType="separate"/>
          <w:t>44</w:t>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Pr>
            <w:rStyle w:val="Hyperlink"/>
            <w:noProof/>
          </w:rPr>
          <w:t>6.3.3  Nachrichten- und Datenintegration</w:t>
        </w:r>
        <w:r>
          <w:rPr>
            <w:noProof/>
            <w:webHidden/>
          </w:rPr>
          <w:tab/>
          <w:fldChar w:fldCharType="begin"/>
          <w:instrText xml:space="preserve"> PAGEREF _Toc232116625 \h </w:instrText>
          <w:fldChar w:fldCharType="separate"/>
          <w:t>45</w:t>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Pr>
            <w:rStyle w:val="Hyperlink"/>
            <w:noProof/>
          </w:rPr>
          <w:t>6.3.4  LLM-Textgenerierung</w:t>
        </w:r>
        <w:r>
          <w:rPr>
            <w:noProof/>
            <w:webHidden/>
          </w:rPr>
          <w:tab/>
          <w:fldChar w:fldCharType="begin"/>
          <w:instrText xml:space="preserve"> PAGEREF _Toc232116626 \h </w:instrText>
          <w:fldChar w:fldCharType="separate"/>
          <w:t>45</w:t>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Pr>
            <w:rStyle w:val="Hyperlink"/>
            <w:noProof/>
          </w:rPr>
          <w:t>6.3.5  Sprachsynthese</w:t>
        </w:r>
        <w:r>
          <w:rPr>
            <w:noProof/>
            <w:webHidden/>
          </w:rPr>
          <w:tab/>
          <w:fldChar w:fldCharType="begin"/>
          <w:instrText xml:space="preserve"> PAGEREF _Toc232116627 \h </w:instrText>
          <w:fldChar w:fldCharType="separate"/>
          <w:t>45</w:t>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Pr>
            <w:rStyle w:val="Hyperlink"/>
            <w:noProof/>
          </w:rPr>
          <w:t>6.3.6  Musikeinbindung</w:t>
        </w:r>
        <w:r>
          <w:rPr>
            <w:noProof/>
            <w:webHidden/>
          </w:rPr>
          <w:tab/>
          <w:fldChar w:fldCharType="begin"/>
          <w:instrText xml:space="preserve"> PAGEREF _Toc232116628 \h </w:instrText>
          <w:fldChar w:fldCharType="separate"/>
          <w:t>46</w:t>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Pr>
            <w:rStyle w:val="Hyperlink"/>
            <w:noProof/>
          </w:rPr>
          <w:t>6.3.7  Webapplikation und Benutzeroberfläche</w:t>
        </w:r>
        <w:r>
          <w:rPr>
            <w:noProof/>
            <w:webHidden/>
          </w:rPr>
          <w:tab/>
          <w:fldChar w:fldCharType="begin"/>
          <w:instrText xml:space="preserve"> PAGEREF _Toc232116629 \h </w:instrText>
          <w:fldChar w:fldCharType="separate"/>
          <w:t>46</w:t>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Pr>
            <w:rStyle w:val="Hyperlink"/>
            <w:noProof/>
          </w:rPr>
          <w:t>6.4  Wellbeing-Features im Design</w:t>
        </w:r>
        <w:r>
          <w:rPr>
            <w:noProof/>
            <w:webHidden/>
          </w:rPr>
          <w:tab/>
          <w:fldChar w:fldCharType="begin"/>
          <w:instrText xml:space="preserve"> PAGEREF _Toc232116630 \h </w:instrText>
          <w:fldChar w:fldCharType="separate"/>
          <w:t>47</w:t>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Pr>
            <w:rStyle w:val="Hyperlink"/>
            <w:noProof/>
          </w:rPr>
          <w:t>6.5  Mapping von Werten auf Designentscheidungen</w:t>
        </w:r>
        <w:r>
          <w:rPr>
            <w:noProof/>
            <w:webHidden/>
          </w:rPr>
          <w:tab/>
          <w:fldChar w:fldCharType="begin"/>
          <w:instrText xml:space="preserve"> PAGEREF _Toc232116631 \h </w:instrText>
          <w:fldChar w:fldCharType="separate"/>
          <w:t>47</w:t>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Pr>
            <w:rStyle w:val="Hyperlink"/>
            <w:noProof/>
          </w:rPr>
          <w:t>6.6  Datenschutz und Datenfluss</w:t>
        </w:r>
        <w:r>
          <w:rPr>
            <w:noProof/>
            <w:webHidden/>
          </w:rPr>
          <w:tab/>
          <w:fldChar w:fldCharType="begin"/>
          <w:instrText xml:space="preserve"> PAGEREF _Toc232116632 \h </w:instrText>
          <w:fldChar w:fldCharType="separate"/>
          <w:t>48</w:t>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Pr>
            <w:rStyle w:val="Hyperlink"/>
            <w:noProof/>
          </w:rPr>
          <w:t>7  Implementation</w:t>
        </w:r>
        <w:r>
          <w:rPr>
            <w:noProof/>
            <w:webHidden/>
          </w:rPr>
          <w:tab/>
          <w:fldChar w:fldCharType="begin"/>
          <w:instrText xml:space="preserve"> PAGEREF _Toc232116633 \h </w:instrText>
          <w:fldChar w:fldCharType="separate"/>
          <w:t>50</w:t>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Pr>
            <w:rStyle w:val="Hyperlink"/>
            <w:noProof/>
          </w:rPr>
          <w:t>7.1  Vorgehen und Iterationen</w:t>
        </w:r>
        <w:r>
          <w:rPr>
            <w:noProof/>
            <w:webHidden/>
          </w:rPr>
          <w:tab/>
          <w:fldChar w:fldCharType="begin"/>
          <w:instrText xml:space="preserve"> PAGEREF _Toc232116634 \h </w:instrText>
          <w:fldChar w:fldCharType="separate"/>
          <w:t>50</w:t>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Pr>
            <w:rStyle w:val="Hyperlink"/>
            <w:noProof/>
          </w:rPr>
          <w:t>7.2  Repository-Struktur und Tech-Stack</w:t>
        </w:r>
        <w:r>
          <w:rPr>
            <w:noProof/>
            <w:webHidden/>
          </w:rPr>
          <w:tab/>
          <w:fldChar w:fldCharType="begin"/>
          <w:instrText xml:space="preserve"> PAGEREF _Toc232116635 \h </w:instrText>
          <w:fldChar w:fldCharType="separate"/>
          <w:t>51</w:t>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Pr>
            <w:rStyle w:val="Hyperlink"/>
            <w:noProof/>
          </w:rPr>
          <w:t>7.3  Pipeline-Implementation</w:t>
        </w:r>
        <w:r>
          <w:rPr>
            <w:noProof/>
            <w:webHidden/>
          </w:rPr>
          <w:tab/>
          <w:fldChar w:fldCharType="begin"/>
          <w:instrText xml:space="preserve"> PAGEREF _Toc232116636 \h </w:instrText>
          <w:fldChar w:fldCharType="separate"/>
          <w:t>51</w:t>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Pr>
            <w:rStyle w:val="Hyperlink"/>
            <w:noProof/>
          </w:rPr>
          <w:t>7.4  Prompt-Engineering</w:t>
        </w:r>
        <w:r>
          <w:rPr>
            <w:noProof/>
            <w:webHidden/>
          </w:rPr>
          <w:tab/>
          <w:fldChar w:fldCharType="begin"/>
          <w:instrText xml:space="preserve"> PAGEREF _Toc232116637 \h </w:instrText>
          <w:fldChar w:fldCharType="separate"/>
          <w:t>52</w:t>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Pr>
            <w:rStyle w:val="Hyperlink"/>
            <w:noProof/>
          </w:rPr>
          <w:t>7.5  Personalisierungs- und Transparenz-UI</w:t>
        </w:r>
        <w:r>
          <w:rPr>
            <w:noProof/>
            <w:webHidden/>
          </w:rPr>
          <w:tab/>
          <w:fldChar w:fldCharType="begin"/>
          <w:instrText xml:space="preserve"> PAGEREF _Toc232116638 \h </w:instrText>
          <w:fldChar w:fldCharType="separate"/>
          <w:t>52</w:t>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Pr>
            <w:rStyle w:val="Hyperlink"/>
            <w:noProof/>
          </w:rPr>
          <w:t>7.6  Bekannte Limitationen der Umsetzung</w:t>
        </w:r>
        <w:r>
          <w:rPr>
            <w:noProof/>
            <w:webHidden/>
          </w:rPr>
          <w:tab/>
          <w:fldChar w:fldCharType="begin"/>
          <w:instrText xml:space="preserve"> PAGEREF _Toc232116639 \h </w:instrText>
          <w:fldChar w:fldCharType="separate"/>
          <w:t>57</w:t>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Pr>
            <w:rStyle w:val="Hyperlink"/>
            <w:noProof/>
          </w:rPr>
          <w:t>8  Validierung</w:t>
        </w:r>
        <w:r>
          <w:rPr>
            <w:noProof/>
            <w:webHidden/>
          </w:rPr>
          <w:tab/>
          <w:fldChar w:fldCharType="begin"/>
          <w:instrText xml:space="preserve"> PAGEREF _Toc232116640 \h </w:instrText>
          <w:fldChar w:fldCharType="separate"/>
          <w:t>58</w:t>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Pr>
            <w:rStyle w:val="Hyperlink"/>
            <w:noProof/>
          </w:rPr>
          <w:t>8.1  Aufbau der Validierung</w:t>
        </w:r>
        <w:r>
          <w:rPr>
            <w:noProof/>
            <w:webHidden/>
          </w:rPr>
          <w:tab/>
          <w:fldChar w:fldCharType="begin"/>
          <w:instrText xml:space="preserve"> PAGEREF _Toc232116641 \h </w:instrText>
          <w:fldChar w:fldCharType="separate"/>
          <w:t>58</w:t>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Pr>
            <w:rStyle w:val="Hyperlink"/>
            <w:noProof/>
          </w:rPr>
          <w:t>8.2  Machbarkeitsnachweis</w:t>
        </w:r>
        <w:r>
          <w:rPr>
            <w:noProof/>
            <w:webHidden/>
          </w:rPr>
          <w:tab/>
          <w:fldChar w:fldCharType="begin"/>
          <w:instrText xml:space="preserve"> PAGEREF _Toc232116642 \h </w:instrText>
          <w:fldChar w:fldCharType="separate"/>
          <w:t>58</w:t>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Pr>
            <w:rStyle w:val="Hyperlink"/>
            <w:noProof/>
          </w:rPr>
          <w:t>8.3  Usability und Akzeptanz</w:t>
        </w:r>
        <w:r>
          <w:rPr>
            <w:noProof/>
            <w:webHidden/>
          </w:rPr>
          <w:tab/>
          <w:fldChar w:fldCharType="begin"/>
          <w:instrText xml:space="preserve"> PAGEREF _Toc232116643 \h </w:instrText>
          <w:fldChar w:fldCharType="separate"/>
          <w:t>59</w:t>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Pr>
            <w:rStyle w:val="Hyperlink"/>
            <w:noProof/>
          </w:rPr>
          <w:t>8.4  Wirkung</w:t>
        </w:r>
        <w:r>
          <w:rPr>
            <w:noProof/>
            <w:webHidden/>
          </w:rPr>
          <w:tab/>
          <w:fldChar w:fldCharType="begin"/>
          <w:instrText xml:space="preserve"> PAGEREF _Toc232116644 \h </w:instrText>
          <w:fldChar w:fldCharType="separate"/>
          <w:t>60</w:t>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Pr>
            <w:rStyle w:val="Hyperlink"/>
            <w:noProof/>
          </w:rPr>
          <w:t>8.5  Operationalisierung der Erfolgskriterien und Ethik</w:t>
        </w:r>
        <w:r>
          <w:rPr>
            <w:noProof/>
            <w:webHidden/>
          </w:rPr>
          <w:tab/>
          <w:fldChar w:fldCharType="begin"/>
          <w:instrText xml:space="preserve"> PAGEREF _Toc232116645 \h </w:instrText>
          <w:fldChar w:fldCharType="separate"/>
          <w:t>60</w:t>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Pr>
            <w:rStyle w:val="Hyperlink"/>
            <w:noProof/>
          </w:rPr>
          <w:t>8.6  Durchführung der Pilotbefragung</w:t>
        </w:r>
        <w:r>
          <w:rPr>
            <w:noProof/>
            <w:webHidden/>
          </w:rPr>
          <w:tab/>
          <w:fldChar w:fldCharType="begin"/>
          <w:instrText xml:space="preserve"> PAGEREF _Toc232116646 \h </w:instrText>
          <w:fldChar w:fldCharType="separate"/>
          <w:t>61</w:t>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Pr>
            <w:rStyle w:val="Hyperlink"/>
            <w:noProof/>
          </w:rPr>
          <w:t>9  Ergebnisse der Pilotbefragung</w:t>
        </w:r>
        <w:r>
          <w:rPr>
            <w:noProof/>
            <w:webHidden/>
          </w:rPr>
          <w:tab/>
          <w:fldChar w:fldCharType="begin"/>
          <w:instrText xml:space="preserve"> PAGEREF _Toc232116647 \h </w:instrText>
          <w:fldChar w:fldCharType="separate"/>
          <w:t>63</w:t>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Pr>
            <w:rStyle w:val="Hyperlink"/>
            <w:noProof/>
          </w:rPr>
          <w:t>9.1  Ergebnisse Machbarkeit</w:t>
        </w:r>
        <w:r>
          <w:rPr>
            <w:noProof/>
            <w:webHidden/>
          </w:rPr>
          <w:tab/>
          <w:fldChar w:fldCharType="begin"/>
          <w:instrText xml:space="preserve"> PAGEREF _Toc232116648 \h </w:instrText>
          <w:fldChar w:fldCharType="separate"/>
          <w:t>63</w:t>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Pr>
            <w:rStyle w:val="Hyperlink"/>
            <w:noProof/>
          </w:rPr>
          <w:t>9.2  Ergebnisse Usability und Akzeptanz</w:t>
        </w:r>
        <w:r>
          <w:rPr>
            <w:noProof/>
            <w:webHidden/>
          </w:rPr>
          <w:tab/>
          <w:fldChar w:fldCharType="begin"/>
          <w:instrText xml:space="preserve"> PAGEREF _Toc232116649 \h </w:instrText>
          <w:fldChar w:fldCharType="separate"/>
          <w:t>64</w:t>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Pr>
            <w:rStyle w:val="Hyperlink"/>
            <w:noProof/>
          </w:rPr>
          <w:t>9.3  Ergebnisse Wirkung</w:t>
        </w:r>
        <w:r>
          <w:rPr>
            <w:noProof/>
            <w:webHidden/>
          </w:rPr>
          <w:tab/>
          <w:fldChar w:fldCharType="begin"/>
          <w:instrText xml:space="preserve"> PAGEREF _Toc232116650 \h </w:instrText>
          <w:fldChar w:fldCharType="separate"/>
          <w:t>65</w:t>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Pr>
            <w:rStyle w:val="Hyperlink"/>
            <w:noProof/>
          </w:rPr>
          <w:t>9.4  Beantwortung der Teilfragen T1–T4</w:t>
        </w:r>
        <w:r>
          <w:rPr>
            <w:noProof/>
            <w:webHidden/>
          </w:rPr>
          <w:tab/>
          <w:fldChar w:fldCharType="begin"/>
          <w:instrText xml:space="preserve"> PAGEREF _Toc232116651 \h </w:instrText>
          <w:fldChar w:fldCharType="separate"/>
          <w:t>66</w:t>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Pr>
            <w:rStyle w:val="Hyperlink"/>
            <w:noProof/>
          </w:rPr>
          <w:t>9.5  Qualitative Befunde</w:t>
        </w:r>
        <w:r>
          <w:rPr>
            <w:noProof/>
            <w:webHidden/>
          </w:rPr>
          <w:tab/>
          <w:fldChar w:fldCharType="begin"/>
          <w:instrText xml:space="preserve"> PAGEREF _Toc232116652 \h </w:instrText>
          <w:fldChar w:fldCharType="separate"/>
          <w:t>66</w:t>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Pr>
            <w:rStyle w:val="Hyperlink"/>
            <w:noProof/>
          </w:rPr>
          <w:t>9.6  Vergleich mit den Erfolgskriterien</w:t>
        </w:r>
        <w:r>
          <w:rPr>
            <w:noProof/>
            <w:webHidden/>
          </w:rPr>
          <w:tab/>
          <w:fldChar w:fldCharType="begin"/>
          <w:instrText xml:space="preserve"> PAGEREF _Toc232116653 \h </w:instrText>
          <w:fldChar w:fldCharType="separate"/>
          <w:t>67</w:t>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Pr>
            <w:rStyle w:val="Hyperlink"/>
            <w:noProof/>
          </w:rPr>
          <w:t>10  Diskussion</w:t>
        </w:r>
        <w:r>
          <w:rPr>
            <w:noProof/>
            <w:webHidden/>
          </w:rPr>
          <w:tab/>
          <w:fldChar w:fldCharType="begin"/>
          <w:instrText xml:space="preserve"> PAGEREF _Toc232116654 \h </w:instrText>
          <w:fldChar w:fldCharType="separate"/>
          <w:t>69</w:t>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Pr>
            <w:rStyle w:val="Hyperlink"/>
            <w:noProof/>
          </w:rPr>
          <w:t>10.1  Beantwortung der Forschungsfrage</w:t>
        </w:r>
        <w:r>
          <w:rPr>
            <w:noProof/>
            <w:webHidden/>
          </w:rPr>
          <w:tab/>
          <w:fldChar w:fldCharType="begin"/>
          <w:instrText xml:space="preserve"> PAGEREF _Toc232116655 \h </w:instrText>
          <w:fldChar w:fldCharType="separate"/>
          <w:t>69</w:t>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Pr>
            <w:rStyle w:val="Hyperlink"/>
            <w:noProof/>
          </w:rPr>
          <w:t>10.2  Diskussion der Machbarkeit</w:t>
        </w:r>
        <w:r>
          <w:rPr>
            <w:noProof/>
            <w:webHidden/>
          </w:rPr>
          <w:tab/>
          <w:fldChar w:fldCharType="begin"/>
          <w:instrText xml:space="preserve"> PAGEREF _Toc232116656 \h </w:instrText>
          <w:fldChar w:fldCharType="separate"/>
          <w:t>70</w:t>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Pr>
            <w:rStyle w:val="Hyperlink"/>
            <w:noProof/>
          </w:rPr>
          <w:t>10.3  Diskussion der Usability und Akzeptanz</w:t>
        </w:r>
        <w:r>
          <w:rPr>
            <w:noProof/>
            <w:webHidden/>
          </w:rPr>
          <w:tab/>
          <w:fldChar w:fldCharType="begin"/>
          <w:instrText xml:space="preserve"> PAGEREF _Toc232116657 \h </w:instrText>
          <w:fldChar w:fldCharType="separate"/>
          <w:t>71</w:t>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Pr>
            <w:rStyle w:val="Hyperlink"/>
            <w:noProof/>
          </w:rPr>
          <w:t>10.4  Diskussion der Wirkung</w:t>
        </w:r>
        <w:r>
          <w:rPr>
            <w:noProof/>
            <w:webHidden/>
          </w:rPr>
          <w:tab/>
          <w:fldChar w:fldCharType="begin"/>
          <w:instrText xml:space="preserve"> PAGEREF _Toc232116658 \h </w:instrText>
          <w:fldChar w:fldCharType="separate"/>
          <w:t>72</w:t>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Pr>
            <w:rStyle w:val="Hyperlink"/>
            <w:noProof/>
          </w:rPr>
          <w:t>10.5  Implikationen für Design und Praxis</w:t>
        </w:r>
        <w:r>
          <w:rPr>
            <w:noProof/>
            <w:webHidden/>
          </w:rPr>
          <w:tab/>
          <w:fldChar w:fldCharType="begin"/>
          <w:instrText xml:space="preserve"> PAGEREF _Toc232116659 \h </w:instrText>
          <w:fldChar w:fldCharType="separate"/>
          <w:t>73</w:t>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Pr>
            <w:rStyle w:val="Hyperlink"/>
            <w:noProof/>
          </w:rPr>
          <w:t>10.6  Limitationen</w:t>
        </w:r>
        <w:r>
          <w:rPr>
            <w:noProof/>
            <w:webHidden/>
          </w:rPr>
          <w:tab/>
          <w:fldChar w:fldCharType="begin"/>
          <w:instrText xml:space="preserve"> PAGEREF _Toc232116660 \h </w:instrText>
          <w:fldChar w:fldCharType="separate"/>
          <w:t>73</w:t>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Pr>
            <w:rStyle w:val="Hyperlink"/>
            <w:noProof/>
          </w:rPr>
          <w:t>10.7  Übertragbarkeit auf andere Medienkontexte</w:t>
        </w:r>
        <w:r>
          <w:rPr>
            <w:noProof/>
            <w:webHidden/>
          </w:rPr>
          <w:tab/>
          <w:fldChar w:fldCharType="begin"/>
          <w:instrText xml:space="preserve"> PAGEREF _Toc232116661 \h </w:instrText>
          <w:fldChar w:fldCharType="separate"/>
          <w:t>74</w:t>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Pr>
            <w:rStyle w:val="Hyperlink"/>
            <w:noProof/>
          </w:rPr>
          <w:t>11  Fazit</w:t>
        </w:r>
        <w:r>
          <w:rPr>
            <w:noProof/>
            <w:webHidden/>
          </w:rPr>
          <w:tab/>
          <w:fldChar w:fldCharType="begin"/>
          <w:instrText xml:space="preserve"> PAGEREF _Toc232116662 \h </w:instrText>
          <w:fldChar w:fldCharType="separate"/>
          <w:t>76</w:t>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Pr>
            <w:rStyle w:val="Hyperlink"/>
            <w:noProof/>
          </w:rPr>
          <w:t>11.1  Zusammenfassung</w:t>
        </w:r>
        <w:r>
          <w:rPr>
            <w:noProof/>
            <w:webHidden/>
          </w:rPr>
          <w:tab/>
          <w:fldChar w:fldCharType="begin"/>
          <w:instrText xml:space="preserve"> PAGEREF _Toc232116663 \h </w:instrText>
          <w:fldChar w:fldCharType="separate"/>
          <w:t>76</w:t>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Pr>
            <w:rStyle w:val="Hyperlink"/>
            <w:noProof/>
          </w:rPr>
          <w:t>11.2  Beitrag der Arbeit</w:t>
        </w:r>
        <w:r>
          <w:rPr>
            <w:noProof/>
            <w:webHidden/>
          </w:rPr>
          <w:tab/>
          <w:fldChar w:fldCharType="begin"/>
          <w:instrText xml:space="preserve"> PAGEREF _Toc232116664 \h </w:instrText>
          <w:fldChar w:fldCharType="separate"/>
          <w:t>77</w:t>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Pr>
            <w:rStyle w:val="Hyperlink"/>
            <w:noProof/>
          </w:rPr>
          <w:t>11.3  Ausblick</w:t>
        </w:r>
        <w:r>
          <w:rPr>
            <w:noProof/>
            <w:webHidden/>
          </w:rPr>
          <w:tab/>
          <w:fldChar w:fldCharType="begin"/>
          <w:instrText xml:space="preserve"> PAGEREF _Toc232116665 \h </w:instrText>
          <w:fldChar w:fldCharType="separate"/>
          <w:t>77</w:t>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Pr>
            <w:rStyle w:val="Hyperlink"/>
            <w:noProof/>
          </w:rPr>
          <w:t>Literaturverzeichnis</w:t>
        </w:r>
        <w:r>
          <w:rPr>
            <w:noProof/>
            <w:webHidden/>
          </w:rPr>
          <w:tab/>
          <w:fldChar w:fldCharType="begin"/>
          <w:instrText xml:space="preserve"> PAGEREF _Toc232116666 \h </w:instrText>
          <w:fldChar w:fldCharType="separate"/>
          <w:t>79</w:t>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Pr>
            <w:rStyle w:val="Hyperlink"/>
            <w:noProof/>
          </w:rPr>
          <w:t>Wahrheitserklärung</w:t>
        </w:r>
        <w:r>
          <w:rPr>
            <w:noProof/>
            <w:webHidden/>
          </w:rPr>
          <w:tab/>
          <w:fldChar w:fldCharType="begin"/>
          <w:instrText xml:space="preserve"> PAGEREF _Toc232116667 \h </w:instrText>
          <w:fldChar w:fldCharType="separate"/>
          <w:t>82</w:t>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Pr>
            <w:rStyle w:val="Hyperlink"/>
            <w:noProof/>
          </w:rPr>
          <w:t>Erklärung zur Nutzung künstlicher Intelligenz</w:t>
        </w:r>
        <w:r>
          <w:rPr>
            <w:noProof/>
            <w:webHidden/>
          </w:rPr>
          <w:tab/>
          <w:fldChar w:fldCharType="begin"/>
          <w:instrText xml:space="preserve"> PAGEREF _Toc232116668 \h </w:instrText>
          <w:fldChar w:fldCharType="separate"/>
          <w:t>83</w:t>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Abbildung;1" </w:instrText>
        <w:fldChar w:fldCharType="separate"/>
      </w:r>
      <w:hyperlink w:anchor="_Toc232116547" w:history="1">
        <w:r>
          <w:rPr>
            <w:rStyle w:val="Hyperlink"/>
            <w:noProof/>
          </w:rPr>
          <w:t>Abbildung 6.1: Komponentenarchitektur von Attune (eigene Darstellung)</w:t>
        </w:r>
        <w:r>
          <w:rPr>
            <w:noProof/>
            <w:webHidden/>
          </w:rPr>
          <w:tab/>
          <w:fldChar w:fldCharType="begin"/>
          <w:instrText xml:space="preserve"> PAGEREF _Toc232116547 \h </w:instrText>
          <w:fldChar w:fldCharType="separate"/>
          <w:t>43</w:t>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Pr>
            <w:rStyle w:val="Hyperlink"/>
            <w:noProof/>
          </w:rPr>
          <w:t>Abbildung 7.1: Präferenzformular im Hauptzustand mit Themenwahl, Standort, Moderationsstil, Sendungslänge und Musikoption (Screenshot des Demonstrators)</w:t>
        </w:r>
        <w:r>
          <w:rPr>
            <w:noProof/>
            <w:webHidden/>
          </w:rPr>
          <w:tab/>
          <w:fldChar w:fldCharType="begin"/>
          <w:instrText xml:space="preserve"> PAGEREF _Toc232116548 \h </w:instrText>
          <w:fldChar w:fldCharType="separate"/>
          <w:t>53</w:t>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Pr>
            <w:rStyle w:val="Hyperlink"/>
            <w:noProof/>
          </w:rPr>
          <w:t>Abbildung 7.2: Vorschaukarte der geplanten Sendung mit Segmentstruktur, kommuniziertem Ende und Hinweis auf den Überraschungsbeitrag (Screenshot des Demonstrators)</w:t>
        </w:r>
        <w:r>
          <w:rPr>
            <w:noProof/>
            <w:webHidden/>
          </w:rPr>
          <w:tab/>
          <w:fldChar w:fldCharType="begin"/>
          <w:instrText xml:space="preserve"> PAGEREF _Toc232116549 \h </w:instrText>
          <w:fldChar w:fldCharType="separate"/>
          <w:t>54</w:t>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Pr>
            <w:rStyle w:val="Hyperlink"/>
            <w:noProof/>
          </w:rPr>
          <w:t>Abbildung 7.3: Pipeline-Anzeige während der Sendungserzeugung mit den tatsächlichen Verarbeitungsschritten in Echtzeit (Screenshot des Demonstrators)</w:t>
        </w:r>
        <w:r>
          <w:rPr>
            <w:noProof/>
            <w:webHidden/>
          </w:rPr>
          <w:tab/>
          <w:fldChar w:fldCharType="begin"/>
          <w:instrText xml:space="preserve"> PAGEREF _Toc232116550 \h </w:instrText>
          <w:fldChar w:fldCharType="separate"/>
          <w:t>54</w:t>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Pr>
            <w:rStyle w:val="Hyperlink"/>
            <w:noProof/>
          </w:rPr>
          <w:t>Abbildung 7.4: Wiedergabezustand mit Quellenliste und mitlaufendem Transkript (Screenshot des Demonstrators)</w:t>
        </w:r>
        <w:r>
          <w:rPr>
            <w:noProof/>
            <w:webHidden/>
          </w:rPr>
          <w:tab/>
          <w:fldChar w:fldCharType="begin"/>
          <w:instrText xml:space="preserve"> PAGEREF _Toc232116551 \h </w:instrText>
          <w:fldChar w:fldCharType="separate"/>
          <w:t>55</w:t>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Pr>
            <w:rStyle w:val="Hyperlink"/>
            <w:noProof/>
          </w:rPr>
          <w:t>Abbildung 7.5: Begründungsansicht «Warum diese Sendung?» mit Profil, abgeleiteten Inhalten und Pipeline-Schritten (Screenshot des Demonstrators)</w:t>
        </w:r>
        <w:r>
          <w:rPr>
            <w:noProof/>
            <w:webHidden/>
          </w:rPr>
          <w:tab/>
          <w:fldChar w:fldCharType="begin"/>
          <w:instrText xml:space="preserve"> PAGEREF _Toc232116552 \h </w:instrText>
          <w:fldChar w:fldCharType="separate"/>
          <w:t>56</w:t>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Pr>
            <w:rStyle w:val="Hyperlink"/>
            <w:noProof/>
          </w:rPr>
          <w:t>Abbildung 7.6: Abschlusskarte mit bewusst gesetztem Sendungsende ohne Anschlussempfehlung (Screenshot des Demonstrators)</w:t>
        </w:r>
        <w:r>
          <w:rPr>
            <w:noProof/>
            <w:webHidden/>
          </w:rPr>
          <w:tab/>
          <w:fldChar w:fldCharType="begin"/>
          <w:instrText xml:space="preserve"> PAGEREF _Toc232116553 \h </w:instrText>
          <w:fldChar w:fldCharType="separate"/>
          <w:t>57</w:t>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Pr>
            <w:rStyle w:val="Hyperlink"/>
            <w:noProof/>
          </w:rPr>
          <w:t>Abbildung 9.1: Technische Qualität aus Nutzersicht (Mittelwerte, Skala 1–5, n = 25)</w:t>
        </w:r>
        <w:r>
          <w:rPr>
            <w:noProof/>
            <w:webHidden/>
          </w:rPr>
          <w:tab/>
          <w:fldChar w:fldCharType="begin"/>
          <w:instrText xml:space="preserve"> PAGEREF _Toc232116554 \h </w:instrText>
          <w:fldChar w:fldCharType="separate"/>
          <w:t>63</w:t>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Pr>
            <w:rStyle w:val="Hyperlink"/>
            <w:noProof/>
          </w:rPr>
          <w:t>Abbildung 9.2: Semantisches Differential «Die App war …» (Mittelwerte, Skala 1–7, n = 25)</w:t>
        </w:r>
        <w:r>
          <w:rPr>
            <w:noProof/>
            <w:webHidden/>
          </w:rPr>
          <w:tab/>
          <w:fldChar w:fldCharType="begin"/>
          <w:instrText xml:space="preserve"> PAGEREF _Toc232116555 \h </w:instrText>
          <w:fldChar w:fldCharType="separate"/>
          <w:t>64</w:t>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Pr>
            <w:rStyle w:val="Hyperlink"/>
            <w:noProof/>
          </w:rPr>
          <w:t>Abbildung 9.3: Aggregierte Teilfragen-Scores T1–T4 (Mittelwert ± Standardabweichung, Skala 1–5)</w:t>
        </w:r>
        <w:r>
          <w:rPr>
            <w:noProof/>
            <w:webHidden/>
          </w:rPr>
          <w:tab/>
          <w:fldChar w:fldCharType="begin"/>
          <w:instrText xml:space="preserve"> PAGEREF _Toc232116556 \h </w:instrText>
          <w:fldChar w:fldCharType="separate"/>
          <w:t>66</w:t>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Pr>
            <w:rStyle w:val="Hyperlink"/>
            <w:noProof/>
          </w:rPr>
          <w:t>Abbildung 9.4: Verdichtete Übersicht entlang der drei Validierungsstränge Machbarkeit, Usability/Akzeptanz und Wirkung</w:t>
        </w:r>
        <w:r>
          <w:rPr>
            <w:noProof/>
            <w:webHidden/>
          </w:rPr>
          <w:tab/>
          <w:fldChar w:fldCharType="begin"/>
          <w:instrText xml:space="preserve"> PAGEREF _Toc232116557 \h </w:instrText>
          <w:fldChar w:fldCharType="separate"/>
          <w:t>68</w:t>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Tabelle;1" </w:instrText>
        <w:fldChar w:fldCharType="separate"/>
      </w:r>
      <w:hyperlink w:anchor="_Toc232116558" w:history="1">
        <w:r>
          <w:rPr>
            <w:rStyle w:val="Hyperlink"/>
            <w:noProof/>
          </w:rPr>
          <w:t>Tabelle 2.1: Gegenüberstellung der Medienmodelle: redaktionell, engagement-optimiert und wellbeing-orientiert (eigene Darstellung)</w:t>
        </w:r>
        <w:r>
          <w:rPr>
            <w:noProof/>
            <w:webHidden/>
          </w:rPr>
          <w:tab/>
          <w:fldChar w:fldCharType="begin"/>
          <w:instrText xml:space="preserve"> PAGEREF _Toc232116558 \h </w:instrText>
          <w:fldChar w:fldCharType="separate"/>
          <w:t>21</w:t>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Pr>
            <w:rStyle w:val="Hyperlink"/>
            <w:noProof/>
          </w:rPr>
          <w:t>Tabelle 5.1: Arbeitspakete mit Beschreibung, Input und Output (eigene Darstellung)</w:t>
        </w:r>
        <w:r>
          <w:rPr>
            <w:noProof/>
            <w:webHidden/>
          </w:rPr>
          <w:tab/>
          <w:fldChar w:fldCharType="begin"/>
          <w:instrText xml:space="preserve"> PAGEREF _Toc232116559 \h </w:instrText>
          <w:fldChar w:fldCharType="separate"/>
          <w:t>37</w:t>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Pr>
            <w:rStyle w:val="Hyperlink"/>
            <w:noProof/>
          </w:rPr>
          <w:t>Tabelle 6.1: Mapping von Werten und Bedürfnissen auf Designentscheidungen (eigene Darstellung)</w:t>
        </w:r>
        <w:r>
          <w:rPr>
            <w:noProof/>
            <w:webHidden/>
          </w:rPr>
          <w:tab/>
          <w:fldChar w:fldCharType="begin"/>
          <w:instrText xml:space="preserve"> PAGEREF _Toc232116560 \h </w:instrText>
          <w:fldChar w:fldCharType="separate"/>
          <w:t>48</w:t>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Pr>
            <w:rStyle w:val="Hyperlink"/>
            <w:noProof/>
          </w:rPr>
          <w:t>Tabelle 9.1: Skalenmittelwerte je Wirkungskonstrukt (Skala 1–5, n = 25)</w:t>
        </w:r>
        <w:r>
          <w:rPr>
            <w:noProof/>
            <w:webHidden/>
          </w:rPr>
          <w:tab/>
          <w:fldChar w:fldCharType="begin"/>
          <w:instrText xml:space="preserve"> PAGEREF _Toc232116561 \h </w:instrText>
          <w:fldChar w:fldCharType="separate"/>
          <w:t>65</w:t>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r>
        <w:t>AP</w:t>
        <w:tab/>
        <w:t>Arbeitspaket</w:t>
      </w:r>
    </w:p>
    <w:p w14:paraId="54633EB5" w14:textId="77777777" w:rsidR="001666F9" w:rsidRDefault="00000000">
      <w:pPr>
        <w:tabs>
          <w:tab w:val="left" w:pos="2268"/>
        </w:tabs>
        <w:spacing w:after="80" w:line="360" w:lineRule="auto"/>
      </w:pPr>
      <w:r>
        <w:t>API</w:t>
        <w:tab/>
        <w:t>Application Programming Interface</w:t>
      </w:r>
    </w:p>
    <w:p w14:paraId="7E6975D9" w14:textId="77777777" w:rsidR="001666F9" w:rsidRDefault="00000000">
      <w:pPr>
        <w:tabs>
          <w:tab w:val="left" w:pos="2268"/>
        </w:tabs>
        <w:spacing w:after="80" w:line="360" w:lineRule="auto"/>
      </w:pPr>
      <w:r>
        <w:t>KI</w:t>
        <w:tab/>
        <w:t>Künstliche Intelligenz</w:t>
      </w:r>
    </w:p>
    <w:p w14:paraId="2EDB0CB4" w14:textId="77777777" w:rsidR="001666F9" w:rsidRDefault="00000000">
      <w:pPr>
        <w:tabs>
          <w:tab w:val="left" w:pos="2268"/>
        </w:tabs>
        <w:spacing w:after="80" w:line="360" w:lineRule="auto"/>
      </w:pPr>
      <w:r>
        <w:t>LLM</w:t>
        <w:tab/>
        <w:t>Large Language Model</w:t>
      </w:r>
    </w:p>
    <w:p w14:paraId="24832D6F" w14:textId="77777777" w:rsidR="001666F9" w:rsidRPr="00FF6E73" w:rsidRDefault="00000000">
      <w:pPr>
        <w:tabs>
          <w:tab w:val="left" w:pos="2268"/>
        </w:tabs>
        <w:spacing w:after="80" w:line="360" w:lineRule="auto"/>
        <w:rPr>
          <w:lang w:val="en-US"/>
        </w:rPr>
      </w:pPr>
      <w:r>
        <w:rPr>
          <w:lang w:val="en-US"/>
        </w:rPr>
        <w:t>M</w:t>
        <w:tab/>
        <w:t>Mittelwert</w:t>
      </w:r>
    </w:p>
    <w:p w14:paraId="5772BF35" w14:textId="77777777" w:rsidR="001666F9" w:rsidRPr="00FF6E73" w:rsidRDefault="00000000">
      <w:pPr>
        <w:tabs>
          <w:tab w:val="left" w:pos="2268"/>
        </w:tabs>
        <w:spacing w:after="80" w:line="360" w:lineRule="auto"/>
        <w:rPr>
          <w:lang w:val="en-US"/>
        </w:rPr>
      </w:pPr>
      <w:r>
        <w:rPr>
          <w:lang w:val="en-US"/>
        </w:rPr>
        <w:t>METUX</w:t>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tab/>
        <w:t>Standardabweichung</w:t>
      </w:r>
    </w:p>
    <w:p w14:paraId="253A6A03" w14:textId="77777777" w:rsidR="003D5AA0" w:rsidRDefault="00000000">
      <w:pPr>
        <w:tabs>
          <w:tab w:val="left" w:pos="2268"/>
        </w:tabs>
        <w:spacing w:after="80" w:line="360" w:lineRule="auto"/>
        <w:rPr>
          <w:lang w:val="en-US"/>
        </w:rPr>
      </w:pPr>
      <w:r>
        <w:rPr>
          <w:lang w:val="en-US"/>
        </w:rPr>
        <w:t>SDK</w:t>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tab/>
        <w:t>Text-to-Speech</w:t>
      </w:r>
    </w:p>
    <w:p w14:paraId="27061872" w14:textId="77777777" w:rsidR="001666F9" w:rsidRPr="00FF6E73" w:rsidRDefault="00000000">
      <w:pPr>
        <w:tabs>
          <w:tab w:val="left" w:pos="2268"/>
        </w:tabs>
        <w:spacing w:after="80" w:line="360" w:lineRule="auto"/>
        <w:rPr>
          <w:lang w:val="en-US"/>
        </w:rPr>
      </w:pPr>
      <w:r>
        <w:rPr>
          <w:lang w:val="en-US"/>
        </w:rPr>
        <w:t>UI</w:t>
        <w:tab/>
        <w:t>User Interface</w:t>
      </w:r>
    </w:p>
    <w:p w14:paraId="2FE495CC" w14:textId="77777777" w:rsidR="001666F9" w:rsidRPr="00FF6E73" w:rsidRDefault="00000000">
      <w:pPr>
        <w:tabs>
          <w:tab w:val="left" w:pos="2268"/>
        </w:tabs>
        <w:spacing w:after="80" w:line="360" w:lineRule="auto"/>
        <w:rPr>
          <w:lang w:val="en-US"/>
        </w:rPr>
      </w:pPr>
      <w:r>
        <w:rPr>
          <w:lang w:val="en-US"/>
        </w:rPr>
        <w:t>UTAUT</w:t>
        <w:tab/>
        <w:t>Unified Theory of Acceptance and Use of Technology</w:t>
      </w:r>
    </w:p>
    <w:p w14:paraId="6F53786A" w14:textId="77777777" w:rsidR="001666F9" w:rsidRDefault="00000000">
      <w:pPr>
        <w:tabs>
          <w:tab w:val="left" w:pos="2268"/>
        </w:tabs>
        <w:spacing w:after="80" w:line="360" w:lineRule="auto"/>
      </w:pPr>
      <w:r>
        <w:t>VSD</w:t>
        <w:tab/>
        <w:t>Value-Sensitive Design</w:t>
      </w:r>
    </w:p>
    <w:p w14:paraId="703F7B62" w14:textId="77777777" w:rsidR="001666F9" w:rsidRDefault="00000000">
      <w:pPr>
        <w:tabs>
          <w:tab w:val="left" w:pos="2268"/>
        </w:tabs>
        <w:spacing w:after="80" w:line="360" w:lineRule="auto"/>
      </w:pPr>
      <w:r>
        <w:t>ZHAW</w:t>
        <w:tab/>
        <w:t>Zürcher Hochschule für Angewandte Wissenschaften</w:t>
      </w:r>
    </w:p>
    <w:p w14:paraId="4E6D48A0" w14:textId="77777777" w:rsidR="001666F9" w:rsidRDefault="00000000">
      <w:pPr>
        <w:pStyle w:val="berschrift1"/>
        <w:pageBreakBefore/>
      </w:pPr>
      <w:bookmarkStart w:id="5" w:name="_Toc232116567"/>
      <w:r>
        <w:lastRenderedPageBreak/>
        <w:t>1  Motivation</w:t>
      </w:r>
      <w:bookmarkEnd w:id="5"/>
    </w:p>
    <w:p w14:paraId="5187FCDD" w14:textId="77777777" w:rsidR="001666F9" w:rsidRDefault="00000000">
      <w:pPr>
        <w:spacing w:after="160" w:line="360" w:lineRule="auto"/>
      </w:pPr>
      <w:r>
        <w:rP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r>
        <w:t>1.1  Das Spannungsfeld zwischen Nutzer und Anbieter</w:t>
      </w:r>
      <w:bookmarkEnd w:id="6"/>
    </w:p>
    <w:p w14:paraId="12D6E1DC"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1F1F5539" w14:textId="77777777" w:rsidR="001666F9" w:rsidRDefault="00000000">
      <w:pPr>
        <w:pStyle w:val="berschrift2"/>
      </w:pPr>
      <w:bookmarkStart w:id="7" w:name="_Toc232116569"/>
      <w:r>
        <w:t>1.2  Das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354999FD" w14:textId="77777777" w:rsidR="001666F9" w:rsidRDefault="00000000">
      <w:pPr>
        <w:pStyle w:val="berschrift2"/>
      </w:pPr>
      <w:bookmarkStart w:id="8" w:name="_Toc232116570"/>
      <w:r>
        <w:t>1.3  Manipulative Designmuster</w:t>
      </w:r>
      <w:bookmarkEnd w:id="8"/>
    </w:p>
    <w:p w14:paraId="63A54438" w14:textId="77777777" w:rsidR="001666F9" w:rsidRDefault="00000000">
      <w:pPr>
        <w:spacing w:after="160" w:line="360" w:lineRule="auto"/>
      </w:pPr>
      <w:r>
        <w:rPr/>
        <w:t>Die ökonomische Logik manifestiert sich in konkreten Designmustern, die gezielt auf Schwachstellen der menschlichen Psyche zielen (Gray et al., 2018; Mathur et al., 2019). Zu den am besten dokumentierten Mustern gehören (Montag et al., 2019; Weinmann et al., 2016):</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E9F08AD" w14:textId="62F67AAA"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561CA039" w14:textId="77777777" w:rsidR="001666F9" w:rsidRDefault="00000000">
      <w:pPr>
        <w:pStyle w:val="berschrift2"/>
      </w:pPr>
      <w:bookmarkStart w:id="9" w:name="_Toc232116571"/>
      <w:r>
        <w:t>1.4  Filterblasen,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r>
        <w:t>1.5  Psychisches Wohlbefinden und Suchtverhalten</w:t>
      </w:r>
      <w:bookmarkEnd w:id="10"/>
    </w:p>
    <w:p w14:paraId="26C55E2C"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r>
        <w:t>1.6  Verlust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r>
        <w:t>1.7  Zwischenfazit: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rP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lastRenderedPageBreak/>
        <w:t>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r>
        <w:lastRenderedPageBreak/>
        <w:t>2  Background</w:t>
      </w:r>
      <w:bookmarkEnd w:id="13"/>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r>
        <w:t>2.1  Bedürfnisse und Motivationen der Akteure</w:t>
      </w:r>
      <w:bookmarkEnd w:id="14"/>
    </w:p>
    <w:p w14:paraId="037C9C7C" w14:textId="77777777" w:rsidR="001666F9" w:rsidRDefault="00000000">
      <w:pPr>
        <w:pStyle w:val="berschrift3"/>
      </w:pPr>
      <w:bookmarkStart w:id="15" w:name="_Toc232116577"/>
      <w:r>
        <w:t>2.1.1  Anbieterseite</w:t>
      </w:r>
      <w:bookmarkEnd w:id="15"/>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r>
        <w:t>2.1.2  Nutzerseite</w:t>
      </w:r>
      <w:bookmarkEnd w:id="16"/>
    </w:p>
    <w:p w14:paraId="0753A025"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Vanden Abeele (2021) konzeptualisiert das übergeordnete Nutzerbedürfnis nach einem ausgewogenen Medienkonsum als Digital Wellbeing (vertieft in Abschnitt 2.3.3).</w:t>
      </w:r>
    </w:p>
    <w:p w14:paraId="3BBC334F" w14:textId="77777777" w:rsidR="001666F9" w:rsidRDefault="00000000">
      <w:pPr>
        <w:pStyle w:val="berschrift2"/>
      </w:pPr>
      <w:bookmarkStart w:id="17" w:name="_Toc232116579"/>
      <w:r>
        <w:t>2.2  Mechanismen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r>
        <w:t>2.2.1  Klassifikation und Ontologien</w:t>
      </w:r>
      <w:bookmarkEnd w:id="18"/>
    </w:p>
    <w:p w14:paraId="072C1141"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w:t>
      </w:r>
      <w:r>
        <w:rPr/>
        <w:t xml:space="preserve"> (Gruber, 1995).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r>
        <w:t>2.2.2  Suche</w:t>
      </w:r>
      <w:bookmarkEnd w:id="19"/>
    </w:p>
    <w:p w14:paraId="2020D5A9"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w:t>
      </w:r>
      <w:r>
        <w:rPr/>
        <w:t xml:space="preserve"> (Manning et al., 2008). Suche ist vergleichsweise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r>
        <w:t>2.2.3  Empfehlungssysteme</w:t>
      </w:r>
      <w:bookmarkEnd w:id="20"/>
    </w:p>
    <w:p w14:paraId="01AAE801"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ins w:id="9115" w:author="Claude" w:date="2026-06-14T12:00:00Z">
        <w:r>
          <w:t xml:space="preserve"> Als konstruktive Gegenbewegung hat sich in der Empfehlungssystemforschung ein eigener Strang zu Diversität, Novelty und Serendipität etabliert, der Vielfalt nicht als blosse Nebenbedingung, sondern als eigenständiges Optimierungsziel modelliert (Kunaver &amp; Požrl, 2017); für den Nachrichtenkontext fordert Helberger (2019) Empfehlungssysteme, die aktiv eine demokratisch wünschenswerte Vielfalt herstellen. Die in Abschnitt 3.3.3 beschriebene Kuratierungslogik von Attune greift diesen Strang auf.</w:t>
        </w:r>
      </w:ins>
    </w:p>
    <w:p w14:paraId="4BB33F4C" w14:textId="77777777" w:rsidR="001666F9" w:rsidRDefault="00000000">
      <w:pPr>
        <w:pStyle w:val="berschrift3"/>
      </w:pPr>
      <w:bookmarkStart w:id="21" w:name="_Toc232116583"/>
      <w:r>
        <w:lastRenderedPageBreak/>
        <w:t>2.2.4  Personalisierung und Feed-Kuration</w:t>
      </w:r>
      <w:bookmarkEnd w:id="21"/>
    </w:p>
    <w:p w14:paraId="3690302F"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w:t>
      </w:r>
      <w:r>
        <w:rPr/>
        <w:t xml:space="preserve"> Empirisch zeigt sich, dass die algorithmische Feed-Sortierung die Vielfalt der ausgespielten Inhalte messbar reduziert (Bakshy et al., 2015).</w:t>
      </w:r>
    </w:p>
    <w:p w14:paraId="5495524A" w14:textId="77777777" w:rsidR="001666F9" w:rsidRDefault="00000000">
      <w:pPr>
        <w:pStyle w:val="berschrift3"/>
      </w:pPr>
      <w:bookmarkStart w:id="22" w:name="_Toc232116584"/>
      <w:r>
        <w:t>2.2.5  Sharing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w:t>
      </w:r>
      <w:r>
        <w:rPr/>
        <w:t xml:space="preserve"> (Berger &amp; Milkman, 2012).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r>
        <w:t>2.2.6  Persuasive Design und Nudging</w:t>
      </w:r>
      <w:bookmarkEnd w:id="23"/>
    </w:p>
    <w:p w14:paraId="28DDBD3A" w14:textId="25B8C6F3"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w:t>
      </w:r>
      <w:r>
        <w:rPr/>
        <w:t xml:space="preserve"> Caraban et al. (2019) systematisieren solche technologie-vermittelten Nudges in einem Überblick von 23 Mechanismen.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r>
        <w:t>2.2.7  Monetarisierungsmechanismen</w:t>
      </w:r>
      <w:bookmarkEnd w:id="24"/>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w:t>
      </w:r>
      <w:r>
        <w:rPr/>
        <w:t>Montag &amp; Elhai, 2023; Zuboff, 2019).</w:t>
      </w:r>
    </w:p>
    <w:p w14:paraId="18816509" w14:textId="77777777" w:rsidR="001666F9" w:rsidRDefault="00000000">
      <w:pPr>
        <w:pStyle w:val="berschrift2"/>
      </w:pPr>
      <w:bookmarkStart w:id="25" w:name="_Toc232116587"/>
      <w:r>
        <w:t>2.3  Beurteilungsgrundlagen</w:t>
      </w:r>
      <w:bookmarkEnd w:id="25"/>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r>
        <w:t>2.3.1  Self-Determination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r>
        <w:t>2.3.2  Value-Sensitive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lastRenderedPageBreak/>
        <w:t>wie Autonomie, Transparenz oder Wohlbefinden explizit in Designentscheidungen zu überführen.</w:t>
      </w:r>
    </w:p>
    <w:p w14:paraId="5BB3F0EA" w14:textId="77777777" w:rsidR="001666F9" w:rsidRDefault="00000000">
      <w:pPr>
        <w:pStyle w:val="berschrift3"/>
      </w:pPr>
      <w:bookmarkStart w:id="28" w:name="_Toc232116590"/>
      <w:r>
        <w:t>2.3.3  Digital Wellbeing</w:t>
      </w:r>
      <w:bookmarkEnd w:id="28"/>
    </w:p>
    <w:p w14:paraId="212E2989"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r>
        <w:t>2.3.4  Ethik von Empfehlungssystemen und algorithmische Souveränität</w:t>
      </w:r>
      <w:bookmarkEnd w:id="29"/>
    </w:p>
    <w:p w14:paraId="1FA9E8D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r>
        <w:t>2.3.5  Gebrauchstauglichkeit und Akzeptanz</w:t>
      </w:r>
      <w:bookmarkEnd w:id="30"/>
    </w:p>
    <w:p w14:paraId="768A842E" w14:textId="77777777" w:rsidR="001666F9" w:rsidRDefault="00000000">
      <w:pPr>
        <w:spacing w:after="160" w:line="360" w:lineRule="auto"/>
      </w:pPr>
      <w:r>
        <w:rPr/>
        <w:t>Neben den normativen Kriterien spielt die klassische Gebrauchstauglichkeit eine Rolle. Der System Usability Scale (Bangor et al., 2008; Brooke, 1996) ist ein etabliertes, kurzes Messinstrument, das die subjektive Usability eines Systems mit zehn Items erhebt und in der vorliegenden Arbeit ergänzend zu den wellbeing-bezogenen Massen eingesetzt werden kann.</w:t>
      </w:r>
    </w:p>
    <w:p w14:paraId="3AFDDDDC" w14:textId="77777777" w:rsidR="001666F9" w:rsidRDefault="00000000">
      <w:pPr>
        <w:pStyle w:val="berschrift2"/>
      </w:pPr>
      <w:bookmarkStart w:id="31" w:name="_Toc232116593"/>
      <w:r>
        <w:t>2.4  Gegenüberstellung der Medienmodelle</w:t>
      </w:r>
      <w:bookmarkEnd w:id="31"/>
    </w:p>
    <w:p w14:paraId="38351238"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708CB41"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r>
        <w:t>2.5  Forschungslücke</w:t>
      </w:r>
      <w:bookmarkEnd w:id="33"/>
    </w:p>
    <w:p w14:paraId="0BFE027B" w14:textId="77777777" w:rsidR="001666F9" w:rsidRDefault="00000000">
      <w:pPr>
        <w:spacing w:after="160" w:line="360" w:lineRule="auto"/>
      </w:pPr>
      <w: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w:t>
        <w:lastRenderedPageBreak/>
        <w:t>Rahmen. Auch die Probleme der engagement-getriebenen Modelle sind sowohl theoretisch als auch empirisch gut dokumentiert.</w:t>
      </w:r>
    </w:p>
    <w:p w14:paraId="2AB1D4BE" w14:textId="77777777" w:rsidR="001666F9" w:rsidRDefault="00000000">
      <w:pPr>
        <w:spacing w:after="160" w:line="360" w:lineRule="auto"/>
      </w:pPr>
      <w:r>
        <w:rP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r>
        <w:lastRenderedPageBreak/>
        <w:t>3  Attune als Forschungsartefakt</w:t>
      </w:r>
      <w:bookmarkEnd w:id="34"/>
    </w:p>
    <w:p w14:paraId="1560BAE4"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r>
        <w:t>3.1  Warum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CA858C" w14:textId="77777777" w:rsidR="001666F9" w:rsidRDefault="00000000">
      <w:pPr>
        <w:spacing w:after="160" w:line="360" w:lineRule="auto"/>
      </w:pPr>
      <w:r>
        <w:rP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912FCE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r>
        <w:t>3.2  Leitidee und theoretische Verankerung</w:t>
      </w:r>
      <w:bookmarkEnd w:id="36"/>
    </w:p>
    <w:p w14:paraId="6D4B9E7C"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lastRenderedPageBreak/>
        <w:t>wellbeing-orientiertes System muss Autonomie nicht nur in einzelnen Einstellungen, sondern über die gesamte Nutzungsepisode hinweg stützen.</w:t>
      </w:r>
    </w:p>
    <w:p w14:paraId="28208120"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r>
        <w:t>3.3  Was an Attune konkret umgesetzt wird</w:t>
      </w:r>
      <w:bookmarkEnd w:id="37"/>
    </w:p>
    <w:p w14:paraId="2710616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A749B95" w14:textId="77777777" w:rsidR="001666F9" w:rsidRDefault="00000000">
      <w:pPr>
        <w:pStyle w:val="berschrift3"/>
      </w:pPr>
      <w:bookmarkStart w:id="38" w:name="_Toc232116599"/>
      <w:r>
        <w:t>3.3.1  Explizite Präferenzangaben und Profilkonstruktion</w:t>
      </w:r>
      <w:bookmarkEnd w:id="38"/>
    </w:p>
    <w:p w14:paraId="268178B3"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r>
        <w:t>3.3.2  Vollautomatisierte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r>
        <w:t>3.3.3  Kuratierungs- und Empfehlungslogik mit alternativem Zielwert</w:t>
      </w:r>
      <w:bookmarkEnd w:id="40"/>
    </w:p>
    <w:p w14:paraId="0A83292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4CDE0EE" w14:textId="77777777" w:rsidR="001666F9" w:rsidRDefault="00000000">
      <w:pPr>
        <w:pStyle w:val="berschrift3"/>
      </w:pPr>
      <w:bookmarkStart w:id="41" w:name="_Toc232116602"/>
      <w:r>
        <w:t>3.3.4  Definierte Sessiongestaltung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r>
        <w:t>3.3.5  Transparenz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324312D2" w14:textId="77777777" w:rsidR="001666F9" w:rsidRDefault="00000000">
      <w:pPr>
        <w:pStyle w:val="berschrift2"/>
      </w:pPr>
      <w:bookmarkStart w:id="43" w:name="_Toc232116604"/>
      <w:r>
        <w:t>3.4  Welche Mechanismen am Radio untersucht und verbessert werden</w:t>
      </w:r>
      <w:bookmarkEnd w:id="43"/>
    </w:p>
    <w:p w14:paraId="5235E305"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110F475B" w14:textId="77777777" w:rsidR="001666F9" w:rsidRDefault="00000000">
      <w:pPr>
        <w:pStyle w:val="berschrift2"/>
      </w:pPr>
      <w:bookmarkStart w:id="44" w:name="_Toc232116605"/>
      <w:r>
        <w:t>3.5  Abgrenzung des Untersuchungsumfangs</w:t>
      </w:r>
      <w:bookmarkEnd w:id="44"/>
    </w:p>
    <w:p w14:paraId="12312F40"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r>
        <w:lastRenderedPageBreak/>
        <w:t>4  Forschungsfrage und Zielsetzung</w:t>
      </w:r>
      <w:bookmarkEnd w:id="45"/>
    </w:p>
    <w:p w14:paraId="6AB6B86E"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r>
        <w:t>4.1  Forschungsfrage</w:t>
      </w:r>
      <w:bookmarkEnd w:id="46"/>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 xml:space="preserve">«Wie können Nutzerinnen und Nutzer ihre individuellen Präferenzen bei einem digitalen Medienangebot so angeben, dass das Ergebnis ihre Bedürfnisse </w:t>
      </w:r>
      <w:del w:id="9101" w:author="Claude" w:date="2026-06-14T12:00:00Z">
        <w:r>
          <w:rPr>
            <w:i/>
            <w:iCs/>
          </w:rPr>
          <w:delText xml:space="preserve">optimal </w:delText>
        </w:r>
      </w:del>
      <w:r>
        <w:rPr>
          <w:i/>
          <w:iCs/>
        </w:rPr>
        <w:t xml:space="preserve">erfüllt und gleichzeitig ihr Wohlbefinden fördert?»</w:t>
      </w:r>
    </w:p>
    <w:p w14:paraId="71E6BAA1" w14:textId="77777777" w:rsidR="001666F9" w:rsidRDefault="00000000">
      <w:pPr>
        <w:spacing w:after="160" w:line="360" w:lineRule="auto"/>
      </w:pPr>
      <w:r>
        <w:rP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B92A55B" w14:textId="7F5DAFBB"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03DE5912" w14:textId="77777777" w:rsidR="001666F9" w:rsidRDefault="00000000">
      <w:pPr>
        <w:pStyle w:val="berschrift2"/>
      </w:pPr>
      <w:bookmarkStart w:id="47" w:name="_Toc232116608"/>
      <w:r>
        <w:lastRenderedPageBreak/>
        <w:t>4.2  Teilfragen</w:t>
      </w:r>
      <w:bookmarkEnd w:id="47"/>
    </w:p>
    <w:p w14:paraId="040BC62F"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rPr/>
        <w:t>T2 –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5439B0E4" w14:textId="77777777" w:rsidR="001666F9" w:rsidRDefault="00000000">
      <w:pPr>
        <w:pStyle w:val="Listenabsatz"/>
        <w:numPr>
          <w:ilvl w:val="0"/>
          <w:numId w:val="2"/>
        </w:numPr>
        <w:spacing w:after="80" w:line="360" w:lineRule="auto"/>
      </w:pPr>
      <w:r>
        <w:rPr/>
        <w:t>T3 –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4443F305" w14:textId="77777777" w:rsidR="001666F9" w:rsidRDefault="00000000">
      <w:pPr>
        <w:pStyle w:val="Listenabsatz"/>
        <w:numPr>
          <w:ilvl w:val="0"/>
          <w:numId w:val="2"/>
        </w:numPr>
        <w:spacing w:after="80" w:line="360" w:lineRule="auto"/>
      </w:pPr>
      <w:r>
        <w:rPr/>
        <w:t>T4 –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r>
        <w:lastRenderedPageBreak/>
        <w:t>4.3  Goal und Objective</w:t>
      </w:r>
      <w:bookmarkEnd w:id="48"/>
    </w:p>
    <w:p w14:paraId="2708B68E"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1450390F"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4A9B543" w14:textId="2D11C3D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D9BA9BF" w14:textId="5AC07088" w:rsidR="001666F9" w:rsidRDefault="00000000">
      <w:pPr>
        <w:spacing w:after="160" w:line="360" w:lineRule="auto"/>
      </w:pPr>
      <w:r>
        <w:t>Aus Goal und Objective leiten sich die Erfolgskriterien der Arbeit ab, die in Abschnitt 8.5 operationalisiert werden.</w:t>
      </w:r>
    </w:p>
    <w:p w14:paraId="37CBFF7F" w14:textId="77777777" w:rsidR="001666F9" w:rsidRDefault="00000000">
      <w:pPr>
        <w:pStyle w:val="berschrift2"/>
      </w:pPr>
      <w:bookmarkStart w:id="49" w:name="_Toc232116610"/>
      <w:r>
        <w:t>4.4  Nutzen</w:t>
      </w:r>
      <w:bookmarkEnd w:id="49"/>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lastRenderedPageBreak/>
        <w:t>bietet das Artefakt ein Erlebnis, das in der heutigen Medienlandschaft als integriertes, durchgängig wellbeing-orientiertes Format kaum verfügbar ist.</w:t>
      </w:r>
    </w:p>
    <w:p w14:paraId="595C81DE" w14:textId="77777777" w:rsidR="001666F9" w:rsidRDefault="00000000">
      <w:pPr>
        <w:spacing w:after="160" w:line="360" w:lineRule="auto"/>
      </w:pPr>
      <w:r>
        <w:rP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4CEEFCC3"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76399E3" w14:textId="77777777" w:rsidR="001666F9" w:rsidRDefault="00000000">
      <w:pPr>
        <w:pStyle w:val="berschrift2"/>
      </w:pPr>
      <w:bookmarkStart w:id="50" w:name="_Toc232116611"/>
      <w:r>
        <w:t>4.5  Abgrenzung</w:t>
      </w:r>
      <w:bookmarkEnd w:id="50"/>
    </w:p>
    <w:p w14:paraId="1313532A"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AAB65BC"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r>
        <w:lastRenderedPageBreak/>
        <w:t>5  Methodik</w:t>
      </w:r>
      <w:bookmarkEnd w:id="51"/>
    </w:p>
    <w:p w14:paraId="11A1D895" w14:textId="77777777" w:rsidR="001666F9" w:rsidRDefault="00000000">
      <w:pPr>
        <w:spacing w:after="160" w:line="360" w:lineRule="auto"/>
      </w:pPr>
      <w:r>
        <w:rP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r>
        <w:t>5.1  Vorgehen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2E4512D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Die Verwaltung der Quellen erfolgte in Zotero.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r>
        <w:t>5.2  Forschungsdesign</w:t>
      </w:r>
      <w:bookmarkEnd w:id="53"/>
    </w:p>
    <w:p w14:paraId="1068AFAB"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Three-Cycle-View, die die Forschung in drei eng verzahnten Zyklen organisiert. Der Relevance Cycle verbindet das Design mit </w:t>
        <w:lastRenderedPageBreak/>
        <w:t>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ins w:id="9114" w:author="Claude" w:date="2026-06-14T12:00:00Z">
        <w:r>
          <w:t xml:space="preserve">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 insbesondere ein Kontrollvergleich und eine Längsschnittbetrachtung – bewusst nachgelagerten Arbeiten überlassen werden (Abschnitt 11.3).</w:t>
        </w:r>
      </w:ins>
    </w:p>
    <w:p w14:paraId="7D479A7B" w14:textId="77777777" w:rsidR="001666F9" w:rsidRDefault="00000000">
      <w:pPr>
        <w:pStyle w:val="berschrift2"/>
      </w:pPr>
      <w:bookmarkStart w:id="54" w:name="_Toc232116615"/>
      <w:r>
        <w:t>5.3  Vorgehen im Überblick</w:t>
      </w:r>
      <w:bookmarkEnd w:id="54"/>
    </w:p>
    <w:p w14:paraId="3EFE6C47" w14:textId="407A1F75"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418CA28E" w14:textId="77777777" w:rsidR="001666F9" w:rsidRDefault="00000000">
      <w:pPr>
        <w:pStyle w:val="BeschriftungTabelle"/>
      </w:pPr>
      <w:bookmarkStart w:id="55" w:name="_Toc232116559"/>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Erweiterter Demonstrator mit wellbeing-orientierten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6" w:name="_Toc232116616"/>
      <w:r>
        <w:t>5.4  Methoden der Datenerhebung</w:t>
      </w:r>
      <w:bookmarkEnd w:id="56"/>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w:t>
      </w:r>
      <w:r>
        <w:rPr/>
        <w:t>;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7" w:name="_Toc232116617"/>
      <w:r>
        <w:t>5.5  Methoden der Auswertung</w:t>
      </w:r>
      <w:bookmarkEnd w:id="57"/>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w:t>
        <w:lastRenderedPageBreak/>
        <w:t xml:space="preserve">die ein erwünschtes kritisches Bewusstsein messen, bleiben bewusst unverändert. </w:t>
      </w:r>
      <w:del w:id="9112" w:author="Claude" w:date="2026-06-14T12:00:00Z">
        <w:r>
          <w:delText xml:space="preserve">Auf inferenzstatistische Verfahren und Reliabilitätskoeffizienten wird angesichts der Stichprobengrösse verzichtet; explorative Subgruppenvergleiche sind hypothesengenerierend zu lesen.</w:delText>
        </w:r>
      </w:del>
      <w:ins w:id="9113" w:author="Claude" w:date="2026-06-14T12:00:00Z">
        <w:r>
          <w:t xml:space="preserve">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ins>
      <w:r>
        <w:t xml:space="preserve"/>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58" w:name="_Toc232116618"/>
      <w:r>
        <w:t>5.6  Reflexion zu Ressourcen und Kompetenzen</w:t>
      </w:r>
      <w:bookmarkEnd w:id="58"/>
    </w:p>
    <w:p w14:paraId="1F52BB15"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w:t>
        <w:lastRenderedPageBreak/>
        <w:t>Code-Entwicklung) werden in der KI-Nutzungserklärung des Front Matter im Detail offengelegt.</w:t>
      </w:r>
    </w:p>
    <w:p w14:paraId="7BE6FBA6"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75108C3" w14:textId="77777777" w:rsidR="00AA7473" w:rsidRDefault="00000000">
      <w:pPr>
        <w:pStyle w:val="berschrift1"/>
        <w:pageBreakBefore/>
      </w:pPr>
      <w:bookmarkStart w:id="59" w:name="_Toc232116619"/>
      <w:r>
        <w:lastRenderedPageBreak/>
        <w:t>6  Konzept und Architektur</w:t>
      </w:r>
      <w:bookmarkEnd w:id="59"/>
    </w:p>
    <w:p w14:paraId="2ACA0B9D" w14:textId="77777777" w:rsidR="00AA7473"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0" w:name="_Toc232116620"/>
      <w:r>
        <w:t>6.1  Anforderungen</w:t>
      </w:r>
      <w:bookmarkEnd w:id="60"/>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1" w:name="_Toc232116621"/>
      <w:r>
        <w:t>6.2  Architekturüberblick</w:t>
      </w:r>
      <w:bookmarkEnd w:id="61"/>
    </w:p>
    <w:p w14:paraId="48FBE0F2" w14:textId="77777777" w:rsidR="00AA7473"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2" w:name="_Toc232116547"/>
      <w:r>
        <w:t>Abbildung 6.1: Komponentenarchitektur von Attune (eigene Darstellung)</w:t>
      </w:r>
      <w:bookmarkEnd w:id="62"/>
    </w:p>
    <w:p w14:paraId="7D151A2A" w14:textId="77777777" w:rsidR="00AA7473"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3" w:name="_Toc232116622"/>
      <w:r>
        <w:t>6.3  Komponenten im Detail</w:t>
      </w:r>
      <w:bookmarkEnd w:id="63"/>
    </w:p>
    <w:p w14:paraId="7A8551F6" w14:textId="77777777" w:rsidR="00AA7473" w:rsidRDefault="00000000">
      <w:pPr>
        <w:pStyle w:val="berschrift3"/>
      </w:pPr>
      <w:bookmarkStart w:id="64" w:name="_Toc232116623"/>
      <w:r>
        <w:t>6.3.1  Orchestrator</w:t>
      </w:r>
      <w:bookmarkEnd w:id="64"/>
    </w:p>
    <w:p w14:paraId="67A63E81" w14:textId="77777777" w:rsidR="00AA7473"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5" w:name="_Toc232116624"/>
      <w:r>
        <w:t>6.3.2  Personalisierungsmodul</w:t>
      </w:r>
      <w:bookmarkEnd w:id="65"/>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5E9323BC" w14:textId="77777777" w:rsidR="00AA7473" w:rsidRDefault="00000000">
      <w:pPr>
        <w:pStyle w:val="berschrift3"/>
      </w:pPr>
      <w:bookmarkStart w:id="66" w:name="_Toc232116625"/>
      <w:r>
        <w:t>6.3.3  Nachrichten- und Datenintegration</w:t>
      </w:r>
      <w:bookmarkEnd w:id="66"/>
    </w:p>
    <w:p w14:paraId="4DCEDBA2" w14:textId="77777777" w:rsidR="00AA7473"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7" w:name="_Toc232116626"/>
      <w:r>
        <w:t>6.3.4  LLM-Textgenerierung</w:t>
      </w:r>
      <w:bookmarkEnd w:id="67"/>
    </w:p>
    <w:p w14:paraId="2CD93DDB" w14:textId="77777777" w:rsidR="00AA7473"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68" w:name="_Toc232116627"/>
      <w:r>
        <w:t>6.3.5  Sprachsynthese</w:t>
      </w:r>
      <w:bookmarkEnd w:id="68"/>
    </w:p>
    <w:p w14:paraId="5BCC3474" w14:textId="77777777" w:rsidR="00AA7473"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69" w:name="_Toc232116628"/>
      <w:r>
        <w:t>6.3.6  Musikeinbindung</w:t>
      </w:r>
      <w:bookmarkEnd w:id="69"/>
    </w:p>
    <w:p w14:paraId="13DC6F88" w14:textId="77777777" w:rsidR="00AA7473"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0" w:name="_Toc232116629"/>
      <w:r>
        <w:t>6.3.7  Webapplikation und Benutzeroberfläche</w:t>
      </w:r>
      <w:bookmarkEnd w:id="70"/>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86198B2" w14:textId="77777777" w:rsidR="00AA7473" w:rsidRDefault="00000000">
      <w:pPr>
        <w:pStyle w:val="berschrift2"/>
      </w:pPr>
      <w:bookmarkStart w:id="71" w:name="_Toc232116630"/>
      <w:r>
        <w:lastRenderedPageBreak/>
        <w:t>6.4  Wellbeing-Features im Design</w:t>
      </w:r>
      <w:bookmarkEnd w:id="71"/>
    </w:p>
    <w:p w14:paraId="432B9A8A" w14:textId="77777777" w:rsidR="00AA7473"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ins w:id="9111" w:author="Claude" w:date="2026-06-14T12:00:00Z">
        <w:r>
          <w:t xml:space="preserve">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ins>
    </w:p>
    <w:p w14:paraId="7AD46A9C" w14:textId="77777777" w:rsidR="00AA7473"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2" w:name="_Toc232116631"/>
      <w:r>
        <w:t>6.5  Mapping von Werten auf Designentscheidungen</w:t>
      </w:r>
      <w:bookmarkEnd w:id="72"/>
    </w:p>
    <w:p w14:paraId="4BBFCBC4" w14:textId="781C98E9" w:rsidR="00AA7473" w:rsidRDefault="00000000">
      <w:pPr>
        <w:spacing w:after="160" w:line="360" w:lineRule="auto"/>
      </w:pPr>
      <w:r>
        <w:lastRenderedPageBreak/>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7F9053B" w14:textId="77777777" w:rsidR="001666F9" w:rsidRDefault="00000000">
      <w:pPr>
        <w:pStyle w:val="BeschriftungTabelle"/>
      </w:pPr>
      <w:bookmarkStart w:id="73" w:name="_Toc232116560"/>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Umsetzung in Attune</w:t>
            </w:r>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4" w:name="_Toc232116632"/>
      <w:r>
        <w:t>6.6  Datenschutz und Datenfluss</w:t>
      </w:r>
      <w:bookmarkEnd w:id="74"/>
    </w:p>
    <w:p w14:paraId="22FC8EFA" w14:textId="77777777" w:rsidR="00AA7473" w:rsidRDefault="00000000">
      <w:pPr>
        <w:spacing w:after="160" w:line="360" w:lineRule="auto"/>
      </w:pPr>
      <w:r>
        <w:t xml:space="preserve">Der Datenfluss ist so gestaltet, dass möglichst wenige personenbezogene Daten das Gerät der Nutzerin verlassen. Lokal im Browser verbleiben das Präferenzprofil, die </w:t>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5288BD69" w14:textId="77777777" w:rsidR="00AA7473" w:rsidRDefault="00000000">
      <w:pPr>
        <w:pStyle w:val="berschrift1"/>
        <w:pageBreakBefore/>
      </w:pPr>
      <w:bookmarkStart w:id="75" w:name="_Toc232116633"/>
      <w:r>
        <w:lastRenderedPageBreak/>
        <w:t>7  Implementation</w:t>
      </w:r>
      <w:bookmarkEnd w:id="75"/>
    </w:p>
    <w:p w14:paraId="62D7554F" w14:textId="77777777" w:rsidR="00AA7473"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76" w:name="_Toc232116634"/>
      <w:r>
        <w:t>7.1  Vorgehen und Iterationen</w:t>
      </w:r>
      <w:bookmarkEnd w:id="76"/>
    </w:p>
    <w:p w14:paraId="22505027" w14:textId="77777777" w:rsidR="00AA7473"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77" w:name="_Toc232116635"/>
      <w:r>
        <w:lastRenderedPageBreak/>
        <w:t>7.2  Repository-Struktur und Tech-Stack</w:t>
      </w:r>
      <w:bookmarkEnd w:id="77"/>
    </w:p>
    <w:p w14:paraId="717AA075" w14:textId="77777777" w:rsidR="00AA7473"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86AACD5" w14:textId="77777777" w:rsidR="00AA7473"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78" w:name="_Toc232116636"/>
      <w:r>
        <w:t>7.3  Pipeline-Implementation</w:t>
      </w:r>
      <w:bookmarkEnd w:id="78"/>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79" w:name="_Toc232116637"/>
      <w:r>
        <w:lastRenderedPageBreak/>
        <w:t>7.4  Prompt-Engineering</w:t>
      </w:r>
      <w:bookmarkEnd w:id="79"/>
    </w:p>
    <w:p w14:paraId="459582E9" w14:textId="77777777" w:rsidR="00AA7473"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13CBF319" w14:textId="77777777" w:rsidR="00AA7473"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1239C061" w14:textId="77777777" w:rsidR="00AA7473" w:rsidRDefault="00000000">
      <w:pPr>
        <w:pStyle w:val="berschrift2"/>
      </w:pPr>
      <w:bookmarkStart w:id="80" w:name="_Toc232116638"/>
      <w:r>
        <w:t>7.5  Personalisierungs- und Transparenz-UI</w:t>
      </w:r>
      <w:bookmarkEnd w:id="80"/>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1" w:name="_Toc232116548"/>
      <w:r>
        <w:t>Abbildung 7.1: Präferenzformular im Hauptzustand mit Themenwahl, Standort, Moderationsstil, Sendungslänge und Musikoption (Screenshot des Demonstrators)</w:t>
      </w:r>
      <w:bookmarkEnd w:id="81"/>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2" w:name="_Toc232116549"/>
      <w:r>
        <w:t>Abbildung 7.2: Vorschaukarte der geplanten Sendung mit Segmentstruktur, kommuniziertem Ende und Hinweis auf den Überraschungsbeitrag (Screenshot des Demonstrators)</w:t>
      </w:r>
      <w:bookmarkEnd w:id="82"/>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3" w:name="_Toc232116550"/>
      <w:r>
        <w:t>Abbildung 7.3: Pipeline-Anzeige während der Sendungserzeugung mit den tatsächlichen Verarbeitungsschritten in Echtzeit (Screenshot des Demonstrators)</w:t>
      </w:r>
      <w:bookmarkEnd w:id="83"/>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4" w:name="_Toc232116551"/>
      <w:r>
        <w:t>Abbildung 7.4: Wiedergabezustand mit Quellenliste und mitlaufendem Transkript (Screenshot des Demonstrators)</w:t>
      </w:r>
      <w:bookmarkEnd w:id="84"/>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5" w:name="_Toc232116552"/>
      <w:r>
        <w:t>Abbildung 7.5: Begründungsansicht «Warum diese Sendung?» mit Profil, abgeleiteten Inhalten und Pipeline-Schritten (Screenshot des Demonstrators)</w:t>
      </w:r>
      <w:bookmarkEnd w:id="85"/>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86" w:name="_Toc232116553"/>
      <w:r>
        <w:lastRenderedPageBreak/>
        <w:t>Abbildung 7.6: Abschlusskarte mit bewusst gesetztem Sendungsende ohne Anschlussempfehlung (Screenshot des Demonstrators)</w:t>
      </w:r>
      <w:bookmarkEnd w:id="86"/>
    </w:p>
    <w:p w14:paraId="288706EB" w14:textId="77777777" w:rsidR="00AA7473" w:rsidRDefault="00000000">
      <w:pPr>
        <w:pStyle w:val="berschrift2"/>
      </w:pPr>
      <w:bookmarkStart w:id="87" w:name="_Toc232116639"/>
      <w:r>
        <w:t>7.6  Bekannte Limitationen der Umsetzung</w:t>
      </w:r>
      <w:bookmarkEnd w:id="87"/>
    </w:p>
    <w:p w14:paraId="5F21219D" w14:textId="77777777" w:rsidR="00AA7473"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88" w:name="_Toc232116640"/>
      <w:r>
        <w:lastRenderedPageBreak/>
        <w:t>8  Validierung</w:t>
      </w:r>
      <w:bookmarkEnd w:id="88"/>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89" w:name="_Toc232116641"/>
      <w:r>
        <w:t>8.1  Aufbau der Validierung</w:t>
      </w:r>
      <w:bookmarkEnd w:id="89"/>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0" w:name="_Toc232116642"/>
      <w:r>
        <w:t>8.2  Machbarkeitsnachweis</w:t>
      </w:r>
      <w:bookmarkEnd w:id="90"/>
    </w:p>
    <w:p w14:paraId="59FC4D36" w14:textId="74DB20C3" w:rsidR="001666F9" w:rsidRDefault="00000000">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3F2AFB8A" w14:textId="77777777" w:rsidR="001666F9" w:rsidRDefault="00000000">
      <w:pPr>
        <w:pStyle w:val="berschrift2"/>
      </w:pPr>
      <w:bookmarkStart w:id="91" w:name="_Toc232116643"/>
      <w:r>
        <w:t>8.3  Usability und Akzeptanz</w:t>
      </w:r>
      <w:bookmarkEnd w:id="91"/>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5F157B38" w14:textId="77777777" w:rsidR="001666F9" w:rsidRDefault="00000000">
      <w:pPr>
        <w:pStyle w:val="berschrift2"/>
      </w:pPr>
      <w:bookmarkStart w:id="92" w:name="_Toc232116644"/>
      <w:r>
        <w:t>8.4  Wirkung</w:t>
      </w:r>
      <w:bookmarkEnd w:id="92"/>
    </w:p>
    <w:p w14:paraId="5624EFE1"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3" w:name="_Toc232116645"/>
      <w:r>
        <w:t>8.5  Operationalisierung der Erfolgskriterien und Ethik</w:t>
      </w:r>
      <w:bookmarkEnd w:id="93"/>
    </w:p>
    <w:p w14:paraId="1EE65DD8" w14:textId="5ABDF6D8" w:rsidR="001666F9" w:rsidRDefault="00000000">
      <w:pPr>
        <w:spacing w:after="160" w:line="360" w:lineRule="auto"/>
      </w:pPr>
      <w:r>
        <w:t>Die in Abschnitt 4.3 konzeptuell formulierten Erfolgskriterien werden für die Validierung pro Strang operationalisiert. Auf der Machbarkeitsebene gilt der End-to-</w:t>
        <w:lastRenderedPageBreak/>
        <w:t>End-Durchlauf als erfolgreich, wenn er auf mindestens 95 Prozent der Versuche aus Nutzersicht fehlerfrei terminiert.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4" w:name="_Toc232116646"/>
      <w:r>
        <w:t>8.6  Durchführung der Pilotbefragung</w:t>
      </w:r>
      <w:bookmarkEnd w:id="94"/>
    </w:p>
    <w:p w14:paraId="0F0D7627"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127A6766" w14:textId="77777777" w:rsidR="001666F9" w:rsidRDefault="00000000">
      <w:r>
        <w:t>Die Auswertung folgt dem in Abschnitt 5.5 beschriebenen deskriptiv-qualitativen Vorgehen.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CDD747D" w14:textId="77777777" w:rsidR="001666F9" w:rsidRDefault="00000000">
      <w:pPr>
        <w:pStyle w:val="berschrift1"/>
        <w:pageBreakBefore/>
      </w:pPr>
      <w:bookmarkStart w:id="95" w:name="_Toc232116647"/>
      <w:r>
        <w:lastRenderedPageBreak/>
        <w:t>9  Ergebnisse der Pilotbefragung</w:t>
      </w:r>
      <w:bookmarkEnd w:id="95"/>
    </w:p>
    <w:p w14:paraId="56CAE7B4" w14:textId="77777777" w:rsidR="001666F9" w:rsidRDefault="00000000">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4127CDD1" w14:textId="77777777" w:rsidR="001666F9" w:rsidRDefault="00000000">
      <w:pPr>
        <w:pStyle w:val="berschrift2"/>
      </w:pPr>
      <w:bookmarkStart w:id="96" w:name="_Toc232116648"/>
      <w:r>
        <w:t>9.1  Ergebnisse Machbarkeit</w:t>
      </w:r>
      <w:bookmarkEnd w:id="96"/>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97" w:name="_Toc232116554"/>
      <w:r>
        <w:t>Abbildung 9.1: Technische Qualität aus Nutzersicht (Mittelwerte, Skala 1–5, n = 25)</w:t>
      </w:r>
      <w:bookmarkEnd w:id="97"/>
    </w:p>
    <w:p w14:paraId="1EDF569F" w14:textId="5B2C5DAC" w:rsidR="001666F9" w:rsidRDefault="00000000">
      <w:pPr>
        <w:spacing w:after="160" w:line="360" w:lineRule="auto"/>
      </w:pPr>
      <w:r>
        <w:t xml:space="preserve">Inhaltlich relevant ist ein dokumentierter Faktenfehler in der Moderation: Eine Sendung meldete einen Sieg des FC St. Gallen vom Vorabend, obwohl das Spiel erst zwei </w:t>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790AC22A" w14:textId="77777777" w:rsidR="001666F9" w:rsidRDefault="00000000">
      <w:pPr>
        <w:pStyle w:val="berschrift2"/>
      </w:pPr>
      <w:bookmarkStart w:id="99" w:name="_Toc232116649"/>
      <w:r>
        <w:t>9.2  Ergebnisse Usability und Akzeptanz</w:t>
      </w:r>
      <w:bookmarkEnd w:id="99"/>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0" w:name="_Toc232116555"/>
      <w:r>
        <w:t>Abbildung 9.2: Semantisches Differential «Die App war …» (Mittelwerte, Skala 1–7, n = 25)</w:t>
      </w:r>
      <w:bookmarkEnd w:id="100"/>
    </w:p>
    <w:p w14:paraId="4C8F0A82"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2" w:name="_Toc232116650"/>
      <w:r>
        <w:t>9.3  Ergebnisse Wirkung</w:t>
      </w:r>
      <w:bookmarkEnd w:id="102"/>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3" w:name="_Toc232116561"/>
      <w:r>
        <w:t>Tabelle 9.1: Skalenmittelwerte je Wirkungskonstrukt (Skala 1–5, n = 25)</w:t>
      </w:r>
      <w:bookmarkEnd w:id="103"/>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4" w:name="_Toc232116651"/>
      <w:r>
        <w:lastRenderedPageBreak/>
        <w:t>9.4  Beantwortung der Teilfragen T1–T4</w:t>
      </w:r>
      <w:bookmarkEnd w:id="104"/>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5" w:name="_Toc232116556"/>
      <w:r>
        <w:t>Abbildung 9.3: Aggregierte Teilfragen-Scores T1–T4 (Mittelwert ± Standardabweichung, Skala 1–5)</w:t>
      </w:r>
      <w:bookmarkEnd w:id="105"/>
    </w:p>
    <w:p w14:paraId="2347F17E" w14:textId="77777777" w:rsidR="001666F9" w:rsidRDefault="00000000">
      <w:pPr>
        <w:pStyle w:val="berschrift2"/>
      </w:pPr>
      <w:bookmarkStart w:id="107" w:name="_Toc232116652"/>
      <w:r>
        <w:t>9.5  Qualitative Befunde</w:t>
      </w:r>
      <w:bookmarkEnd w:id="107"/>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08" w:name="_Toc232116653"/>
      <w:r>
        <w:t>9.6  Vergleich mit den Erfolgskriterien</w:t>
      </w:r>
      <w:bookmarkEnd w:id="108"/>
    </w:p>
    <w:p w14:paraId="7D5ECEA0" w14:textId="77777777" w:rsidR="001666F9" w:rsidRDefault="00000000">
      <w:pPr>
        <w:spacing w:after="160" w:line="360" w:lineRule="auto"/>
      </w:pPr>
      <w:r>
        <w:t xml:space="preserve">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w:t>
      </w:r>
      <w:del w:id="9103" w:author="Claude" w:date="2026-06-14T12:00:00Z">
        <w:r>
          <w:delText xml:space="preserve">Auf der Wirkungsebene liegen die Items zu Autonomie, Steuerbarkeit und Transparenz mit Mittelwerten zwischen 3.32 und 4.04 mehrheitlich unter dem angestrebten Wert von vier Punkten; das Kriterium ist in der Erstkontakt-Situation nur teilweise erfüllt.</w:delText>
        </w:r>
      </w:del>
      <w:ins w:id="9104" w:author="Claude" w:date="2026-06-14T12:00:00Z">
        <w:r>
          <w:t xml:space="preserve">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w:t>
        </w:r>
      </w:ins>
      <w:r>
        <w:t xml:space="preserve"> Die Awareness-Items erzeugen dagegen die geforderten, qualitativ belegten Bewusstseinsberichte (M = 4.08 bis 4.20, gestützt durch Freitextantworten).</w:t>
      </w:r>
    </w:p>
    <w:p w14:paraId="3929D593" w14:textId="03E50E10" w:rsidR="001666F9" w:rsidRDefault="00000000">
      <w:pPr>
        <w:spacing w:after="160" w:line="360" w:lineRule="auto"/>
      </w:pPr>
      <w:r>
        <w:t/>
      </w:r>
      <w:del w:id="9105" w:author="Claude" w:date="2026-06-14T12:00:00Z">
        <w:r>
          <w:delText xml:space="preserve">Eine Einschränkung ist festzuhalten: Es wurden die Machbarkeits- und Wirkungskriterien als Anteils- bzw. Medianwerte formuliert, hier aber – konsistent mit dem Auswertungs-Notebook – auf Mittelwertebene berichtet. Insgesamt sind die Akzeptanzkriterien klar erfüllt, die Machbarkeit aus Nutzersicht weitgehend belegt und die Wirkungskriterien teilweise erfüllt – eine Einordnung, die Kapitel 10 vertieft.</w:delText>
        </w:r>
      </w:del>
      <w:ins w:id="9106" w:author="Claude" w:date="2026-06-14T12:00:00Z">
        <w:r>
          <w:t xml:space="preserve">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 eine Einordnung, die Kapitel 10 vertieft.</w:t>
        </w:r>
      </w:ins>
      <w:r>
        <w:t xml:space="preserve"> Abbildung 9.4 verdichtet diese Gesamtschau grafisch.</w:t>
      </w:r>
    </w:p>
    <w:p w14:paraId="14F32F36"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09" w:name="_Toc232116557"/>
      <w:r>
        <w:t>Abbildung 9.4: Verdichtete Übersicht entlang der drei Validierungsstränge Machbarkeit, Usability/Akzeptanz und Wirkung</w:t>
      </w:r>
      <w:bookmarkEnd w:id="109"/>
    </w:p>
    <w:p w14:paraId="19204554" w14:textId="77777777" w:rsidR="001666F9" w:rsidRDefault="00000000">
      <w:pPr>
        <w:pStyle w:val="berschrift1"/>
        <w:pageBreakBefore/>
      </w:pPr>
      <w:bookmarkStart w:id="111" w:name="_Toc232116654"/>
      <w:r>
        <w:lastRenderedPageBreak/>
        <w:t>10  Diskussion</w:t>
      </w:r>
      <w:bookmarkEnd w:id="111"/>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2" w:name="_Toc232116655"/>
      <w:r>
        <w:t>10.1  Beantwortung der Forschungsfrage</w:t>
      </w:r>
      <w:bookmarkEnd w:id="112"/>
    </w:p>
    <w:p w14:paraId="55E36E2B" w14:textId="77777777" w:rsidR="00AA7473" w:rsidRDefault="00000000" w:rsidP="00C74BBD">
      <w:pPr>
        <w:spacing w:after="160" w:line="360" w:lineRule="auto"/>
      </w:pPr>
      <w:r>
        <w:t xml:space="preserve">Die Hauptforschungsfrage – wie Nutzerinnen und Nutzer ihre individuellen Präferenzen so angeben können, dass das Ergebnis ihre Bedürfnisse </w:t>
      </w:r>
      <w:del w:id="9102" w:author="Claude" w:date="2026-06-14T12:00:00Z">
        <w:r>
          <w:delText xml:space="preserve">optimal </w:delText>
        </w:r>
      </w:del>
      <w:r>
        <w:t xml:space="preserve">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3" w:name="_Toc232116656"/>
      <w:r>
        <w:t>10.2  Diskussion der Machbarkeit</w:t>
      </w:r>
      <w:bookmarkEnd w:id="113"/>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4" w:name="_Toc232116657"/>
      <w:r>
        <w:t>10.3  Diskussion der Usability und Akzeptanz</w:t>
      </w:r>
      <w:bookmarkEnd w:id="114"/>
    </w:p>
    <w:p w14:paraId="77CB4EC5" w14:textId="77777777" w:rsidR="00AA7473" w:rsidRDefault="00000000" w:rsidP="00C74BBD">
      <w:r>
        <w:t>Usability und Akzeptanz bilden den stärksten Validierungsstrang. Der adaptierte Bedienbarkeits-Index von 82.5 liegt – mit dem Vorbehalt der Adaption –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(vgl. Abschnitt 9.5), deutet zugleich an, bei welcher Zielgruppe ein solches Angebot zuerst anschlussfähig ist.</w:t>
      </w:r>
    </w:p>
    <w:p w14:paraId="5D3C85C0" w14:textId="77777777" w:rsidR="001666F9" w:rsidRDefault="00000000">
      <w:pPr>
        <w:pStyle w:val="berschrift2"/>
      </w:pPr>
      <w:bookmarkStart w:id="115" w:name="_Toc232116658"/>
      <w:r>
        <w:t>10.4  Diskussion der Wirkung</w:t>
      </w:r>
      <w:bookmarkEnd w:id="115"/>
    </w:p>
    <w:p w14:paraId="75E3EF3D" w14:textId="77777777" w:rsidR="00AA7473"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 erlebte Kontrolle ist demnach kein Zusatzmerkmal, sondern ein Kern der Akzeptanz.</w:t>
      </w:r>
    </w:p>
    <w:p w14:paraId="61217C66" w14:textId="77777777" w:rsidR="00AA7473" w:rsidRDefault="00000000" w:rsidP="00C74BBD">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Hypothesengenerierend gelesen wirkt der bereits in Abschnitt 10.1 berichtete Kontrastbefund (+0.82 bei den von Plattformen «festgehaltenen» Personen) weniger als absolute Verbesserung denn als erlebbare Kontrasterfahrung zur gewohnten Plattformlogik.</w:t>
      </w:r>
    </w:p>
    <w:p w14:paraId="5CAE42E6" w14:textId="77777777" w:rsidR="001666F9" w:rsidRDefault="00000000">
      <w:pPr>
        <w:pStyle w:val="berschrift2"/>
      </w:pPr>
      <w:bookmarkStart w:id="116" w:name="_Toc232116659"/>
      <w:r>
        <w:t>10.5  Implikationen für Design und Praxis</w:t>
      </w:r>
      <w:bookmarkEnd w:id="116"/>
    </w:p>
    <w:p w14:paraId="24495656" w14:textId="77777777" w:rsidR="00AA7473"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2C81E07C" w14:textId="77777777" w:rsidR="00AA7473"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D8DB437" w14:textId="77777777" w:rsidR="00AA7473"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17" w:name="_Toc232116660"/>
      <w:r>
        <w:t>10.6  Limitationen</w:t>
      </w:r>
      <w:bookmarkEnd w:id="117"/>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768D15D9" w14:textId="1F33F0C4"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1D8C0BA9" w14:textId="77777777" w:rsidR="001666F9" w:rsidRDefault="00000000">
      <w:pPr>
        <w:pStyle w:val="berschrift2"/>
      </w:pPr>
      <w:bookmarkStart w:id="118" w:name="_Toc232116661"/>
      <w:r>
        <w:t>10.7  Übertragbarkeit auf andere Medienkontexte</w:t>
      </w:r>
      <w:bookmarkEnd w:id="118"/>
    </w:p>
    <w:p w14:paraId="20A8268B" w14:textId="77777777" w:rsidR="00AA7473" w:rsidRDefault="00000000" w:rsidP="00C74BBD">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w:t>
        <w:lastRenderedPageBreak/>
        <w:t>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19" w:name="_Toc232116662"/>
      <w:r>
        <w:lastRenderedPageBreak/>
        <w:t>11  Fazit</w:t>
      </w:r>
      <w:bookmarkEnd w:id="119"/>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0" w:name="_Toc232116663"/>
      <w:r>
        <w:t>11.1  Zusammenfassung</w:t>
      </w:r>
      <w:bookmarkEnd w:id="120"/>
    </w:p>
    <w:p w14:paraId="563B858D"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ECF406F" w14:textId="77777777" w:rsidR="001666F9" w:rsidRDefault="00000000">
      <w:pPr>
        <w:pStyle w:val="berschrift2"/>
      </w:pPr>
      <w:bookmarkStart w:id="121" w:name="_Toc232116664"/>
      <w:r>
        <w:t>11.2  Beitrag der Arbeit</w:t>
      </w:r>
      <w:bookmarkEnd w:id="121"/>
    </w:p>
    <w:p w14:paraId="3FE799F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2" w:name="_Toc232116665"/>
      <w:r>
        <w:t>11.3  Ausblick</w:t>
      </w:r>
      <w:bookmarkEnd w:id="122"/>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3" w:name="_Toc232116666"/>
      <w:r>
        <w:lastRenderedPageBreak/>
        <w:t>Literaturverzeichnis</w:t>
      </w:r>
      <w:bookmarkEnd w:id="123"/>
    </w:p>
    <w:p>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 xml:space="preserve">Science, 348</w:t>
      </w:r>
      <w:r>
        <w:rPr>
          <w:lang w:val="en-US"/>
        </w:rPr>
        <w:t xml:space="preserve">(6239), 1130–1132. https://doi.org/10.1126/science.aaa1160</w:t>
      </w:r>
    </w:p>
    <w:p w14:paraId="36178DEB" w14:textId="77777777" w:rsidR="001666F9" w:rsidRPr="000C4A8B" w:rsidRDefault="00000000">
      <w:pPr>
        <w:spacing w:after="120" w:line="360" w:lineRule="auto"/>
        <w:ind w:left="720" w:hanging="720"/>
        <w:rPr>
          <w:lang w:val="en-US"/>
        </w:rPr>
      </w:pPr>
      <w:r>
        <w:rPr/>
        <w:t xml:space="preserve">Bangor, A., Kortum, P. T., &amp; Miller, J. T. (2008). An empirical evaluation of the System Usability Scale. </w:t>
      </w:r>
      <w:r>
        <w:rPr>
          <w:i/>
          <w:iCs/>
        </w:rPr>
        <w:t xml:space="preserve">International Journal of Human-Computer Interaction, 24</w:t>
      </w:r>
      <w:r>
        <w:rPr/>
        <w:t xml:space="preserve">(6), 574–594. https://doi.org/10.1080/10447310802205776</w:t>
      </w:r>
    </w:p>
    <w:p>
      <w:pPr>
        <w:spacing w:after="120" w:line="360" w:lineRule="auto"/>
        <w:ind w:left="720" w:hanging="720"/>
        <w:rPr>
          <w:lang w:val="en-US"/>
        </w:rPr>
      </w:pPr>
      <w:r>
        <w:rPr>
          <w:lang w:val="en-US"/>
        </w:rPr>
        <w:t xml:space="preserve">Berger, J., &amp; Milkman, K. L. (2012). What makes online content viral? </w:t>
      </w:r>
      <w:r>
        <w:rPr>
          <w:i/>
          <w:iCs/>
          <w:lang w:val="en-US"/>
        </w:rPr>
        <w:t xml:space="preserve">Journal of Marketing Research, 49</w:t>
      </w:r>
      <w:r>
        <w:rPr>
          <w:lang w:val="en-US"/>
        </w:rPr>
        <w:t xml:space="preserve">(2), 192–205. https://doi.org/10.1509/jmr.10.0353</w:t>
      </w:r>
    </w:p>
    <w:p w14:paraId="40AC3707" w14:textId="77777777" w:rsidR="001666F9" w:rsidRPr="000C4A8B"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 xml:space="preserve">Usability evaluation in industry</w:t>
      </w:r>
      <w:r>
        <w:rPr>
          <w:lang w:val="en-US"/>
        </w:rPr>
        <w:t xml:space="preserve"> (S. 189–194). Taylor &amp; Francis.</w:t>
      </w:r>
    </w:p>
    <w:p w14:paraId="29C7EC66" w14:textId="77777777" w:rsidR="001666F9" w:rsidRPr="000C4A8B"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 xml:space="preserve">Science and Engineering Ethics, 26</w:t>
      </w:r>
      <w:r>
        <w:rPr>
          <w:lang w:val="en-US"/>
        </w:rPr>
        <w:t>(4), 2313–2343. https://doi.org/10.1007/s11948-020-00175-8</w:t>
      </w:r>
    </w:p>
    <w:p w14:paraId="75C4CB42" w14:textId="77777777" w:rsidR="001666F9" w:rsidRPr="000C4A8B" w:rsidRDefault="00000000">
      <w:pPr>
        <w:spacing w:after="120" w:line="360" w:lineRule="auto"/>
        <w:ind w:left="720" w:hanging="720"/>
        <w:rPr>
          <w:lang w:val="en-US"/>
        </w:rPr>
      </w:pPr>
      <w:r>
        <w:rPr>
          <w:lang w:val="en-US"/>
        </w:rPr>
        <w:t xml:space="preserve">Calvo, R. A., &amp; Peters, D. (2014). </w:t>
      </w:r>
      <w:r>
        <w:rPr>
          <w:i/>
          <w:iCs/>
          <w:lang w:val="en-US"/>
        </w:rPr>
        <w:t xml:space="preserve">Positive computing: Technology for wellbeing and human potential</w:t>
      </w:r>
      <w:r>
        <w:rPr>
          <w:lang w:val="en-US"/>
        </w:rPr>
        <w:t xml:space="preserve">. MIT Press.</w:t>
      </w:r>
    </w:p>
    <w:p>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 xml:space="preserve">Proceedings of the 2019 CHI Conference on Human Factors in Computing Systems</w:t>
      </w:r>
      <w:r>
        <w:rPr>
          <w:lang w:val="en-US"/>
        </w:rPr>
        <w:t xml:space="preserve"> (S. 1–15). ACM. https://doi.org/10.1145/3290605.3300733</w:t>
      </w:r>
    </w:p>
    <w:p>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 xml:space="preserve">MIS Quarterly, 13</w:t>
      </w:r>
      <w:r>
        <w:rPr>
          <w:lang w:val="en-US"/>
        </w:rPr>
        <w:t xml:space="preserve">(3), 319–340. https://doi.org/10.2307/249008</w:t>
      </w:r>
    </w:p>
    <w:p w14:paraId="19B6AAC0" w14:textId="77777777" w:rsidR="001666F9" w:rsidRDefault="00000000">
      <w:pPr>
        <w:spacing w:after="120" w:line="360" w:lineRule="auto"/>
        <w:ind w:left="720" w:hanging="720"/>
      </w:pPr>
      <w:r>
        <w:rPr>
          <w:lang w:val="en-US"/>
        </w:rPr>
        <w:t xml:space="preserve">Fogg, B. J. (2003). </w:t>
      </w:r>
      <w:r>
        <w:rPr>
          <w:i/>
          <w:iCs/>
          <w:lang w:val="en-US"/>
        </w:rPr>
        <w:t xml:space="preserve">Persuasive technology: Using computers to change what we think and do</w:t>
      </w:r>
      <w:r>
        <w:rPr>
          <w:lang w:val="en-US"/>
        </w:rPr>
        <w:t xml:space="preserve">. Morgan Kaufmann. https://doi.org/10.1016/B978-1-55860-643-2.X5000-8</w:t>
      </w:r>
    </w:p>
    <w:p w14:paraId="0FC14053" w14:textId="77777777" w:rsidR="001666F9" w:rsidRPr="000C4A8B" w:rsidRDefault="00000000">
      <w:pPr>
        <w:spacing w:after="120" w:line="360" w:lineRule="auto"/>
        <w:ind w:left="720" w:hanging="720"/>
        <w:rPr>
          <w:lang w:val="en-US"/>
        </w:rPr>
      </w:pPr>
      <w:r>
        <w:rPr/>
        <w:t xml:space="preserve">Geschke, D., Lorenz, J., &amp; Holtz, P. (2019). The triple-filter bubble: Using agent-based modelling to test a meta-theoretical framework for the emergence of filter bubbles and echo chambers. </w:t>
      </w:r>
      <w:r>
        <w:rPr>
          <w:i/>
          <w:iCs/>
        </w:rPr>
        <w:t xml:space="preserve">British Journal of Social Psychology, 58</w:t>
      </w:r>
      <w:r>
        <w:rPr/>
        <w:t xml:space="preserve">(1), 129–149. https://doi.org/10.1111/bjso.12286</w:t>
      </w:r>
    </w:p>
    <w:p>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 xml:space="preserve">Proceedings of the 2018 CHI Conference on Human Factors in Computing Systems</w:t>
      </w:r>
      <w:r>
        <w:rPr>
          <w:lang w:val="en-US"/>
        </w:rPr>
        <w:t xml:space="preserve"> (S. 1–14). ACM. https://doi.org/10.1145/3173574.3174108</w:t>
      </w:r>
    </w:p>
    <w:p>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 xml:space="preserve">International Journal of Human-Computer Studies, 43</w:t>
      </w:r>
      <w:r>
        <w:rPr>
          <w:lang w:val="en-US"/>
        </w:rPr>
        <w:t xml:space="preserve">(5–6), 907–928. https://doi.org/10.1006/ijhc.1995.1081</w:t>
      </w:r>
    </w:p>
    <w:p>
      <w:pPr>
        <w:spacing w:after="120" w:line="360" w:lineRule="auto"/>
        <w:ind w:left="720" w:hanging="720"/>
        <w:rPr>
          <w:ins w:id="9116" w:author="Claude" w:date="2026-06-14T12:00:00Z"/>
          <w:lang w:val="en-US"/>
        </w:rPr>
      </w:pPr>
      <w:ins w:id="9117" w:author="Claude" w:date="2026-06-14T12:00:00Z">
        <w:r>
          <w:rPr>
            <w:lang w:val="en-US"/>
          </w:rPr>
          <w:t xml:space="preserve">Helberger, N. (2019). On the democratic role of news recommenders. </w:t>
        </w:r>
      </w:ins>
      <w:ins w:id="9118" w:author="Claude" w:date="2026-06-14T12:00:00Z">
        <w:r>
          <w:rPr>
            <w:i/>
            <w:iCs/>
            <w:lang w:val="en-US"/>
          </w:rPr>
          <w:t xml:space="preserve">Digital Journalism, 7</w:t>
        </w:r>
      </w:ins>
      <w:ins w:id="9119" w:author="Claude" w:date="2026-06-14T12:00:00Z">
        <w:r>
          <w:rPr>
            <w:lang w:val="en-US"/>
          </w:rPr>
          <w:t xml:space="preserve">(8), 993–1012. https://doi.org/10.1080/21670811.2019.1623700</w:t>
        </w:r>
      </w:ins>
    </w:p>
    <w:p w14:paraId="03CD68F4" w14:textId="77777777" w:rsidR="001666F9" w:rsidRPr="000C4A8B"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 xml:space="preserve">Ethics and Information Technology, 23</w:t>
      </w:r>
      <w:r>
        <w:rPr>
          <w:lang w:val="en-US"/>
        </w:rPr>
        <w:t xml:space="preserve">(1), 39–44. https://doi.org/10.1007/s10676-021-09579-x</w:t>
      </w:r>
    </w:p>
    <w:p w14:paraId="7A3FFFFA" w14:textId="77777777" w:rsidR="001666F9" w:rsidRPr="000C4A8B" w:rsidRDefault="00000000">
      <w:pPr>
        <w:spacing w:after="120" w:line="360" w:lineRule="auto"/>
        <w:ind w:left="720" w:hanging="720"/>
        <w:rPr>
          <w:lang w:val="en-US"/>
        </w:rPr>
      </w:pPr>
      <w:r>
        <w:rPr>
          <w:lang w:val="en-US"/>
        </w:rPr>
        <w:t xml:space="preserve">Hevner, A. R. (2007). A three cycle view of design science research. </w:t>
      </w:r>
      <w:r>
        <w:rPr>
          <w:i/>
          <w:iCs/>
          <w:lang w:val="en-US"/>
        </w:rPr>
        <w:t xml:space="preserve">Scandinavian Journal of Information Systems, 19</w:t>
      </w:r>
      <w:r>
        <w:rPr>
          <w:lang w:val="en-US"/>
        </w:rPr>
        <w:t xml:space="preserve">(2), 87–92.</w:t>
      </w:r>
    </w:p>
    <w:p w14:paraId="044C0186" w14:textId="77777777" w:rsidR="001666F9" w:rsidRPr="000C4A8B"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 xml:space="preserve">MIS Quarterly, 28</w:t>
      </w:r>
      <w:r>
        <w:rPr>
          <w:lang w:val="en-US"/>
        </w:rPr>
        <w:t xml:space="preserve">(1), 75–105. https://doi.org/10.2307/25148625</w:t>
      </w:r>
    </w:p>
    <w:p w14:paraId="72E33423" w14:textId="77777777" w:rsidR="001666F9" w:rsidRPr="000C4A8B"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 xml:space="preserve">Public Opinion Quarterly, 37</w:t>
      </w:r>
      <w:r>
        <w:rPr>
          <w:lang w:val="en-US"/>
        </w:rPr>
        <w:t xml:space="preserve">(4), 509–523. https://doi.org/10.1086/268109</w:t>
      </w:r>
    </w:p>
    <w:p>
      <w:pPr>
        <w:spacing w:after="120" w:line="360" w:lineRule="auto"/>
        <w:ind w:left="720" w:hanging="720"/>
        <w:rPr>
          <w:ins w:id="9120" w:author="Claude" w:date="2026-06-14T12:00:00Z"/>
          <w:lang w:val="en-US"/>
        </w:rPr>
      </w:pPr>
      <w:ins w:id="9121" w:author="Claude" w:date="2026-06-14T12:00:00Z">
        <w:r>
          <w:rPr>
            <w:lang w:val="en-US"/>
          </w:rPr>
          <w:t xml:space="preserve">Kunaver, M., &amp; Požrl, T. (2017). Diversity in recommender systems – A survey. </w:t>
        </w:r>
      </w:ins>
      <w:ins w:id="9122" w:author="Claude" w:date="2026-06-14T12:00:00Z">
        <w:r>
          <w:rPr>
            <w:i/>
            <w:iCs/>
            <w:lang w:val="en-US"/>
          </w:rPr>
          <w:t xml:space="preserve">Knowledge-Based Systems, 123</w:t>
        </w:r>
      </w:ins>
      <w:ins w:id="9123" w:author="Claude" w:date="2026-06-14T12:00:00Z">
        <w:r>
          <w:rPr>
            <w:lang w:val="en-US"/>
          </w:rPr>
          <w:t xml:space="preserve">, 154–162. https://doi.org/10.1016/j.knosys.2017.02.009</w:t>
        </w:r>
      </w:ins>
    </w:p>
    <w:p>
      <w:pPr>
        <w:spacing w:after="120" w:line="360" w:lineRule="auto"/>
        <w:ind w:left="720" w:hanging="720"/>
        <w:rPr>
          <w:lang w:val="en-US"/>
        </w:rPr>
      </w:pPr>
      <w:r>
        <w:rPr>
          <w:lang w:val="en-US"/>
        </w:rPr>
        <w:t xml:space="preserve">Lewis, J. R. (2018). The System Usability Scale: Past, present, and future. </w:t>
      </w:r>
      <w:r>
        <w:rPr>
          <w:i/>
          <w:iCs/>
          <w:lang w:val="en-US"/>
        </w:rPr>
        <w:t xml:space="preserve">International Journal of Human-Computer Interaction, 34</w:t>
      </w:r>
      <w:r>
        <w:rPr>
          <w:lang w:val="en-US"/>
        </w:rPr>
        <w:t xml:space="preserve">(7), 577–590. https://doi.org/10.1080/10447318.2018.1455307</w:t>
      </w:r>
    </w:p>
    <w:p>
      <w:pPr>
        <w:spacing w:after="120" w:line="360" w:lineRule="auto"/>
        <w:ind w:left="720" w:hanging="720"/>
        <w:rPr>
          <w:lang w:val="en-US"/>
        </w:rPr>
      </w:pPr>
      <w:r>
        <w:rPr>
          <w:lang w:val="en-US"/>
        </w:rPr>
        <w:t xml:space="preserve">Manning, C. D., Raghavan, P., &amp; Schütze, H. (2008). </w:t>
      </w:r>
      <w:r>
        <w:rPr>
          <w:i/>
          <w:iCs/>
          <w:lang w:val="en-US"/>
        </w:rPr>
        <w:t xml:space="preserve">Introduction to information retrieval</w:t>
      </w:r>
      <w:r>
        <w:rPr>
          <w:lang w:val="en-US"/>
        </w:rPr>
        <w:t xml:space="preserve">. Cambridge University Press.</w:t>
      </w:r>
    </w:p>
    <w:p>
      <w:pPr>
        <w:spacing w:after="120" w:line="360" w:lineRule="auto"/>
        <w:ind w:left="720" w:hanging="720"/>
        <w:rPr>
          <w:lang w:val="en-US"/>
        </w:rPr>
      </w:pPr>
      <w:r>
        <w:rPr>
          <w:lang w:val="en-US"/>
        </w:rPr>
        <w:t xml:space="preserve">Mathur, A., Acar, G., Friedman, M. J., Lucherini, E., Mayer, J., Chetty, M., &amp; Narayanan, A. (2019). Dark patterns at scale: Findings from a crawl of 11K shopping websites. </w:t>
      </w:r>
      <w:r>
        <w:rPr>
          <w:i/>
          <w:iCs/>
          <w:lang w:val="en-US"/>
        </w:rPr>
        <w:t xml:space="preserve">Proceedings of the ACM on Human-Computer Interaction, 3</w:t>
      </w:r>
      <w:r>
        <w:rPr>
          <w:lang w:val="en-US"/>
        </w:rPr>
        <w:t xml:space="preserve">(CSCW), Artikel 81. https://doi.org/10.1145/3359183</w:t>
      </w:r>
    </w:p>
    <w:p w14:paraId="11542757" w14:textId="77777777" w:rsidR="001666F9" w:rsidRPr="000C4A8B"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 xml:space="preserve">AI &amp; Society, 35</w:t>
      </w:r>
      <w:r>
        <w:rPr>
          <w:lang w:val="en-US"/>
        </w:rPr>
        <w:t xml:space="preserve">, 957–967. https://doi.org/10.1007/s00146-020-00950-y</w:t>
      </w:r>
    </w:p>
    <w:p w14:paraId="6475FB90" w14:textId="77777777" w:rsidR="001666F9" w:rsidRPr="000C4A8B"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 xml:space="preserve">Current Addiction Reports, 10</w:t>
      </w:r>
      <w:r>
        <w:rPr>
          <w:lang w:val="en-US"/>
        </w:rPr>
        <w:t>, 610–616. https://doi.org/10.1007/s40429-023-00494-3</w:t>
      </w:r>
    </w:p>
    <w:p w14:paraId="1D409DAE" w14:textId="77777777" w:rsidR="001666F9" w:rsidRPr="000C4A8B"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 xml:space="preserve">International Journal of Environmental Research and Public Health, 16</w:t>
      </w:r>
      <w:r>
        <w:rPr>
          <w:lang w:val="en-US"/>
        </w:rPr>
        <w:t xml:space="preserve">(14), 2612. https://doi.org/10.3390/ijerph16142612</w:t>
      </w:r>
    </w:p>
    <w:p w14:paraId="52EDD1EF" w14:textId="77777777" w:rsidR="001666F9" w:rsidRPr="000C4A8B" w:rsidRDefault="00000000">
      <w:pPr>
        <w:spacing w:after="120" w:line="360" w:lineRule="auto"/>
        <w:ind w:left="720" w:hanging="720"/>
        <w:rPr>
          <w:lang w:val="en-US"/>
        </w:rPr>
      </w:pPr>
      <w:r>
        <w:rPr/>
        <w:t xml:space="preserve">Nguyen, T. T., Hui, P.-M., Harper, F. M., Terveen, L., &amp; Konstan, J. A. (2014). Exploring the filter bubble: The effect of using recommender systems on content diversity. In </w:t>
      </w:r>
      <w:r>
        <w:rPr>
          <w:i/>
          <w:iCs/>
        </w:rPr>
        <w:t xml:space="preserve">Proceedings of the 23rd International Conference on World Wide Web</w:t>
      </w:r>
      <w:r>
        <w:rPr/>
        <w:t xml:space="preserve">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 xml:space="preserve">Social Psychiatry and Psychiatric Epidemiology, 55</w:t>
      </w:r>
      <w:r>
        <w:rPr>
          <w:lang w:val="en-US"/>
        </w:rPr>
        <w:t xml:space="preserve">(4), 407–414. https://doi.org/10.1007/s00127-019-01825-4</w:t>
      </w:r>
    </w:p>
    <w:p w14:paraId="5571F6C8" w14:textId="77777777" w:rsidR="001666F9" w:rsidRPr="000C4A8B" w:rsidRDefault="00000000">
      <w:pPr>
        <w:spacing w:after="120" w:line="360" w:lineRule="auto"/>
        <w:ind w:left="720" w:hanging="720"/>
        <w:rPr>
          <w:lang w:val="en-US"/>
        </w:rPr>
      </w:pPr>
      <w:r>
        <w:rPr>
          <w:lang w:val="en-US"/>
        </w:rPr>
        <w:t xml:space="preserve">Pariser, E. (2011). </w:t>
      </w:r>
      <w:r>
        <w:rPr>
          <w:i/>
          <w:iCs/>
          <w:lang w:val="en-US"/>
        </w:rPr>
        <w:t xml:space="preserve">The filter bubble: What the internet is hiding from you</w:t>
      </w:r>
      <w:r>
        <w:rPr>
          <w:lang w:val="en-US"/>
        </w:rPr>
        <w:t xml:space="preserve">. Penguin Press.</w:t>
      </w:r>
    </w:p>
    <w:p w14:paraId="10153020" w14:textId="77777777" w:rsidR="001666F9" w:rsidRPr="000C4A8B"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 xml:space="preserve">Journal of Management Information Systems, 24</w:t>
      </w:r>
      <w:r>
        <w:rPr>
          <w:lang w:val="en-US"/>
        </w:rPr>
        <w:t>(3), 45–78. https://doi.org/10.2753/MIS0742-1222240302</w:t>
      </w:r>
    </w:p>
    <w:p w14:paraId="17E3EA75" w14:textId="77777777" w:rsidR="001666F9" w:rsidRPr="000C4A8B"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 xml:space="preserve">Multimodal Technologies and Interaction, 4</w:t>
      </w:r>
      <w:r>
        <w:rPr>
          <w:lang w:val="en-US"/>
        </w:rPr>
        <w:t xml:space="preserve">(3), 40. https://doi.org/10.3390/mti4030040</w:t>
      </w:r>
    </w:p>
    <w:p w14:paraId="1DA65223" w14:textId="77777777" w:rsidR="001666F9" w:rsidRPr="000C4A8B" w:rsidRDefault="00000000">
      <w:pPr>
        <w:spacing w:after="120" w:line="360" w:lineRule="auto"/>
        <w:ind w:left="720" w:hanging="720"/>
        <w:rPr>
          <w:lang w:val="en-US"/>
        </w:rPr>
      </w:pPr>
      <w:r>
        <w:rPr>
          <w:lang w:val="en-US"/>
        </w:rPr>
        <w:t xml:space="preserve">Peters, D., Calvo, R. A., &amp; Ryan, R. M. (2018). Designing for motivation, engagement and wellbeing in digital experience. </w:t>
      </w:r>
      <w:r>
        <w:rPr>
          <w:i/>
          <w:iCs/>
          <w:lang w:val="en-US"/>
        </w:rPr>
        <w:t xml:space="preserve">Frontiers in Psychology, 9</w:t>
      </w:r>
      <w:r>
        <w:rPr>
          <w:lang w:val="en-US"/>
        </w:rPr>
        <w:t xml:space="preserve">, 797. https://doi.org/10.3389/fpsyg.2018.00797</w:t>
      </w:r>
    </w:p>
    <w:p w14:paraId="10A9D512" w14:textId="77777777" w:rsidR="001666F9" w:rsidRPr="000C4A8B"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 xml:space="preserve">Social Media + Society, 6</w:t>
      </w:r>
      <w:r>
        <w:rPr>
          <w:lang w:val="en-US"/>
        </w:rPr>
        <w:t xml:space="preserve">(2), 1–12. https://doi.org/10.1177/2056305120915613</w:t>
      </w:r>
    </w:p>
    <w:p w14:paraId="5E5FCA89" w14:textId="77777777" w:rsidR="001666F9" w:rsidRDefault="00000000">
      <w:pPr>
        <w:spacing w:after="120" w:line="360" w:lineRule="auto"/>
        <w:ind w:left="720" w:hanging="720"/>
      </w:pPr>
      <w:r>
        <w:rPr>
          <w:lang w:val="en-US"/>
        </w:rPr>
        <w:t xml:space="preserve">Ricci, F., Rokach, L., &amp; Shapira, B. (Hrsg.). (2015). </w:t>
      </w:r>
      <w:r>
        <w:rPr>
          <w:i/>
          <w:iCs/>
          <w:lang w:val="en-US"/>
        </w:rPr>
        <w:t xml:space="preserve">Recommender systems handbook</w:t>
      </w:r>
      <w:r>
        <w:rPr>
          <w:lang w:val="en-US"/>
        </w:rPr>
        <w:t xml:space="preserve"> (2. Auflage). Springer. https://doi.org/10.1007/978-1-4899-7637-6</w:t>
      </w:r>
    </w:p>
    <w:p w14:paraId="1BE9D00D" w14:textId="77777777" w:rsidR="001666F9" w:rsidRPr="000C4A8B" w:rsidRDefault="00000000">
      <w:pPr>
        <w:spacing w:after="120" w:line="360" w:lineRule="auto"/>
        <w:ind w:left="720" w:hanging="720"/>
        <w:rPr>
          <w:lang w:val="en-US"/>
        </w:rPr>
      </w:pPr>
      <w:r>
        <w:rPr>
          <w:lang w:val="en-US"/>
        </w:rPr>
        <w:t xml:space="preserve">Ryan, R. M., &amp; Deci, E. L. (2000). Self-determination theory and the facilitation of intrinsic motivation, social development, and well-being. </w:t>
      </w:r>
      <w:r>
        <w:rPr>
          <w:i/>
          <w:iCs/>
          <w:lang w:val="en-US"/>
        </w:rPr>
        <w:t xml:space="preserve">American Psychologist, 55</w:t>
      </w:r>
      <w:r>
        <w:rPr>
          <w:lang w:val="en-US"/>
        </w:rPr>
        <w:t xml:space="preserve">(1), 68–78. https://doi.org/10.1037/0003-066X.55.1.68</w:t>
      </w:r>
    </w:p>
    <w:p w14:paraId="73DF33DF" w14:textId="77777777" w:rsidR="001666F9" w:rsidRPr="000C4A8B" w:rsidRDefault="00000000">
      <w:pPr>
        <w:spacing w:after="120" w:line="360" w:lineRule="auto"/>
        <w:ind w:left="720" w:hanging="720"/>
        <w:rPr>
          <w:lang w:val="en-US"/>
        </w:rPr>
      </w:pPr>
      <w:r>
        <w:rPr>
          <w:lang w:val="en-US"/>
        </w:rPr>
        <w:t xml:space="preserve">Sunstein, C. R. (2017). </w:t>
      </w:r>
      <w:r>
        <w:rPr>
          <w:i/>
          <w:iCs/>
          <w:lang w:val="en-US"/>
        </w:rPr>
        <w:t xml:space="preserve">#Republic: Divided democracy in the age of social media</w:t>
      </w:r>
      <w:r>
        <w:rPr>
          <w:lang w:val="en-US"/>
        </w:rPr>
        <w:t xml:space="preserve">. Princeton University Press.</w:t>
      </w:r>
    </w:p>
    <w:p w14:paraId="54D5F835" w14:textId="77777777" w:rsidR="001666F9" w:rsidRPr="000C4A8B" w:rsidRDefault="00000000">
      <w:pPr>
        <w:spacing w:after="120" w:line="360" w:lineRule="auto"/>
        <w:ind w:left="720" w:hanging="720"/>
        <w:rPr>
          <w:lang w:val="en-US"/>
        </w:rPr>
      </w:pPr>
      <w:r>
        <w:rPr>
          <w:lang w:val="en-US"/>
        </w:rPr>
        <w:t xml:space="preserve">Vanden Abeele, M. M. P. (2021). Digital wellbeing as a dynamic construct. </w:t>
      </w:r>
      <w:r>
        <w:rPr>
          <w:i/>
          <w:iCs/>
          <w:lang w:val="en-US"/>
        </w:rPr>
        <w:t xml:space="preserve">Communication Theory, 31</w:t>
      </w:r>
      <w:r>
        <w:rPr>
          <w:lang w:val="en-US"/>
        </w:rPr>
        <w:t xml:space="preserve">(4), 932–955. https://doi.org/10.1093/ct/qtaa024</w:t>
      </w:r>
    </w:p>
    <w:p>
      <w:pPr>
        <w:spacing w:after="120" w:line="360" w:lineRule="auto"/>
        <w:ind w:left="720" w:hanging="720"/>
        <w:rPr>
          <w:ins w:id="9124" w:author="Claude" w:date="2026-06-14T12:00:00Z"/>
          <w:lang w:val="en-US"/>
        </w:rPr>
      </w:pPr>
      <w:ins w:id="9125" w:author="Claude" w:date="2026-06-14T12:00:00Z">
        <w:r>
          <w:rPr>
            <w:lang w:val="en-US"/>
          </w:rPr>
          <w:t xml:space="preserve">Venable, J., Pries-Heje, J., &amp; Baskerville, R. (2016). FEDS: A framework for evaluation in design science research. </w:t>
        </w:r>
      </w:ins>
      <w:ins w:id="9126" w:author="Claude" w:date="2026-06-14T12:00:00Z">
        <w:r>
          <w:rPr>
            <w:i/>
            <w:iCs/>
            <w:lang w:val="en-US"/>
          </w:rPr>
          <w:t xml:space="preserve">European Journal of Information Systems, 25</w:t>
        </w:r>
      </w:ins>
      <w:ins w:id="9127" w:author="Claude" w:date="2026-06-14T12:00:00Z">
        <w:r>
          <w:rPr>
            <w:lang w:val="en-US"/>
          </w:rPr>
          <w:t xml:space="preserve">(1), 77–89. https://doi.org/10.1057/ejis.2014.36</w:t>
        </w:r>
      </w:ins>
    </w:p>
    <w:p>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 xml:space="preserve">MIS Quarterly, 27</w:t>
      </w:r>
      <w:r>
        <w:rPr>
          <w:lang w:val="en-US"/>
        </w:rPr>
        <w:t xml:space="preserve">(3), 425–478. https://doi.org/10.2307/30036540</w:t>
      </w:r>
    </w:p>
    <w:p w14:paraId="2F9FEF62" w14:textId="77777777" w:rsidR="001666F9" w:rsidRPr="000C4A8B"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 xml:space="preserve">Journal of Experimental Psychology: General, 144</w:t>
      </w:r>
      <w:r>
        <w:rPr>
          <w:lang w:val="en-US"/>
        </w:rPr>
        <w:t xml:space="preserve">(2),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rPr>
          <w:i/>
          <w:iCs/>
          <w:lang w:val="en-US"/>
        </w:rPr>
        <w:t xml:space="preserve">Science, 359</w:t>
      </w:r>
      <w:r>
        <w:rPr>
          <w:lang w:val="en-US"/>
        </w:rPr>
        <w:t xml:space="preserve">(6380), 1146–1151. https://doi.org/10.1126/science.aap9559</w:t>
      </w:r>
    </w:p>
    <w:p w14:paraId="510A68C9" w14:textId="77777777" w:rsidR="001666F9" w:rsidRPr="000C4A8B" w:rsidRDefault="00000000">
      <w:pPr>
        <w:spacing w:after="120" w:line="360" w:lineRule="auto"/>
        <w:ind w:left="720" w:hanging="720"/>
        <w:rPr>
          <w:lang w:val="en-US"/>
        </w:rPr>
      </w:pPr>
      <w:r>
        <w:rPr/>
        <w:t xml:space="preserve">Weinmann, M., Schneider, C., &amp; vom Brocke, J. (2016). Digital nudging. </w:t>
      </w:r>
      <w:r>
        <w:rPr>
          <w:i/>
          <w:iCs/>
        </w:rPr>
        <w:t xml:space="preserve">Business &amp; Information Systems Engineering, 58</w:t>
      </w:r>
      <w:r>
        <w:rPr/>
        <w:t>(6), 433–436. https://doi.org/10.1007/s12599-016-0453-1</w:t>
      </w:r>
    </w:p>
    <w:p w14:paraId="1762CC53" w14:textId="77777777" w:rsidR="001666F9" w:rsidRDefault="00000000">
      <w:pPr>
        <w:spacing w:after="120" w:line="360" w:lineRule="auto"/>
        <w:ind w:left="720" w:hanging="720"/>
      </w:pPr>
      <w:r>
        <w:rPr>
          <w:lang w:val="en-US"/>
        </w:rPr>
        <w:t xml:space="preserve">Zuboff, S. (2019). </w:t>
      </w:r>
      <w:r>
        <w:rPr>
          <w:i/>
          <w:iCs/>
          <w:lang w:val="en-US"/>
        </w:rPr>
        <w:t xml:space="preserve">The age of surveillance capitalism: The fight for a human future at the new frontier of power</w:t>
      </w:r>
      <w:r>
        <w:rPr>
          <w:lang w:val="en-US"/>
        </w:rPr>
        <w:t xml:space="preserve">. PublicAffairs.</w:t>
      </w:r>
    </w:p>
    <w:p w14:paraId="444555CF" w14:textId="77777777" w:rsidR="001666F9" w:rsidRDefault="00000000">
      <w:pPr>
        <w:pStyle w:val="berschrift1"/>
        <w:pageBreakBefore/>
      </w:pPr>
      <w:bookmarkStart w:id="124" w:name="_Toc232116667"/>
      <w:r>
        <w:lastRenderedPageBreak/>
        <w:t>Wahrheitserklärung</w:t>
      </w:r>
      <w:bookmarkEnd w:id="124"/>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5" w:name="_Toc232116668"/>
      <w:r>
        <w:lastRenderedPageBreak/>
        <w:t>Erklärung zur Nutzung künstlicher Intelligenz</w:t>
      </w:r>
      <w:bookmarkEnd w:id="125"/>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35E105DA"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E3C3" w14:textId="77777777" w:rsidR="00800D63" w:rsidRDefault="00800D63">
      <w:r>
        <w:separator/>
      </w:r>
    </w:p>
  </w:endnote>
  <w:endnote w:type="continuationSeparator" w:id="0">
    <w:p w14:paraId="4182475F" w14:textId="77777777" w:rsidR="00800D63" w:rsidRDefault="0080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D0BF" w14:textId="77777777" w:rsidR="00800D63" w:rsidRDefault="00800D63">
      <w:r>
        <w:separator/>
      </w:r>
    </w:p>
  </w:footnote>
  <w:footnote w:type="continuationSeparator" w:id="0">
    <w:p w14:paraId="26D5FE94" w14:textId="77777777" w:rsidR="00800D63" w:rsidRDefault="0080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7632D8"/>
    <w:rsid w:val="00800D63"/>
    <w:rsid w:val="00804A5C"/>
    <w:rsid w:val="00882C04"/>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21530</Words>
  <Characters>135640</Characters>
  <Application>Microsoft Office Word</Application>
  <DocSecurity>0</DocSecurity>
  <Lines>1130</Lines>
  <Paragraphs>313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7</cp:revision>
  <dcterms:created xsi:type="dcterms:W3CDTF">2026-04-25T15:59:00Z</dcterms:created>
  <dcterms:modified xsi:type="dcterms:W3CDTF">2026-06-11T22:52:00Z</dcterms:modified>
</cp:coreProperties>
</file>