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8E08B" w14:textId="77777777" w:rsidR="009E3789" w:rsidRDefault="00000000">
      <w:pPr>
        <w:spacing w:before="800" w:after="200"/>
        <w:jc w:val="center"/>
      </w:pPr>
      <w:r>
        <w:rPr>
          <w:b/>
          <w:bCs/>
        </w:rPr>
        <w:t>ZHAW Zürcher Hochschule für Angewandte Wissenschaften</w:t>
      </w:r>
    </w:p>
    <w:p w14:paraId="757B2BDB" w14:textId="77777777" w:rsidR="009E3789" w:rsidRDefault="00000000">
      <w:pPr>
        <w:spacing w:after="1200"/>
        <w:jc w:val="center"/>
      </w:pPr>
      <w:r>
        <w:t>School of Management and Law, Institut für Wirtschaftsinformatik</w:t>
      </w:r>
    </w:p>
    <w:p w14:paraId="114E580A" w14:textId="77777777" w:rsidR="009E3789" w:rsidRDefault="00000000">
      <w:pPr>
        <w:spacing w:after="600"/>
        <w:jc w:val="center"/>
      </w:pPr>
      <w:r>
        <w:rPr>
          <w:b/>
          <w:bCs/>
          <w:sz w:val="28"/>
          <w:szCs w:val="28"/>
        </w:rPr>
        <w:t>Bachelorarbeit</w:t>
      </w:r>
    </w:p>
    <w:p w14:paraId="05942545" w14:textId="77777777" w:rsidR="009E3789" w:rsidRDefault="00000000">
      <w:pPr>
        <w:spacing w:after="80"/>
        <w:jc w:val="center"/>
      </w:pPr>
      <w:r>
        <w:rPr>
          <w:b/>
          <w:bCs/>
          <w:sz w:val="44"/>
          <w:szCs w:val="44"/>
        </w:rPr>
        <w:t>Attune: Nutzerzentrierte Personalisierung</w:t>
      </w:r>
    </w:p>
    <w:p w14:paraId="1F666CEF" w14:textId="77777777" w:rsidR="009E3789" w:rsidRDefault="00000000">
      <w:pPr>
        <w:spacing w:after="80"/>
        <w:jc w:val="center"/>
      </w:pPr>
      <w:r>
        <w:rPr>
          <w:b/>
          <w:bCs/>
          <w:sz w:val="44"/>
          <w:szCs w:val="44"/>
        </w:rPr>
        <w:t>im vollautomatisierten Radio</w:t>
      </w:r>
    </w:p>
    <w:p w14:paraId="376DCE63" w14:textId="77777777" w:rsidR="009E3789" w:rsidRDefault="00000000">
      <w:pPr>
        <w:spacing w:after="1200"/>
        <w:jc w:val="center"/>
      </w:pPr>
      <w:r>
        <w:rPr>
          <w:i/>
          <w:iCs/>
          <w:sz w:val="28"/>
          <w:szCs w:val="28"/>
        </w:rPr>
        <w:t>Eine Konzeptstudie im Kontext von Digital Wellbeing</w:t>
      </w:r>
    </w:p>
    <w:p w14:paraId="0A938356" w14:textId="77777777" w:rsidR="009E3789" w:rsidRDefault="00000000">
      <w:pPr>
        <w:spacing w:after="80"/>
        <w:jc w:val="center"/>
      </w:pPr>
      <w:r>
        <w:t>Autor: Michael Möckli</w:t>
      </w:r>
    </w:p>
    <w:p w14:paraId="582225C6" w14:textId="77777777" w:rsidR="009E3789" w:rsidRDefault="00000000">
      <w:pPr>
        <w:spacing w:after="80"/>
        <w:jc w:val="center"/>
      </w:pPr>
      <w:r>
        <w:t>Betreuer: Alexandre de Spindler</w:t>
      </w:r>
    </w:p>
    <w:p w14:paraId="31100B3A" w14:textId="77777777" w:rsidR="009E3789" w:rsidRDefault="00000000">
      <w:pPr>
        <w:spacing w:after="200"/>
        <w:jc w:val="center"/>
      </w:pPr>
      <w:r>
        <w:t>Abgabedatum: 17. Juni 2026</w:t>
      </w:r>
      <w:r>
        <w:br w:type="page"/>
      </w:r>
    </w:p>
    <w:p w14:paraId="4F8B71EF" w14:textId="77777777" w:rsidR="009E3789" w:rsidRDefault="00000000">
      <w:pPr>
        <w:pStyle w:val="berschrift1"/>
      </w:pPr>
      <w:bookmarkStart w:id="0" w:name="_Toc232525736"/>
      <w:r>
        <w:lastRenderedPageBreak/>
        <w:t>Management Summary</w:t>
      </w:r>
      <w:bookmarkEnd w:id="0"/>
    </w:p>
    <w:p w14:paraId="339EAAB4"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69077CCD" w14:textId="77777777" w:rsidR="009E378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5F4BB444" w14:textId="77777777" w:rsidR="009E3789" w:rsidRDefault="00000000">
      <w:pPr>
        <w:spacing w:after="160" w:line="360" w:lineRule="auto"/>
      </w:pPr>
      <w:r>
        <w:t xml:space="preserve">Die Validierung erfolgte in drei Strängen: Machbarkeit, Usability und Akzeptanz sowie Wirkung. Empirische Basis sind ein formatives Erstfeedback mit drei Personen und eine Pilotbefragung mit 25 Teilnehmenden nach einmaliger Nutzung. </w:t>
      </w:r>
      <w:del w:id="2001" w:author="Claude" w:date="2026-06-16T13:00:00Z">
        <w:r>
          <w:delText xml:space="preserve">Die Ergebnisse fallen vorsichtig positiv aus: 88 Prozent der Durchläufe verliefen aus Nutzersicht fehlerfrei, der adaptierte Bedienbarkeits-Index liegt mit 82.5 deutlich über dem Erfolgskriterium, und alle vier untersuchungsleitenden Teilfragen erreichen Werte über der Skalenmitte.</w:delText>
        </w:r>
      </w:del>
      <w:ins w:id="2002" w:author="Claude" w:date="2026-06-16T13:00:00Z">
        <w:r>
          <w:t xml:space="preserve">Die Ergebnisse fallen vorsichtig positiv aus. Aus Nutzersicht verliefen 88 Prozent der Durchläufe fehlerfrei. Das in Abschnitt 8.5 gesetzte Machbarkeitskriterium von 95 Prozent wird damit knapp verfehlt. Die berichteten Störungen waren geringfügig und brachen keinen Durchlauf ab. Der adaptierte Bedienbarkeits-Index liegt mit 82.5 deutlich über dem Erfolgskriterium, und alle vier untersuchungsleitenden Teilfragen erreichen Werte über der Skalenmitte.</w:t>
        </w:r>
      </w:ins>
      <w:r>
        <w:t xml:space="preserve"> Am stärksten wirkt die explizite Präferenzangabe auf das Autonomie- und Kompetenzerleben. Verhalten bleibt der unmittelbar berichtete Wohlbefindens-Gewinn beim Erstkontakt; auffällig ist jedoch, dass Personen, die sich von algorithmischen Plattformen «festgehalten» fühlen, ihr Wohlbefinden bei Attune deutlich höher bewerten.</w:t>
      </w:r>
    </w:p>
    <w:p w14:paraId="764F6ED7" w14:textId="77777777" w:rsidR="009E3789" w:rsidRDefault="00000000">
      <w:pPr>
        <w:spacing w:after="160" w:line="360" w:lineRule="auto"/>
      </w:pPr>
      <w:r>
        <w:t xml:space="preserve">Die Forschungsfrage stellt eine Doppelbedingung an das Ergebnis. Ihr erster Teil verlangt, dass das Ergebnis die Bedürfnisse der Nutzenden erfüllt. Dieser Teil ist gestützt. Wellbeing-orientierte Personalisierung erweist sich als technisch machbar und wird von den Nutzenden als bedürfnisgerecht angenommen. Ihr zweiter Teil verlangt eine Förderung des Wohlbefindens. Dieser Teil ist im Erstkontakt nicht nachweisbar. Der unmittelbar berichtete Wohlbefindens-Gewinn bleibt verhalten und liegt mit M = 3.37 für das Wohlbefinden und M = 3.00 für das Entspannungserleben auf beziehungsweise unter der Skalenmitte. Das vorsichtig positive Gesamturteil gilt deshalb nur für die erste Hälfte der Doppelbedingung. Aus den belegten Befunden verdichtet die Arbeit vier übertragbare Designprinzipien:</w:t>
      </w:r>
      <w:r>
        <w:t xml:space="preserve"> explizite Präferenzangabe über wenige verständliche Stellschrauben, definierte Sessions mit bewusst gesetztem Ende, salient platzierte Transparenz sowie Vielfalt als expliziter Zielwert der Kuratierung. Der Beitrag liegt damit auf drei Ebenen: einem theoretisch verankerten Bausteinmodell wellbeing-orientierter Personalisierung (konzeptionell), einem lauffähigen End-to-End-Artefakt,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r>
      <w:r>
        <w:br w:type="page"/>
      </w:r>
    </w:p>
    <w:p w14:paraId="605C1BA6" w14:textId="77777777" w:rsidR="009E3789" w:rsidRDefault="00000000">
      <w:pPr>
        <w:pStyle w:val="berschrift1"/>
      </w:pPr>
      <w:bookmarkStart w:id="1" w:name="_Toc232525737"/>
      <w:r>
        <w:lastRenderedPageBreak/>
        <w:t>Inhaltsverzeichnis</w:t>
      </w:r>
      <w:bookmarkEnd w:id="1"/>
    </w:p>
    <w:sdt>
      <w:sdtPr>
        <w:id w:val="-1923638116"/>
        <w:docPartObj>
          <w:docPartGallery w:val="Table of Contents"/>
          <w:docPartUnique/>
        </w:docPartObj>
      </w:sdtPr>
      <w:sdtContent>
        <w:p w14:paraId="3F8BAD70" w14:textId="1B9E93E6"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525736" w:history="1">
            <w:r w:rsidR="002303AD" w:rsidRPr="008375B6">
              <w:rPr>
                <w:rStyle w:val="Hyperlink"/>
                <w:noProof/>
              </w:rPr>
              <w:t>Management Summary</w:t>
            </w:r>
            <w:r w:rsidR="002303AD">
              <w:rPr>
                <w:noProof/>
                <w:webHidden/>
              </w:rPr>
              <w:tab/>
            </w:r>
            <w:r w:rsidR="002303AD">
              <w:rPr>
                <w:noProof/>
                <w:webHidden/>
              </w:rPr>
              <w:fldChar w:fldCharType="begin"/>
            </w:r>
            <w:r w:rsidR="002303AD">
              <w:rPr>
                <w:noProof/>
                <w:webHidden/>
              </w:rPr>
              <w:instrText xml:space="preserve"> PAGEREF _Toc232525736 \h </w:instrText>
            </w:r>
            <w:r w:rsidR="002303AD">
              <w:rPr>
                <w:noProof/>
                <w:webHidden/>
              </w:rPr>
            </w:r>
            <w:r w:rsidR="002303AD">
              <w:rPr>
                <w:noProof/>
                <w:webHidden/>
              </w:rPr>
              <w:fldChar w:fldCharType="separate"/>
            </w:r>
            <w:r w:rsidR="002303AD">
              <w:rPr>
                <w:noProof/>
                <w:webHidden/>
              </w:rPr>
              <w:t>2</w:t>
            </w:r>
            <w:r w:rsidR="002303AD">
              <w:rPr>
                <w:noProof/>
                <w:webHidden/>
              </w:rPr>
              <w:fldChar w:fldCharType="end"/>
            </w:r>
          </w:hyperlink>
        </w:p>
        <w:p w14:paraId="6C89657F" w14:textId="6BE59FB4"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7" w:history="1">
            <w:r w:rsidRPr="008375B6">
              <w:rPr>
                <w:rStyle w:val="Hyperlink"/>
                <w:noProof/>
              </w:rPr>
              <w:t>Inhaltsverzeichnis</w:t>
            </w:r>
            <w:r>
              <w:rPr>
                <w:noProof/>
                <w:webHidden/>
              </w:rPr>
              <w:tab/>
            </w:r>
            <w:r>
              <w:rPr>
                <w:noProof/>
                <w:webHidden/>
              </w:rPr>
              <w:fldChar w:fldCharType="begin"/>
            </w:r>
            <w:r>
              <w:rPr>
                <w:noProof/>
                <w:webHidden/>
              </w:rPr>
              <w:instrText xml:space="preserve"> PAGEREF _Toc232525737 \h </w:instrText>
            </w:r>
            <w:r>
              <w:rPr>
                <w:noProof/>
                <w:webHidden/>
              </w:rPr>
            </w:r>
            <w:r>
              <w:rPr>
                <w:noProof/>
                <w:webHidden/>
              </w:rPr>
              <w:fldChar w:fldCharType="separate"/>
            </w:r>
            <w:r>
              <w:rPr>
                <w:noProof/>
                <w:webHidden/>
              </w:rPr>
              <w:t>4</w:t>
            </w:r>
            <w:r>
              <w:rPr>
                <w:noProof/>
                <w:webHidden/>
              </w:rPr>
              <w:fldChar w:fldCharType="end"/>
            </w:r>
          </w:hyperlink>
        </w:p>
        <w:p w14:paraId="6E07A1BC" w14:textId="44325D13"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8" w:history="1">
            <w:r w:rsidRPr="008375B6">
              <w:rPr>
                <w:rStyle w:val="Hyperlink"/>
                <w:noProof/>
              </w:rPr>
              <w:t>Abbildungsverzeichnis</w:t>
            </w:r>
            <w:r>
              <w:rPr>
                <w:noProof/>
                <w:webHidden/>
              </w:rPr>
              <w:tab/>
            </w:r>
            <w:r>
              <w:rPr>
                <w:noProof/>
                <w:webHidden/>
              </w:rPr>
              <w:fldChar w:fldCharType="begin"/>
            </w:r>
            <w:r>
              <w:rPr>
                <w:noProof/>
                <w:webHidden/>
              </w:rPr>
              <w:instrText xml:space="preserve"> PAGEREF _Toc232525738 \h </w:instrText>
            </w:r>
            <w:r>
              <w:rPr>
                <w:noProof/>
                <w:webHidden/>
              </w:rPr>
            </w:r>
            <w:r>
              <w:rPr>
                <w:noProof/>
                <w:webHidden/>
              </w:rPr>
              <w:fldChar w:fldCharType="separate"/>
            </w:r>
            <w:r>
              <w:rPr>
                <w:noProof/>
                <w:webHidden/>
              </w:rPr>
              <w:t>8</w:t>
            </w:r>
            <w:r>
              <w:rPr>
                <w:noProof/>
                <w:webHidden/>
              </w:rPr>
              <w:fldChar w:fldCharType="end"/>
            </w:r>
          </w:hyperlink>
        </w:p>
        <w:p w14:paraId="35D49904" w14:textId="61ED14A6"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9" w:history="1">
            <w:r w:rsidRPr="008375B6">
              <w:rPr>
                <w:rStyle w:val="Hyperlink"/>
                <w:noProof/>
              </w:rPr>
              <w:t>Tabellenverzeichnis</w:t>
            </w:r>
            <w:r>
              <w:rPr>
                <w:noProof/>
                <w:webHidden/>
              </w:rPr>
              <w:tab/>
            </w:r>
            <w:r>
              <w:rPr>
                <w:noProof/>
                <w:webHidden/>
              </w:rPr>
              <w:fldChar w:fldCharType="begin"/>
            </w:r>
            <w:r>
              <w:rPr>
                <w:noProof/>
                <w:webHidden/>
              </w:rPr>
              <w:instrText xml:space="preserve"> PAGEREF _Toc232525739 \h </w:instrText>
            </w:r>
            <w:r>
              <w:rPr>
                <w:noProof/>
                <w:webHidden/>
              </w:rPr>
            </w:r>
            <w:r>
              <w:rPr>
                <w:noProof/>
                <w:webHidden/>
              </w:rPr>
              <w:fldChar w:fldCharType="separate"/>
            </w:r>
            <w:r>
              <w:rPr>
                <w:noProof/>
                <w:webHidden/>
              </w:rPr>
              <w:t>8</w:t>
            </w:r>
            <w:r>
              <w:rPr>
                <w:noProof/>
                <w:webHidden/>
              </w:rPr>
              <w:fldChar w:fldCharType="end"/>
            </w:r>
          </w:hyperlink>
        </w:p>
        <w:p w14:paraId="37FF01B3" w14:textId="6CE34E3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0" w:history="1">
            <w:r w:rsidRPr="008375B6">
              <w:rPr>
                <w:rStyle w:val="Hyperlink"/>
                <w:noProof/>
              </w:rPr>
              <w:t>Abkürzungsverzeichnis</w:t>
            </w:r>
            <w:r>
              <w:rPr>
                <w:noProof/>
                <w:webHidden/>
              </w:rPr>
              <w:tab/>
            </w:r>
            <w:r>
              <w:rPr>
                <w:noProof/>
                <w:webHidden/>
              </w:rPr>
              <w:fldChar w:fldCharType="begin"/>
            </w:r>
            <w:r>
              <w:rPr>
                <w:noProof/>
                <w:webHidden/>
              </w:rPr>
              <w:instrText xml:space="preserve"> PAGEREF _Toc232525740 \h </w:instrText>
            </w:r>
            <w:r>
              <w:rPr>
                <w:noProof/>
                <w:webHidden/>
              </w:rPr>
            </w:r>
            <w:r>
              <w:rPr>
                <w:noProof/>
                <w:webHidden/>
              </w:rPr>
              <w:fldChar w:fldCharType="separate"/>
            </w:r>
            <w:r>
              <w:rPr>
                <w:noProof/>
                <w:webHidden/>
              </w:rPr>
              <w:t>9</w:t>
            </w:r>
            <w:r>
              <w:rPr>
                <w:noProof/>
                <w:webHidden/>
              </w:rPr>
              <w:fldChar w:fldCharType="end"/>
            </w:r>
          </w:hyperlink>
        </w:p>
        <w:p w14:paraId="4CF1024C" w14:textId="1A5B3D68"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1" w:history="1">
            <w:r w:rsidRPr="008375B6">
              <w:rPr>
                <w:rStyle w:val="Hyperlink"/>
                <w:noProof/>
              </w:rPr>
              <w:t>1  Motivation</w:t>
            </w:r>
            <w:r>
              <w:rPr>
                <w:noProof/>
                <w:webHidden/>
              </w:rPr>
              <w:tab/>
            </w:r>
            <w:r>
              <w:rPr>
                <w:noProof/>
                <w:webHidden/>
              </w:rPr>
              <w:fldChar w:fldCharType="begin"/>
            </w:r>
            <w:r>
              <w:rPr>
                <w:noProof/>
                <w:webHidden/>
              </w:rPr>
              <w:instrText xml:space="preserve"> PAGEREF _Toc232525741 \h </w:instrText>
            </w:r>
            <w:r>
              <w:rPr>
                <w:noProof/>
                <w:webHidden/>
              </w:rPr>
            </w:r>
            <w:r>
              <w:rPr>
                <w:noProof/>
                <w:webHidden/>
              </w:rPr>
              <w:fldChar w:fldCharType="separate"/>
            </w:r>
            <w:r>
              <w:rPr>
                <w:noProof/>
                <w:webHidden/>
              </w:rPr>
              <w:t>10</w:t>
            </w:r>
            <w:r>
              <w:rPr>
                <w:noProof/>
                <w:webHidden/>
              </w:rPr>
              <w:fldChar w:fldCharType="end"/>
            </w:r>
          </w:hyperlink>
        </w:p>
        <w:p w14:paraId="54F20862" w14:textId="3A7721C6"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2" w:history="1">
            <w:r w:rsidRPr="008375B6">
              <w:rPr>
                <w:rStyle w:val="Hyperlink"/>
                <w:noProof/>
              </w:rPr>
              <w:t>1.1  Das Spannungsfeld zwischen Nutzer und Anbieter</w:t>
            </w:r>
            <w:r>
              <w:rPr>
                <w:noProof/>
                <w:webHidden/>
              </w:rPr>
              <w:tab/>
            </w:r>
            <w:r>
              <w:rPr>
                <w:noProof/>
                <w:webHidden/>
              </w:rPr>
              <w:fldChar w:fldCharType="begin"/>
            </w:r>
            <w:r>
              <w:rPr>
                <w:noProof/>
                <w:webHidden/>
              </w:rPr>
              <w:instrText xml:space="preserve"> PAGEREF _Toc232525742 \h </w:instrText>
            </w:r>
            <w:r>
              <w:rPr>
                <w:noProof/>
                <w:webHidden/>
              </w:rPr>
            </w:r>
            <w:r>
              <w:rPr>
                <w:noProof/>
                <w:webHidden/>
              </w:rPr>
              <w:fldChar w:fldCharType="separate"/>
            </w:r>
            <w:r>
              <w:rPr>
                <w:noProof/>
                <w:webHidden/>
              </w:rPr>
              <w:t>10</w:t>
            </w:r>
            <w:r>
              <w:rPr>
                <w:noProof/>
                <w:webHidden/>
              </w:rPr>
              <w:fldChar w:fldCharType="end"/>
            </w:r>
          </w:hyperlink>
        </w:p>
        <w:p w14:paraId="64386B38" w14:textId="444065BA"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3" w:history="1">
            <w:r w:rsidRPr="008375B6">
              <w:rPr>
                <w:rStyle w:val="Hyperlink"/>
                <w:noProof/>
              </w:rPr>
              <w:t>1.2  Das Geschäftsmodell der Aufmerksamkeitsökonomie</w:t>
            </w:r>
            <w:r>
              <w:rPr>
                <w:noProof/>
                <w:webHidden/>
              </w:rPr>
              <w:tab/>
            </w:r>
            <w:r>
              <w:rPr>
                <w:noProof/>
                <w:webHidden/>
              </w:rPr>
              <w:fldChar w:fldCharType="begin"/>
            </w:r>
            <w:r>
              <w:rPr>
                <w:noProof/>
                <w:webHidden/>
              </w:rPr>
              <w:instrText xml:space="preserve"> PAGEREF _Toc232525743 \h </w:instrText>
            </w:r>
            <w:r>
              <w:rPr>
                <w:noProof/>
                <w:webHidden/>
              </w:rPr>
            </w:r>
            <w:r>
              <w:rPr>
                <w:noProof/>
                <w:webHidden/>
              </w:rPr>
              <w:fldChar w:fldCharType="separate"/>
            </w:r>
            <w:r>
              <w:rPr>
                <w:noProof/>
                <w:webHidden/>
              </w:rPr>
              <w:t>11</w:t>
            </w:r>
            <w:r>
              <w:rPr>
                <w:noProof/>
                <w:webHidden/>
              </w:rPr>
              <w:fldChar w:fldCharType="end"/>
            </w:r>
          </w:hyperlink>
        </w:p>
        <w:p w14:paraId="63763874" w14:textId="02F3938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4" w:history="1">
            <w:r w:rsidRPr="008375B6">
              <w:rPr>
                <w:rStyle w:val="Hyperlink"/>
                <w:noProof/>
              </w:rPr>
              <w:t>1.3  Manipulative Designmuster</w:t>
            </w:r>
            <w:r>
              <w:rPr>
                <w:noProof/>
                <w:webHidden/>
              </w:rPr>
              <w:tab/>
            </w:r>
            <w:r>
              <w:rPr>
                <w:noProof/>
                <w:webHidden/>
              </w:rPr>
              <w:fldChar w:fldCharType="begin"/>
            </w:r>
            <w:r>
              <w:rPr>
                <w:noProof/>
                <w:webHidden/>
              </w:rPr>
              <w:instrText xml:space="preserve"> PAGEREF _Toc232525744 \h </w:instrText>
            </w:r>
            <w:r>
              <w:rPr>
                <w:noProof/>
                <w:webHidden/>
              </w:rPr>
            </w:r>
            <w:r>
              <w:rPr>
                <w:noProof/>
                <w:webHidden/>
              </w:rPr>
              <w:fldChar w:fldCharType="separate"/>
            </w:r>
            <w:r>
              <w:rPr>
                <w:noProof/>
                <w:webHidden/>
              </w:rPr>
              <w:t>11</w:t>
            </w:r>
            <w:r>
              <w:rPr>
                <w:noProof/>
                <w:webHidden/>
              </w:rPr>
              <w:fldChar w:fldCharType="end"/>
            </w:r>
          </w:hyperlink>
        </w:p>
        <w:p w14:paraId="4960B6AC" w14:textId="7FDED3ED"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5" w:history="1">
            <w:r w:rsidRPr="008375B6">
              <w:rPr>
                <w:rStyle w:val="Hyperlink"/>
                <w:noProof/>
              </w:rPr>
              <w:t>1.4  Filterblasen, Echokammern und Polarisierung</w:t>
            </w:r>
            <w:r>
              <w:rPr>
                <w:noProof/>
                <w:webHidden/>
              </w:rPr>
              <w:tab/>
            </w:r>
            <w:r>
              <w:rPr>
                <w:noProof/>
                <w:webHidden/>
              </w:rPr>
              <w:fldChar w:fldCharType="begin"/>
            </w:r>
            <w:r>
              <w:rPr>
                <w:noProof/>
                <w:webHidden/>
              </w:rPr>
              <w:instrText xml:space="preserve"> PAGEREF _Toc232525745 \h </w:instrText>
            </w:r>
            <w:r>
              <w:rPr>
                <w:noProof/>
                <w:webHidden/>
              </w:rPr>
            </w:r>
            <w:r>
              <w:rPr>
                <w:noProof/>
                <w:webHidden/>
              </w:rPr>
              <w:fldChar w:fldCharType="separate"/>
            </w:r>
            <w:r>
              <w:rPr>
                <w:noProof/>
                <w:webHidden/>
              </w:rPr>
              <w:t>12</w:t>
            </w:r>
            <w:r>
              <w:rPr>
                <w:noProof/>
                <w:webHidden/>
              </w:rPr>
              <w:fldChar w:fldCharType="end"/>
            </w:r>
          </w:hyperlink>
        </w:p>
        <w:p w14:paraId="1E4CB9FB" w14:textId="042A996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6" w:history="1">
            <w:r w:rsidRPr="008375B6">
              <w:rPr>
                <w:rStyle w:val="Hyperlink"/>
                <w:noProof/>
              </w:rPr>
              <w:t>1.5  Psychisches Wohlbefinden und Suchtverhalten</w:t>
            </w:r>
            <w:r>
              <w:rPr>
                <w:noProof/>
                <w:webHidden/>
              </w:rPr>
              <w:tab/>
            </w:r>
            <w:r>
              <w:rPr>
                <w:noProof/>
                <w:webHidden/>
              </w:rPr>
              <w:fldChar w:fldCharType="begin"/>
            </w:r>
            <w:r>
              <w:rPr>
                <w:noProof/>
                <w:webHidden/>
              </w:rPr>
              <w:instrText xml:space="preserve"> PAGEREF _Toc232525746 \h </w:instrText>
            </w:r>
            <w:r>
              <w:rPr>
                <w:noProof/>
                <w:webHidden/>
              </w:rPr>
            </w:r>
            <w:r>
              <w:rPr>
                <w:noProof/>
                <w:webHidden/>
              </w:rPr>
              <w:fldChar w:fldCharType="separate"/>
            </w:r>
            <w:r>
              <w:rPr>
                <w:noProof/>
                <w:webHidden/>
              </w:rPr>
              <w:t>13</w:t>
            </w:r>
            <w:r>
              <w:rPr>
                <w:noProof/>
                <w:webHidden/>
              </w:rPr>
              <w:fldChar w:fldCharType="end"/>
            </w:r>
          </w:hyperlink>
        </w:p>
        <w:p w14:paraId="00878F54" w14:textId="5996821D"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7" w:history="1">
            <w:r w:rsidRPr="008375B6">
              <w:rPr>
                <w:rStyle w:val="Hyperlink"/>
                <w:noProof/>
              </w:rPr>
              <w:t>1.6  Verlust der Nutzerautonomie</w:t>
            </w:r>
            <w:r>
              <w:rPr>
                <w:noProof/>
                <w:webHidden/>
              </w:rPr>
              <w:tab/>
            </w:r>
            <w:r>
              <w:rPr>
                <w:noProof/>
                <w:webHidden/>
              </w:rPr>
              <w:fldChar w:fldCharType="begin"/>
            </w:r>
            <w:r>
              <w:rPr>
                <w:noProof/>
                <w:webHidden/>
              </w:rPr>
              <w:instrText xml:space="preserve"> PAGEREF _Toc232525747 \h </w:instrText>
            </w:r>
            <w:r>
              <w:rPr>
                <w:noProof/>
                <w:webHidden/>
              </w:rPr>
            </w:r>
            <w:r>
              <w:rPr>
                <w:noProof/>
                <w:webHidden/>
              </w:rPr>
              <w:fldChar w:fldCharType="separate"/>
            </w:r>
            <w:r>
              <w:rPr>
                <w:noProof/>
                <w:webHidden/>
              </w:rPr>
              <w:t>13</w:t>
            </w:r>
            <w:r>
              <w:rPr>
                <w:noProof/>
                <w:webHidden/>
              </w:rPr>
              <w:fldChar w:fldCharType="end"/>
            </w:r>
          </w:hyperlink>
        </w:p>
        <w:p w14:paraId="6B924562" w14:textId="74A105D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8" w:history="1">
            <w:r w:rsidRPr="008375B6">
              <w:rPr>
                <w:rStyle w:val="Hyperlink"/>
                <w:noProof/>
              </w:rPr>
              <w:t>1.7  Zwischenfazit: Der Kern des Problems</w:t>
            </w:r>
            <w:r>
              <w:rPr>
                <w:noProof/>
                <w:webHidden/>
              </w:rPr>
              <w:tab/>
            </w:r>
            <w:r>
              <w:rPr>
                <w:noProof/>
                <w:webHidden/>
              </w:rPr>
              <w:fldChar w:fldCharType="begin"/>
            </w:r>
            <w:r>
              <w:rPr>
                <w:noProof/>
                <w:webHidden/>
              </w:rPr>
              <w:instrText xml:space="preserve"> PAGEREF _Toc232525748 \h </w:instrText>
            </w:r>
            <w:r>
              <w:rPr>
                <w:noProof/>
                <w:webHidden/>
              </w:rPr>
            </w:r>
            <w:r>
              <w:rPr>
                <w:noProof/>
                <w:webHidden/>
              </w:rPr>
              <w:fldChar w:fldCharType="separate"/>
            </w:r>
            <w:r>
              <w:rPr>
                <w:noProof/>
                <w:webHidden/>
              </w:rPr>
              <w:t>14</w:t>
            </w:r>
            <w:r>
              <w:rPr>
                <w:noProof/>
                <w:webHidden/>
              </w:rPr>
              <w:fldChar w:fldCharType="end"/>
            </w:r>
          </w:hyperlink>
        </w:p>
        <w:p w14:paraId="657C9F76" w14:textId="048BBC78"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9" w:history="1">
            <w:r w:rsidRPr="008375B6">
              <w:rPr>
                <w:rStyle w:val="Hyperlink"/>
                <w:noProof/>
              </w:rPr>
              <w:t>2  Background</w:t>
            </w:r>
            <w:r>
              <w:rPr>
                <w:noProof/>
                <w:webHidden/>
              </w:rPr>
              <w:tab/>
            </w:r>
            <w:r>
              <w:rPr>
                <w:noProof/>
                <w:webHidden/>
              </w:rPr>
              <w:fldChar w:fldCharType="begin"/>
            </w:r>
            <w:r>
              <w:rPr>
                <w:noProof/>
                <w:webHidden/>
              </w:rPr>
              <w:instrText xml:space="preserve"> PAGEREF _Toc232525749 \h </w:instrText>
            </w:r>
            <w:r>
              <w:rPr>
                <w:noProof/>
                <w:webHidden/>
              </w:rPr>
            </w:r>
            <w:r>
              <w:rPr>
                <w:noProof/>
                <w:webHidden/>
              </w:rPr>
              <w:fldChar w:fldCharType="separate"/>
            </w:r>
            <w:r>
              <w:rPr>
                <w:noProof/>
                <w:webHidden/>
              </w:rPr>
              <w:t>16</w:t>
            </w:r>
            <w:r>
              <w:rPr>
                <w:noProof/>
                <w:webHidden/>
              </w:rPr>
              <w:fldChar w:fldCharType="end"/>
            </w:r>
          </w:hyperlink>
        </w:p>
        <w:p w14:paraId="78FE5598" w14:textId="7FF172E4"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50" w:history="1">
            <w:r w:rsidRPr="008375B6">
              <w:rPr>
                <w:rStyle w:val="Hyperlink"/>
                <w:noProof/>
              </w:rPr>
              <w:t>2.1  Bedürfnisse und Motivationen der Akteure</w:t>
            </w:r>
            <w:r>
              <w:rPr>
                <w:noProof/>
                <w:webHidden/>
              </w:rPr>
              <w:tab/>
            </w:r>
            <w:r>
              <w:rPr>
                <w:noProof/>
                <w:webHidden/>
              </w:rPr>
              <w:fldChar w:fldCharType="begin"/>
            </w:r>
            <w:r>
              <w:rPr>
                <w:noProof/>
                <w:webHidden/>
              </w:rPr>
              <w:instrText xml:space="preserve"> PAGEREF _Toc232525750 \h </w:instrText>
            </w:r>
            <w:r>
              <w:rPr>
                <w:noProof/>
                <w:webHidden/>
              </w:rPr>
            </w:r>
            <w:r>
              <w:rPr>
                <w:noProof/>
                <w:webHidden/>
              </w:rPr>
              <w:fldChar w:fldCharType="separate"/>
            </w:r>
            <w:r>
              <w:rPr>
                <w:noProof/>
                <w:webHidden/>
              </w:rPr>
              <w:t>16</w:t>
            </w:r>
            <w:r>
              <w:rPr>
                <w:noProof/>
                <w:webHidden/>
              </w:rPr>
              <w:fldChar w:fldCharType="end"/>
            </w:r>
          </w:hyperlink>
        </w:p>
        <w:p w14:paraId="50269F5B" w14:textId="41155138"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1" w:history="1">
            <w:r w:rsidRPr="008375B6">
              <w:rPr>
                <w:rStyle w:val="Hyperlink"/>
                <w:noProof/>
              </w:rPr>
              <w:t>2.1.1  Anbieterseite</w:t>
            </w:r>
            <w:r>
              <w:rPr>
                <w:noProof/>
                <w:webHidden/>
              </w:rPr>
              <w:tab/>
            </w:r>
            <w:r>
              <w:rPr>
                <w:noProof/>
                <w:webHidden/>
              </w:rPr>
              <w:fldChar w:fldCharType="begin"/>
            </w:r>
            <w:r>
              <w:rPr>
                <w:noProof/>
                <w:webHidden/>
              </w:rPr>
              <w:instrText xml:space="preserve"> PAGEREF _Toc232525751 \h </w:instrText>
            </w:r>
            <w:r>
              <w:rPr>
                <w:noProof/>
                <w:webHidden/>
              </w:rPr>
            </w:r>
            <w:r>
              <w:rPr>
                <w:noProof/>
                <w:webHidden/>
              </w:rPr>
              <w:fldChar w:fldCharType="separate"/>
            </w:r>
            <w:r>
              <w:rPr>
                <w:noProof/>
                <w:webHidden/>
              </w:rPr>
              <w:t>16</w:t>
            </w:r>
            <w:r>
              <w:rPr>
                <w:noProof/>
                <w:webHidden/>
              </w:rPr>
              <w:fldChar w:fldCharType="end"/>
            </w:r>
          </w:hyperlink>
        </w:p>
        <w:p w14:paraId="74BC38B4" w14:textId="5FAE2E8E"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2" w:history="1">
            <w:r w:rsidRPr="008375B6">
              <w:rPr>
                <w:rStyle w:val="Hyperlink"/>
                <w:noProof/>
              </w:rPr>
              <w:t>2.1.2  Nutzerseite</w:t>
            </w:r>
            <w:r>
              <w:rPr>
                <w:noProof/>
                <w:webHidden/>
              </w:rPr>
              <w:tab/>
            </w:r>
            <w:r>
              <w:rPr>
                <w:noProof/>
                <w:webHidden/>
              </w:rPr>
              <w:fldChar w:fldCharType="begin"/>
            </w:r>
            <w:r>
              <w:rPr>
                <w:noProof/>
                <w:webHidden/>
              </w:rPr>
              <w:instrText xml:space="preserve"> PAGEREF _Toc232525752 \h </w:instrText>
            </w:r>
            <w:r>
              <w:rPr>
                <w:noProof/>
                <w:webHidden/>
              </w:rPr>
            </w:r>
            <w:r>
              <w:rPr>
                <w:noProof/>
                <w:webHidden/>
              </w:rPr>
              <w:fldChar w:fldCharType="separate"/>
            </w:r>
            <w:r>
              <w:rPr>
                <w:noProof/>
                <w:webHidden/>
              </w:rPr>
              <w:t>16</w:t>
            </w:r>
            <w:r>
              <w:rPr>
                <w:noProof/>
                <w:webHidden/>
              </w:rPr>
              <w:fldChar w:fldCharType="end"/>
            </w:r>
          </w:hyperlink>
        </w:p>
        <w:p w14:paraId="73D838A4" w14:textId="114F4034"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53" w:history="1">
            <w:r w:rsidRPr="008375B6">
              <w:rPr>
                <w:rStyle w:val="Hyperlink"/>
                <w:noProof/>
              </w:rPr>
              <w:t>2.2  Mechanismen digitaler Medienangebote</w:t>
            </w:r>
            <w:r>
              <w:rPr>
                <w:noProof/>
                <w:webHidden/>
              </w:rPr>
              <w:tab/>
            </w:r>
            <w:r>
              <w:rPr>
                <w:noProof/>
                <w:webHidden/>
              </w:rPr>
              <w:fldChar w:fldCharType="begin"/>
            </w:r>
            <w:r>
              <w:rPr>
                <w:noProof/>
                <w:webHidden/>
              </w:rPr>
              <w:instrText xml:space="preserve"> PAGEREF _Toc232525753 \h </w:instrText>
            </w:r>
            <w:r>
              <w:rPr>
                <w:noProof/>
                <w:webHidden/>
              </w:rPr>
            </w:r>
            <w:r>
              <w:rPr>
                <w:noProof/>
                <w:webHidden/>
              </w:rPr>
              <w:fldChar w:fldCharType="separate"/>
            </w:r>
            <w:r>
              <w:rPr>
                <w:noProof/>
                <w:webHidden/>
              </w:rPr>
              <w:t>17</w:t>
            </w:r>
            <w:r>
              <w:rPr>
                <w:noProof/>
                <w:webHidden/>
              </w:rPr>
              <w:fldChar w:fldCharType="end"/>
            </w:r>
          </w:hyperlink>
        </w:p>
        <w:p w14:paraId="4901D11B" w14:textId="57469BF9"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4" w:history="1">
            <w:r w:rsidRPr="008375B6">
              <w:rPr>
                <w:rStyle w:val="Hyperlink"/>
                <w:noProof/>
              </w:rPr>
              <w:t>2.2.1  Klassifikation und Ontologien</w:t>
            </w:r>
            <w:r>
              <w:rPr>
                <w:noProof/>
                <w:webHidden/>
              </w:rPr>
              <w:tab/>
            </w:r>
            <w:r>
              <w:rPr>
                <w:noProof/>
                <w:webHidden/>
              </w:rPr>
              <w:fldChar w:fldCharType="begin"/>
            </w:r>
            <w:r>
              <w:rPr>
                <w:noProof/>
                <w:webHidden/>
              </w:rPr>
              <w:instrText xml:space="preserve"> PAGEREF _Toc232525754 \h </w:instrText>
            </w:r>
            <w:r>
              <w:rPr>
                <w:noProof/>
                <w:webHidden/>
              </w:rPr>
            </w:r>
            <w:r>
              <w:rPr>
                <w:noProof/>
                <w:webHidden/>
              </w:rPr>
              <w:fldChar w:fldCharType="separate"/>
            </w:r>
            <w:r>
              <w:rPr>
                <w:noProof/>
                <w:webHidden/>
              </w:rPr>
              <w:t>17</w:t>
            </w:r>
            <w:r>
              <w:rPr>
                <w:noProof/>
                <w:webHidden/>
              </w:rPr>
              <w:fldChar w:fldCharType="end"/>
            </w:r>
          </w:hyperlink>
        </w:p>
        <w:p w14:paraId="65BFD771" w14:textId="3B5D9F6B"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5" w:history="1">
            <w:r w:rsidRPr="008375B6">
              <w:rPr>
                <w:rStyle w:val="Hyperlink"/>
                <w:noProof/>
              </w:rPr>
              <w:t>2.2.2  Suche</w:t>
            </w:r>
            <w:r>
              <w:rPr>
                <w:noProof/>
                <w:webHidden/>
              </w:rPr>
              <w:tab/>
            </w:r>
            <w:r>
              <w:rPr>
                <w:noProof/>
                <w:webHidden/>
              </w:rPr>
              <w:fldChar w:fldCharType="begin"/>
            </w:r>
            <w:r>
              <w:rPr>
                <w:noProof/>
                <w:webHidden/>
              </w:rPr>
              <w:instrText xml:space="preserve"> PAGEREF _Toc232525755 \h </w:instrText>
            </w:r>
            <w:r>
              <w:rPr>
                <w:noProof/>
                <w:webHidden/>
              </w:rPr>
            </w:r>
            <w:r>
              <w:rPr>
                <w:noProof/>
                <w:webHidden/>
              </w:rPr>
              <w:fldChar w:fldCharType="separate"/>
            </w:r>
            <w:r>
              <w:rPr>
                <w:noProof/>
                <w:webHidden/>
              </w:rPr>
              <w:t>18</w:t>
            </w:r>
            <w:r>
              <w:rPr>
                <w:noProof/>
                <w:webHidden/>
              </w:rPr>
              <w:fldChar w:fldCharType="end"/>
            </w:r>
          </w:hyperlink>
        </w:p>
        <w:p w14:paraId="0BB8F3B4" w14:textId="19E34B1F"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6" w:history="1">
            <w:r w:rsidRPr="008375B6">
              <w:rPr>
                <w:rStyle w:val="Hyperlink"/>
                <w:noProof/>
              </w:rPr>
              <w:t>2.2.3  Empfehlungssysteme</w:t>
            </w:r>
            <w:r>
              <w:rPr>
                <w:noProof/>
                <w:webHidden/>
              </w:rPr>
              <w:tab/>
            </w:r>
            <w:r>
              <w:rPr>
                <w:noProof/>
                <w:webHidden/>
              </w:rPr>
              <w:fldChar w:fldCharType="begin"/>
            </w:r>
            <w:r>
              <w:rPr>
                <w:noProof/>
                <w:webHidden/>
              </w:rPr>
              <w:instrText xml:space="preserve"> PAGEREF _Toc232525756 \h </w:instrText>
            </w:r>
            <w:r>
              <w:rPr>
                <w:noProof/>
                <w:webHidden/>
              </w:rPr>
            </w:r>
            <w:r>
              <w:rPr>
                <w:noProof/>
                <w:webHidden/>
              </w:rPr>
              <w:fldChar w:fldCharType="separate"/>
            </w:r>
            <w:r>
              <w:rPr>
                <w:noProof/>
                <w:webHidden/>
              </w:rPr>
              <w:t>18</w:t>
            </w:r>
            <w:r>
              <w:rPr>
                <w:noProof/>
                <w:webHidden/>
              </w:rPr>
              <w:fldChar w:fldCharType="end"/>
            </w:r>
          </w:hyperlink>
        </w:p>
        <w:p w14:paraId="5169F836" w14:textId="19E80482"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7" w:history="1">
            <w:r w:rsidRPr="008375B6">
              <w:rPr>
                <w:rStyle w:val="Hyperlink"/>
                <w:noProof/>
              </w:rPr>
              <w:t>2.2.4  Personalisierung und Feed-Kuration</w:t>
            </w:r>
            <w:r>
              <w:rPr>
                <w:noProof/>
                <w:webHidden/>
              </w:rPr>
              <w:tab/>
            </w:r>
            <w:r>
              <w:rPr>
                <w:noProof/>
                <w:webHidden/>
              </w:rPr>
              <w:fldChar w:fldCharType="begin"/>
            </w:r>
            <w:r>
              <w:rPr>
                <w:noProof/>
                <w:webHidden/>
              </w:rPr>
              <w:instrText xml:space="preserve"> PAGEREF _Toc232525757 \h </w:instrText>
            </w:r>
            <w:r>
              <w:rPr>
                <w:noProof/>
                <w:webHidden/>
              </w:rPr>
            </w:r>
            <w:r>
              <w:rPr>
                <w:noProof/>
                <w:webHidden/>
              </w:rPr>
              <w:fldChar w:fldCharType="separate"/>
            </w:r>
            <w:r>
              <w:rPr>
                <w:noProof/>
                <w:webHidden/>
              </w:rPr>
              <w:t>19</w:t>
            </w:r>
            <w:r>
              <w:rPr>
                <w:noProof/>
                <w:webHidden/>
              </w:rPr>
              <w:fldChar w:fldCharType="end"/>
            </w:r>
          </w:hyperlink>
        </w:p>
        <w:p w14:paraId="696415D1" w14:textId="5C6F522E"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8" w:history="1">
            <w:r w:rsidRPr="008375B6">
              <w:rPr>
                <w:rStyle w:val="Hyperlink"/>
                <w:noProof/>
              </w:rPr>
              <w:t>2.2.5  Sharing und soziale Mechanismen</w:t>
            </w:r>
            <w:r>
              <w:rPr>
                <w:noProof/>
                <w:webHidden/>
              </w:rPr>
              <w:tab/>
            </w:r>
            <w:r>
              <w:rPr>
                <w:noProof/>
                <w:webHidden/>
              </w:rPr>
              <w:fldChar w:fldCharType="begin"/>
            </w:r>
            <w:r>
              <w:rPr>
                <w:noProof/>
                <w:webHidden/>
              </w:rPr>
              <w:instrText xml:space="preserve"> PAGEREF _Toc232525758 \h </w:instrText>
            </w:r>
            <w:r>
              <w:rPr>
                <w:noProof/>
                <w:webHidden/>
              </w:rPr>
            </w:r>
            <w:r>
              <w:rPr>
                <w:noProof/>
                <w:webHidden/>
              </w:rPr>
              <w:fldChar w:fldCharType="separate"/>
            </w:r>
            <w:r>
              <w:rPr>
                <w:noProof/>
                <w:webHidden/>
              </w:rPr>
              <w:t>19</w:t>
            </w:r>
            <w:r>
              <w:rPr>
                <w:noProof/>
                <w:webHidden/>
              </w:rPr>
              <w:fldChar w:fldCharType="end"/>
            </w:r>
          </w:hyperlink>
        </w:p>
        <w:p w14:paraId="3FA5E9D6" w14:textId="5233C6B8"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9" w:history="1">
            <w:r w:rsidRPr="008375B6">
              <w:rPr>
                <w:rStyle w:val="Hyperlink"/>
                <w:noProof/>
              </w:rPr>
              <w:t>2.2.6  Persuasive Design und Nudging</w:t>
            </w:r>
            <w:r>
              <w:rPr>
                <w:noProof/>
                <w:webHidden/>
              </w:rPr>
              <w:tab/>
            </w:r>
            <w:r>
              <w:rPr>
                <w:noProof/>
                <w:webHidden/>
              </w:rPr>
              <w:fldChar w:fldCharType="begin"/>
            </w:r>
            <w:r>
              <w:rPr>
                <w:noProof/>
                <w:webHidden/>
              </w:rPr>
              <w:instrText xml:space="preserve"> PAGEREF _Toc232525759 \h </w:instrText>
            </w:r>
            <w:r>
              <w:rPr>
                <w:noProof/>
                <w:webHidden/>
              </w:rPr>
            </w:r>
            <w:r>
              <w:rPr>
                <w:noProof/>
                <w:webHidden/>
              </w:rPr>
              <w:fldChar w:fldCharType="separate"/>
            </w:r>
            <w:r>
              <w:rPr>
                <w:noProof/>
                <w:webHidden/>
              </w:rPr>
              <w:t>19</w:t>
            </w:r>
            <w:r>
              <w:rPr>
                <w:noProof/>
                <w:webHidden/>
              </w:rPr>
              <w:fldChar w:fldCharType="end"/>
            </w:r>
          </w:hyperlink>
        </w:p>
        <w:p w14:paraId="5B089AB2" w14:textId="7805EDFC"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0" w:history="1">
            <w:r w:rsidRPr="008375B6">
              <w:rPr>
                <w:rStyle w:val="Hyperlink"/>
                <w:noProof/>
              </w:rPr>
              <w:t>2.2.7  Monetarisierungsmechanismen</w:t>
            </w:r>
            <w:r>
              <w:rPr>
                <w:noProof/>
                <w:webHidden/>
              </w:rPr>
              <w:tab/>
            </w:r>
            <w:r>
              <w:rPr>
                <w:noProof/>
                <w:webHidden/>
              </w:rPr>
              <w:fldChar w:fldCharType="begin"/>
            </w:r>
            <w:r>
              <w:rPr>
                <w:noProof/>
                <w:webHidden/>
              </w:rPr>
              <w:instrText xml:space="preserve"> PAGEREF _Toc232525760 \h </w:instrText>
            </w:r>
            <w:r>
              <w:rPr>
                <w:noProof/>
                <w:webHidden/>
              </w:rPr>
            </w:r>
            <w:r>
              <w:rPr>
                <w:noProof/>
                <w:webHidden/>
              </w:rPr>
              <w:fldChar w:fldCharType="separate"/>
            </w:r>
            <w:r>
              <w:rPr>
                <w:noProof/>
                <w:webHidden/>
              </w:rPr>
              <w:t>20</w:t>
            </w:r>
            <w:r>
              <w:rPr>
                <w:noProof/>
                <w:webHidden/>
              </w:rPr>
              <w:fldChar w:fldCharType="end"/>
            </w:r>
          </w:hyperlink>
        </w:p>
        <w:p w14:paraId="74238457" w14:textId="7138B104"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1" w:history="1">
            <w:r w:rsidRPr="008375B6">
              <w:rPr>
                <w:rStyle w:val="Hyperlink"/>
                <w:noProof/>
              </w:rPr>
              <w:t>2.3  Beurteilungsgrundlagen</w:t>
            </w:r>
            <w:r>
              <w:rPr>
                <w:noProof/>
                <w:webHidden/>
              </w:rPr>
              <w:tab/>
            </w:r>
            <w:r>
              <w:rPr>
                <w:noProof/>
                <w:webHidden/>
              </w:rPr>
              <w:fldChar w:fldCharType="begin"/>
            </w:r>
            <w:r>
              <w:rPr>
                <w:noProof/>
                <w:webHidden/>
              </w:rPr>
              <w:instrText xml:space="preserve"> PAGEREF _Toc232525761 \h </w:instrText>
            </w:r>
            <w:r>
              <w:rPr>
                <w:noProof/>
                <w:webHidden/>
              </w:rPr>
            </w:r>
            <w:r>
              <w:rPr>
                <w:noProof/>
                <w:webHidden/>
              </w:rPr>
              <w:fldChar w:fldCharType="separate"/>
            </w:r>
            <w:r>
              <w:rPr>
                <w:noProof/>
                <w:webHidden/>
              </w:rPr>
              <w:t>20</w:t>
            </w:r>
            <w:r>
              <w:rPr>
                <w:noProof/>
                <w:webHidden/>
              </w:rPr>
              <w:fldChar w:fldCharType="end"/>
            </w:r>
          </w:hyperlink>
        </w:p>
        <w:p w14:paraId="1198EA1B" w14:textId="42E2AE04"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2" w:history="1">
            <w:r w:rsidRPr="008375B6">
              <w:rPr>
                <w:rStyle w:val="Hyperlink"/>
                <w:noProof/>
              </w:rPr>
              <w:t>2.3.1  Self-Determination Theory (SDT)</w:t>
            </w:r>
            <w:r>
              <w:rPr>
                <w:noProof/>
                <w:webHidden/>
              </w:rPr>
              <w:tab/>
            </w:r>
            <w:r>
              <w:rPr>
                <w:noProof/>
                <w:webHidden/>
              </w:rPr>
              <w:fldChar w:fldCharType="begin"/>
            </w:r>
            <w:r>
              <w:rPr>
                <w:noProof/>
                <w:webHidden/>
              </w:rPr>
              <w:instrText xml:space="preserve"> PAGEREF _Toc232525762 \h </w:instrText>
            </w:r>
            <w:r>
              <w:rPr>
                <w:noProof/>
                <w:webHidden/>
              </w:rPr>
            </w:r>
            <w:r>
              <w:rPr>
                <w:noProof/>
                <w:webHidden/>
              </w:rPr>
              <w:fldChar w:fldCharType="separate"/>
            </w:r>
            <w:r>
              <w:rPr>
                <w:noProof/>
                <w:webHidden/>
              </w:rPr>
              <w:t>20</w:t>
            </w:r>
            <w:r>
              <w:rPr>
                <w:noProof/>
                <w:webHidden/>
              </w:rPr>
              <w:fldChar w:fldCharType="end"/>
            </w:r>
          </w:hyperlink>
        </w:p>
        <w:p w14:paraId="3259C1E3" w14:textId="2051FED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3" w:history="1">
            <w:r w:rsidRPr="008375B6">
              <w:rPr>
                <w:rStyle w:val="Hyperlink"/>
                <w:noProof/>
              </w:rPr>
              <w:t>2.3.2  Value-Sensitive Design (VSD)</w:t>
            </w:r>
            <w:r>
              <w:rPr>
                <w:noProof/>
                <w:webHidden/>
              </w:rPr>
              <w:tab/>
            </w:r>
            <w:r>
              <w:rPr>
                <w:noProof/>
                <w:webHidden/>
              </w:rPr>
              <w:fldChar w:fldCharType="begin"/>
            </w:r>
            <w:r>
              <w:rPr>
                <w:noProof/>
                <w:webHidden/>
              </w:rPr>
              <w:instrText xml:space="preserve"> PAGEREF _Toc232525763 \h </w:instrText>
            </w:r>
            <w:r>
              <w:rPr>
                <w:noProof/>
                <w:webHidden/>
              </w:rPr>
            </w:r>
            <w:r>
              <w:rPr>
                <w:noProof/>
                <w:webHidden/>
              </w:rPr>
              <w:fldChar w:fldCharType="separate"/>
            </w:r>
            <w:r>
              <w:rPr>
                <w:noProof/>
                <w:webHidden/>
              </w:rPr>
              <w:t>21</w:t>
            </w:r>
            <w:r>
              <w:rPr>
                <w:noProof/>
                <w:webHidden/>
              </w:rPr>
              <w:fldChar w:fldCharType="end"/>
            </w:r>
          </w:hyperlink>
        </w:p>
        <w:p w14:paraId="386FDE28" w14:textId="12FD331E"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4" w:history="1">
            <w:r w:rsidRPr="008375B6">
              <w:rPr>
                <w:rStyle w:val="Hyperlink"/>
                <w:noProof/>
              </w:rPr>
              <w:t>2.3.3  Digital Wellbeing</w:t>
            </w:r>
            <w:r>
              <w:rPr>
                <w:noProof/>
                <w:webHidden/>
              </w:rPr>
              <w:tab/>
            </w:r>
            <w:r>
              <w:rPr>
                <w:noProof/>
                <w:webHidden/>
              </w:rPr>
              <w:fldChar w:fldCharType="begin"/>
            </w:r>
            <w:r>
              <w:rPr>
                <w:noProof/>
                <w:webHidden/>
              </w:rPr>
              <w:instrText xml:space="preserve"> PAGEREF _Toc232525764 \h </w:instrText>
            </w:r>
            <w:r>
              <w:rPr>
                <w:noProof/>
                <w:webHidden/>
              </w:rPr>
            </w:r>
            <w:r>
              <w:rPr>
                <w:noProof/>
                <w:webHidden/>
              </w:rPr>
              <w:fldChar w:fldCharType="separate"/>
            </w:r>
            <w:r>
              <w:rPr>
                <w:noProof/>
                <w:webHidden/>
              </w:rPr>
              <w:t>21</w:t>
            </w:r>
            <w:r>
              <w:rPr>
                <w:noProof/>
                <w:webHidden/>
              </w:rPr>
              <w:fldChar w:fldCharType="end"/>
            </w:r>
          </w:hyperlink>
        </w:p>
        <w:p w14:paraId="36AA8351" w14:textId="66145D30"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5" w:history="1">
            <w:r w:rsidRPr="008375B6">
              <w:rPr>
                <w:rStyle w:val="Hyperlink"/>
                <w:noProof/>
              </w:rPr>
              <w:t>2.3.4  Ethik von Empfehlungssystemen und algorithmische Souveränität</w:t>
            </w:r>
            <w:r>
              <w:rPr>
                <w:noProof/>
                <w:webHidden/>
              </w:rPr>
              <w:tab/>
            </w:r>
            <w:r>
              <w:rPr>
                <w:noProof/>
                <w:webHidden/>
              </w:rPr>
              <w:fldChar w:fldCharType="begin"/>
            </w:r>
            <w:r>
              <w:rPr>
                <w:noProof/>
                <w:webHidden/>
              </w:rPr>
              <w:instrText xml:space="preserve"> PAGEREF _Toc232525765 \h </w:instrText>
            </w:r>
            <w:r>
              <w:rPr>
                <w:noProof/>
                <w:webHidden/>
              </w:rPr>
            </w:r>
            <w:r>
              <w:rPr>
                <w:noProof/>
                <w:webHidden/>
              </w:rPr>
              <w:fldChar w:fldCharType="separate"/>
            </w:r>
            <w:r>
              <w:rPr>
                <w:noProof/>
                <w:webHidden/>
              </w:rPr>
              <w:t>21</w:t>
            </w:r>
            <w:r>
              <w:rPr>
                <w:noProof/>
                <w:webHidden/>
              </w:rPr>
              <w:fldChar w:fldCharType="end"/>
            </w:r>
          </w:hyperlink>
        </w:p>
        <w:p w14:paraId="467C8BA6" w14:textId="7D795005"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6" w:history="1">
            <w:r w:rsidRPr="008375B6">
              <w:rPr>
                <w:rStyle w:val="Hyperlink"/>
                <w:noProof/>
              </w:rPr>
              <w:t>2.3.5  Gebrauchstauglichkeit und Akzeptanz</w:t>
            </w:r>
            <w:r>
              <w:rPr>
                <w:noProof/>
                <w:webHidden/>
              </w:rPr>
              <w:tab/>
            </w:r>
            <w:r>
              <w:rPr>
                <w:noProof/>
                <w:webHidden/>
              </w:rPr>
              <w:fldChar w:fldCharType="begin"/>
            </w:r>
            <w:r>
              <w:rPr>
                <w:noProof/>
                <w:webHidden/>
              </w:rPr>
              <w:instrText xml:space="preserve"> PAGEREF _Toc232525766 \h </w:instrText>
            </w:r>
            <w:r>
              <w:rPr>
                <w:noProof/>
                <w:webHidden/>
              </w:rPr>
            </w:r>
            <w:r>
              <w:rPr>
                <w:noProof/>
                <w:webHidden/>
              </w:rPr>
              <w:fldChar w:fldCharType="separate"/>
            </w:r>
            <w:r>
              <w:rPr>
                <w:noProof/>
                <w:webHidden/>
              </w:rPr>
              <w:t>21</w:t>
            </w:r>
            <w:r>
              <w:rPr>
                <w:noProof/>
                <w:webHidden/>
              </w:rPr>
              <w:fldChar w:fldCharType="end"/>
            </w:r>
          </w:hyperlink>
        </w:p>
        <w:p w14:paraId="33063540" w14:textId="3EB3B7F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7" w:history="1">
            <w:r w:rsidRPr="008375B6">
              <w:rPr>
                <w:rStyle w:val="Hyperlink"/>
                <w:noProof/>
              </w:rPr>
              <w:t>2.4  Gegenüberstellung der Medienmodelle</w:t>
            </w:r>
            <w:r>
              <w:rPr>
                <w:noProof/>
                <w:webHidden/>
              </w:rPr>
              <w:tab/>
            </w:r>
            <w:r>
              <w:rPr>
                <w:noProof/>
                <w:webHidden/>
              </w:rPr>
              <w:fldChar w:fldCharType="begin"/>
            </w:r>
            <w:r>
              <w:rPr>
                <w:noProof/>
                <w:webHidden/>
              </w:rPr>
              <w:instrText xml:space="preserve"> PAGEREF _Toc232525767 \h </w:instrText>
            </w:r>
            <w:r>
              <w:rPr>
                <w:noProof/>
                <w:webHidden/>
              </w:rPr>
            </w:r>
            <w:r>
              <w:rPr>
                <w:noProof/>
                <w:webHidden/>
              </w:rPr>
              <w:fldChar w:fldCharType="separate"/>
            </w:r>
            <w:r>
              <w:rPr>
                <w:noProof/>
                <w:webHidden/>
              </w:rPr>
              <w:t>22</w:t>
            </w:r>
            <w:r>
              <w:rPr>
                <w:noProof/>
                <w:webHidden/>
              </w:rPr>
              <w:fldChar w:fldCharType="end"/>
            </w:r>
          </w:hyperlink>
        </w:p>
        <w:p w14:paraId="103598D7" w14:textId="2EB786B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8" w:history="1">
            <w:r w:rsidRPr="008375B6">
              <w:rPr>
                <w:rStyle w:val="Hyperlink"/>
                <w:noProof/>
              </w:rPr>
              <w:t>2.5  Forschungslücke</w:t>
            </w:r>
            <w:r>
              <w:rPr>
                <w:noProof/>
                <w:webHidden/>
              </w:rPr>
              <w:tab/>
            </w:r>
            <w:r>
              <w:rPr>
                <w:noProof/>
                <w:webHidden/>
              </w:rPr>
              <w:fldChar w:fldCharType="begin"/>
            </w:r>
            <w:r>
              <w:rPr>
                <w:noProof/>
                <w:webHidden/>
              </w:rPr>
              <w:instrText xml:space="preserve"> PAGEREF _Toc232525768 \h </w:instrText>
            </w:r>
            <w:r>
              <w:rPr>
                <w:noProof/>
                <w:webHidden/>
              </w:rPr>
            </w:r>
            <w:r>
              <w:rPr>
                <w:noProof/>
                <w:webHidden/>
              </w:rPr>
              <w:fldChar w:fldCharType="separate"/>
            </w:r>
            <w:r>
              <w:rPr>
                <w:noProof/>
                <w:webHidden/>
              </w:rPr>
              <w:t>22</w:t>
            </w:r>
            <w:r>
              <w:rPr>
                <w:noProof/>
                <w:webHidden/>
              </w:rPr>
              <w:fldChar w:fldCharType="end"/>
            </w:r>
          </w:hyperlink>
        </w:p>
        <w:p w14:paraId="7335399B" w14:textId="6F907E5A"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69" w:history="1">
            <w:r w:rsidRPr="008375B6">
              <w:rPr>
                <w:rStyle w:val="Hyperlink"/>
                <w:noProof/>
              </w:rPr>
              <w:t>3  Attune als Forschungsartefakt</w:t>
            </w:r>
            <w:r>
              <w:rPr>
                <w:noProof/>
                <w:webHidden/>
              </w:rPr>
              <w:tab/>
            </w:r>
            <w:r>
              <w:rPr>
                <w:noProof/>
                <w:webHidden/>
              </w:rPr>
              <w:fldChar w:fldCharType="begin"/>
            </w:r>
            <w:r>
              <w:rPr>
                <w:noProof/>
                <w:webHidden/>
              </w:rPr>
              <w:instrText xml:space="preserve"> PAGEREF _Toc232525769 \h </w:instrText>
            </w:r>
            <w:r>
              <w:rPr>
                <w:noProof/>
                <w:webHidden/>
              </w:rPr>
            </w:r>
            <w:r>
              <w:rPr>
                <w:noProof/>
                <w:webHidden/>
              </w:rPr>
              <w:fldChar w:fldCharType="separate"/>
            </w:r>
            <w:r>
              <w:rPr>
                <w:noProof/>
                <w:webHidden/>
              </w:rPr>
              <w:t>24</w:t>
            </w:r>
            <w:r>
              <w:rPr>
                <w:noProof/>
                <w:webHidden/>
              </w:rPr>
              <w:fldChar w:fldCharType="end"/>
            </w:r>
          </w:hyperlink>
        </w:p>
        <w:p w14:paraId="5BEFF6C7" w14:textId="285EF28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0" w:history="1">
            <w:r w:rsidRPr="008375B6">
              <w:rPr>
                <w:rStyle w:val="Hyperlink"/>
                <w:noProof/>
              </w:rPr>
              <w:t>3.1  Warum dieses Untersuchungsmedium?</w:t>
            </w:r>
            <w:r>
              <w:rPr>
                <w:noProof/>
                <w:webHidden/>
              </w:rPr>
              <w:tab/>
            </w:r>
            <w:r>
              <w:rPr>
                <w:noProof/>
                <w:webHidden/>
              </w:rPr>
              <w:fldChar w:fldCharType="begin"/>
            </w:r>
            <w:r>
              <w:rPr>
                <w:noProof/>
                <w:webHidden/>
              </w:rPr>
              <w:instrText xml:space="preserve"> PAGEREF _Toc232525770 \h </w:instrText>
            </w:r>
            <w:r>
              <w:rPr>
                <w:noProof/>
                <w:webHidden/>
              </w:rPr>
            </w:r>
            <w:r>
              <w:rPr>
                <w:noProof/>
                <w:webHidden/>
              </w:rPr>
              <w:fldChar w:fldCharType="separate"/>
            </w:r>
            <w:r>
              <w:rPr>
                <w:noProof/>
                <w:webHidden/>
              </w:rPr>
              <w:t>24</w:t>
            </w:r>
            <w:r>
              <w:rPr>
                <w:noProof/>
                <w:webHidden/>
              </w:rPr>
              <w:fldChar w:fldCharType="end"/>
            </w:r>
          </w:hyperlink>
        </w:p>
        <w:p w14:paraId="1FDB19B8" w14:textId="1B2C662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1" w:history="1">
            <w:r w:rsidRPr="008375B6">
              <w:rPr>
                <w:rStyle w:val="Hyperlink"/>
                <w:noProof/>
              </w:rPr>
              <w:t>3.2  Leitidee und theoretische Verankerung</w:t>
            </w:r>
            <w:r>
              <w:rPr>
                <w:noProof/>
                <w:webHidden/>
              </w:rPr>
              <w:tab/>
            </w:r>
            <w:r>
              <w:rPr>
                <w:noProof/>
                <w:webHidden/>
              </w:rPr>
              <w:fldChar w:fldCharType="begin"/>
            </w:r>
            <w:r>
              <w:rPr>
                <w:noProof/>
                <w:webHidden/>
              </w:rPr>
              <w:instrText xml:space="preserve"> PAGEREF _Toc232525771 \h </w:instrText>
            </w:r>
            <w:r>
              <w:rPr>
                <w:noProof/>
                <w:webHidden/>
              </w:rPr>
            </w:r>
            <w:r>
              <w:rPr>
                <w:noProof/>
                <w:webHidden/>
              </w:rPr>
              <w:fldChar w:fldCharType="separate"/>
            </w:r>
            <w:r>
              <w:rPr>
                <w:noProof/>
                <w:webHidden/>
              </w:rPr>
              <w:t>26</w:t>
            </w:r>
            <w:r>
              <w:rPr>
                <w:noProof/>
                <w:webHidden/>
              </w:rPr>
              <w:fldChar w:fldCharType="end"/>
            </w:r>
          </w:hyperlink>
        </w:p>
        <w:p w14:paraId="33767120" w14:textId="6AEFE69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2" w:history="1">
            <w:r w:rsidRPr="008375B6">
              <w:rPr>
                <w:rStyle w:val="Hyperlink"/>
                <w:noProof/>
              </w:rPr>
              <w:t>3.3  Was an Attune konkret umgesetzt wird</w:t>
            </w:r>
            <w:r>
              <w:rPr>
                <w:noProof/>
                <w:webHidden/>
              </w:rPr>
              <w:tab/>
            </w:r>
            <w:r>
              <w:rPr>
                <w:noProof/>
                <w:webHidden/>
              </w:rPr>
              <w:fldChar w:fldCharType="begin"/>
            </w:r>
            <w:r>
              <w:rPr>
                <w:noProof/>
                <w:webHidden/>
              </w:rPr>
              <w:instrText xml:space="preserve"> PAGEREF _Toc232525772 \h </w:instrText>
            </w:r>
            <w:r>
              <w:rPr>
                <w:noProof/>
                <w:webHidden/>
              </w:rPr>
            </w:r>
            <w:r>
              <w:rPr>
                <w:noProof/>
                <w:webHidden/>
              </w:rPr>
              <w:fldChar w:fldCharType="separate"/>
            </w:r>
            <w:r>
              <w:rPr>
                <w:noProof/>
                <w:webHidden/>
              </w:rPr>
              <w:t>27</w:t>
            </w:r>
            <w:r>
              <w:rPr>
                <w:noProof/>
                <w:webHidden/>
              </w:rPr>
              <w:fldChar w:fldCharType="end"/>
            </w:r>
          </w:hyperlink>
        </w:p>
        <w:p w14:paraId="61DEA4D3" w14:textId="12D61CBB"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3" w:history="1">
            <w:r w:rsidRPr="008375B6">
              <w:rPr>
                <w:rStyle w:val="Hyperlink"/>
                <w:noProof/>
              </w:rPr>
              <w:t>3.3.1  Explizite Präferenzangaben und Profilkonstruktion</w:t>
            </w:r>
            <w:r>
              <w:rPr>
                <w:noProof/>
                <w:webHidden/>
              </w:rPr>
              <w:tab/>
            </w:r>
            <w:r>
              <w:rPr>
                <w:noProof/>
                <w:webHidden/>
              </w:rPr>
              <w:fldChar w:fldCharType="begin"/>
            </w:r>
            <w:r>
              <w:rPr>
                <w:noProof/>
                <w:webHidden/>
              </w:rPr>
              <w:instrText xml:space="preserve"> PAGEREF _Toc232525773 \h </w:instrText>
            </w:r>
            <w:r>
              <w:rPr>
                <w:noProof/>
                <w:webHidden/>
              </w:rPr>
            </w:r>
            <w:r>
              <w:rPr>
                <w:noProof/>
                <w:webHidden/>
              </w:rPr>
              <w:fldChar w:fldCharType="separate"/>
            </w:r>
            <w:r>
              <w:rPr>
                <w:noProof/>
                <w:webHidden/>
              </w:rPr>
              <w:t>27</w:t>
            </w:r>
            <w:r>
              <w:rPr>
                <w:noProof/>
                <w:webHidden/>
              </w:rPr>
              <w:fldChar w:fldCharType="end"/>
            </w:r>
          </w:hyperlink>
        </w:p>
        <w:p w14:paraId="35662871" w14:textId="4847BABC"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4" w:history="1">
            <w:r w:rsidRPr="008375B6">
              <w:rPr>
                <w:rStyle w:val="Hyperlink"/>
                <w:noProof/>
              </w:rPr>
              <w:t>3.3.2  Vollautomatisierte Sendungspipeline</w:t>
            </w:r>
            <w:r>
              <w:rPr>
                <w:noProof/>
                <w:webHidden/>
              </w:rPr>
              <w:tab/>
            </w:r>
            <w:r>
              <w:rPr>
                <w:noProof/>
                <w:webHidden/>
              </w:rPr>
              <w:fldChar w:fldCharType="begin"/>
            </w:r>
            <w:r>
              <w:rPr>
                <w:noProof/>
                <w:webHidden/>
              </w:rPr>
              <w:instrText xml:space="preserve"> PAGEREF _Toc232525774 \h </w:instrText>
            </w:r>
            <w:r>
              <w:rPr>
                <w:noProof/>
                <w:webHidden/>
              </w:rPr>
            </w:r>
            <w:r>
              <w:rPr>
                <w:noProof/>
                <w:webHidden/>
              </w:rPr>
              <w:fldChar w:fldCharType="separate"/>
            </w:r>
            <w:r>
              <w:rPr>
                <w:noProof/>
                <w:webHidden/>
              </w:rPr>
              <w:t>28</w:t>
            </w:r>
            <w:r>
              <w:rPr>
                <w:noProof/>
                <w:webHidden/>
              </w:rPr>
              <w:fldChar w:fldCharType="end"/>
            </w:r>
          </w:hyperlink>
        </w:p>
        <w:p w14:paraId="2B2A3F35" w14:textId="0A9A273A"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5" w:history="1">
            <w:r w:rsidRPr="008375B6">
              <w:rPr>
                <w:rStyle w:val="Hyperlink"/>
                <w:noProof/>
              </w:rPr>
              <w:t>3.3.3  Kuratierungs- und Empfehlungslogik mit alternativem Zielwert</w:t>
            </w:r>
            <w:r>
              <w:rPr>
                <w:noProof/>
                <w:webHidden/>
              </w:rPr>
              <w:tab/>
            </w:r>
            <w:r>
              <w:rPr>
                <w:noProof/>
                <w:webHidden/>
              </w:rPr>
              <w:fldChar w:fldCharType="begin"/>
            </w:r>
            <w:r>
              <w:rPr>
                <w:noProof/>
                <w:webHidden/>
              </w:rPr>
              <w:instrText xml:space="preserve"> PAGEREF _Toc232525775 \h </w:instrText>
            </w:r>
            <w:r>
              <w:rPr>
                <w:noProof/>
                <w:webHidden/>
              </w:rPr>
            </w:r>
            <w:r>
              <w:rPr>
                <w:noProof/>
                <w:webHidden/>
              </w:rPr>
              <w:fldChar w:fldCharType="separate"/>
            </w:r>
            <w:r>
              <w:rPr>
                <w:noProof/>
                <w:webHidden/>
              </w:rPr>
              <w:t>28</w:t>
            </w:r>
            <w:r>
              <w:rPr>
                <w:noProof/>
                <w:webHidden/>
              </w:rPr>
              <w:fldChar w:fldCharType="end"/>
            </w:r>
          </w:hyperlink>
        </w:p>
        <w:p w14:paraId="0EC7AB06" w14:textId="59B2751A"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6" w:history="1">
            <w:r w:rsidRPr="008375B6">
              <w:rPr>
                <w:rStyle w:val="Hyperlink"/>
                <w:noProof/>
              </w:rPr>
              <w:t>3.3.4  Definierte Sessiongestaltung statt endlosem Strom</w:t>
            </w:r>
            <w:r>
              <w:rPr>
                <w:noProof/>
                <w:webHidden/>
              </w:rPr>
              <w:tab/>
            </w:r>
            <w:r>
              <w:rPr>
                <w:noProof/>
                <w:webHidden/>
              </w:rPr>
              <w:fldChar w:fldCharType="begin"/>
            </w:r>
            <w:r>
              <w:rPr>
                <w:noProof/>
                <w:webHidden/>
              </w:rPr>
              <w:instrText xml:space="preserve"> PAGEREF _Toc232525776 \h </w:instrText>
            </w:r>
            <w:r>
              <w:rPr>
                <w:noProof/>
                <w:webHidden/>
              </w:rPr>
            </w:r>
            <w:r>
              <w:rPr>
                <w:noProof/>
                <w:webHidden/>
              </w:rPr>
              <w:fldChar w:fldCharType="separate"/>
            </w:r>
            <w:r>
              <w:rPr>
                <w:noProof/>
                <w:webHidden/>
              </w:rPr>
              <w:t>28</w:t>
            </w:r>
            <w:r>
              <w:rPr>
                <w:noProof/>
                <w:webHidden/>
              </w:rPr>
              <w:fldChar w:fldCharType="end"/>
            </w:r>
          </w:hyperlink>
        </w:p>
        <w:p w14:paraId="1CF8C5B2" w14:textId="6602F6CF"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7" w:history="1">
            <w:r w:rsidRPr="008375B6">
              <w:rPr>
                <w:rStyle w:val="Hyperlink"/>
                <w:noProof/>
              </w:rPr>
              <w:t>3.3.5  Transparenz über Quellen, Logik und Personalisierung</w:t>
            </w:r>
            <w:r>
              <w:rPr>
                <w:noProof/>
                <w:webHidden/>
              </w:rPr>
              <w:tab/>
            </w:r>
            <w:r>
              <w:rPr>
                <w:noProof/>
                <w:webHidden/>
              </w:rPr>
              <w:fldChar w:fldCharType="begin"/>
            </w:r>
            <w:r>
              <w:rPr>
                <w:noProof/>
                <w:webHidden/>
              </w:rPr>
              <w:instrText xml:space="preserve"> PAGEREF _Toc232525777 \h </w:instrText>
            </w:r>
            <w:r>
              <w:rPr>
                <w:noProof/>
                <w:webHidden/>
              </w:rPr>
            </w:r>
            <w:r>
              <w:rPr>
                <w:noProof/>
                <w:webHidden/>
              </w:rPr>
              <w:fldChar w:fldCharType="separate"/>
            </w:r>
            <w:r>
              <w:rPr>
                <w:noProof/>
                <w:webHidden/>
              </w:rPr>
              <w:t>28</w:t>
            </w:r>
            <w:r>
              <w:rPr>
                <w:noProof/>
                <w:webHidden/>
              </w:rPr>
              <w:fldChar w:fldCharType="end"/>
            </w:r>
          </w:hyperlink>
        </w:p>
        <w:p w14:paraId="0EC50034" w14:textId="521D16D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8" w:history="1">
            <w:r w:rsidRPr="008375B6">
              <w:rPr>
                <w:rStyle w:val="Hyperlink"/>
                <w:noProof/>
              </w:rPr>
              <w:t>3.4  Welche Mechanismen am Radio untersucht und verbessert werden</w:t>
            </w:r>
            <w:r>
              <w:rPr>
                <w:noProof/>
                <w:webHidden/>
              </w:rPr>
              <w:tab/>
            </w:r>
            <w:r>
              <w:rPr>
                <w:noProof/>
                <w:webHidden/>
              </w:rPr>
              <w:fldChar w:fldCharType="begin"/>
            </w:r>
            <w:r>
              <w:rPr>
                <w:noProof/>
                <w:webHidden/>
              </w:rPr>
              <w:instrText xml:space="preserve"> PAGEREF _Toc232525778 \h </w:instrText>
            </w:r>
            <w:r>
              <w:rPr>
                <w:noProof/>
                <w:webHidden/>
              </w:rPr>
            </w:r>
            <w:r>
              <w:rPr>
                <w:noProof/>
                <w:webHidden/>
              </w:rPr>
              <w:fldChar w:fldCharType="separate"/>
            </w:r>
            <w:r>
              <w:rPr>
                <w:noProof/>
                <w:webHidden/>
              </w:rPr>
              <w:t>29</w:t>
            </w:r>
            <w:r>
              <w:rPr>
                <w:noProof/>
                <w:webHidden/>
              </w:rPr>
              <w:fldChar w:fldCharType="end"/>
            </w:r>
          </w:hyperlink>
        </w:p>
        <w:p w14:paraId="36A589C2" w14:textId="3299145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9" w:history="1">
            <w:r w:rsidRPr="008375B6">
              <w:rPr>
                <w:rStyle w:val="Hyperlink"/>
                <w:noProof/>
              </w:rPr>
              <w:t>3.5  Abgrenzung des Untersuchungsumfangs</w:t>
            </w:r>
            <w:r>
              <w:rPr>
                <w:noProof/>
                <w:webHidden/>
              </w:rPr>
              <w:tab/>
            </w:r>
            <w:r>
              <w:rPr>
                <w:noProof/>
                <w:webHidden/>
              </w:rPr>
              <w:fldChar w:fldCharType="begin"/>
            </w:r>
            <w:r>
              <w:rPr>
                <w:noProof/>
                <w:webHidden/>
              </w:rPr>
              <w:instrText xml:space="preserve"> PAGEREF _Toc232525779 \h </w:instrText>
            </w:r>
            <w:r>
              <w:rPr>
                <w:noProof/>
                <w:webHidden/>
              </w:rPr>
            </w:r>
            <w:r>
              <w:rPr>
                <w:noProof/>
                <w:webHidden/>
              </w:rPr>
              <w:fldChar w:fldCharType="separate"/>
            </w:r>
            <w:r>
              <w:rPr>
                <w:noProof/>
                <w:webHidden/>
              </w:rPr>
              <w:t>29</w:t>
            </w:r>
            <w:r>
              <w:rPr>
                <w:noProof/>
                <w:webHidden/>
              </w:rPr>
              <w:fldChar w:fldCharType="end"/>
            </w:r>
          </w:hyperlink>
        </w:p>
        <w:p w14:paraId="07A29A2B" w14:textId="092E6BA2"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80" w:history="1">
            <w:r w:rsidRPr="008375B6">
              <w:rPr>
                <w:rStyle w:val="Hyperlink"/>
                <w:noProof/>
              </w:rPr>
              <w:t>4  Forschungsfrage und Zielsetzung</w:t>
            </w:r>
            <w:r>
              <w:rPr>
                <w:noProof/>
                <w:webHidden/>
              </w:rPr>
              <w:tab/>
            </w:r>
            <w:r>
              <w:rPr>
                <w:noProof/>
                <w:webHidden/>
              </w:rPr>
              <w:fldChar w:fldCharType="begin"/>
            </w:r>
            <w:r>
              <w:rPr>
                <w:noProof/>
                <w:webHidden/>
              </w:rPr>
              <w:instrText xml:space="preserve"> PAGEREF _Toc232525780 \h </w:instrText>
            </w:r>
            <w:r>
              <w:rPr>
                <w:noProof/>
                <w:webHidden/>
              </w:rPr>
            </w:r>
            <w:r>
              <w:rPr>
                <w:noProof/>
                <w:webHidden/>
              </w:rPr>
              <w:fldChar w:fldCharType="separate"/>
            </w:r>
            <w:r>
              <w:rPr>
                <w:noProof/>
                <w:webHidden/>
              </w:rPr>
              <w:t>30</w:t>
            </w:r>
            <w:r>
              <w:rPr>
                <w:noProof/>
                <w:webHidden/>
              </w:rPr>
              <w:fldChar w:fldCharType="end"/>
            </w:r>
          </w:hyperlink>
        </w:p>
        <w:p w14:paraId="04010A10" w14:textId="41915A28"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1" w:history="1">
            <w:r w:rsidRPr="008375B6">
              <w:rPr>
                <w:rStyle w:val="Hyperlink"/>
                <w:noProof/>
              </w:rPr>
              <w:t>4.1  Forschungsfrage</w:t>
            </w:r>
            <w:r>
              <w:rPr>
                <w:noProof/>
                <w:webHidden/>
              </w:rPr>
              <w:tab/>
            </w:r>
            <w:r>
              <w:rPr>
                <w:noProof/>
                <w:webHidden/>
              </w:rPr>
              <w:fldChar w:fldCharType="begin"/>
            </w:r>
            <w:r>
              <w:rPr>
                <w:noProof/>
                <w:webHidden/>
              </w:rPr>
              <w:instrText xml:space="preserve"> PAGEREF _Toc232525781 \h </w:instrText>
            </w:r>
            <w:r>
              <w:rPr>
                <w:noProof/>
                <w:webHidden/>
              </w:rPr>
            </w:r>
            <w:r>
              <w:rPr>
                <w:noProof/>
                <w:webHidden/>
              </w:rPr>
              <w:fldChar w:fldCharType="separate"/>
            </w:r>
            <w:r>
              <w:rPr>
                <w:noProof/>
                <w:webHidden/>
              </w:rPr>
              <w:t>30</w:t>
            </w:r>
            <w:r>
              <w:rPr>
                <w:noProof/>
                <w:webHidden/>
              </w:rPr>
              <w:fldChar w:fldCharType="end"/>
            </w:r>
          </w:hyperlink>
        </w:p>
        <w:p w14:paraId="36EBC242" w14:textId="2DDFECD3"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2" w:history="1">
            <w:r w:rsidRPr="008375B6">
              <w:rPr>
                <w:rStyle w:val="Hyperlink"/>
                <w:noProof/>
              </w:rPr>
              <w:t>4.2  Teilfragen</w:t>
            </w:r>
            <w:r>
              <w:rPr>
                <w:noProof/>
                <w:webHidden/>
              </w:rPr>
              <w:tab/>
            </w:r>
            <w:r>
              <w:rPr>
                <w:noProof/>
                <w:webHidden/>
              </w:rPr>
              <w:fldChar w:fldCharType="begin"/>
            </w:r>
            <w:r>
              <w:rPr>
                <w:noProof/>
                <w:webHidden/>
              </w:rPr>
              <w:instrText xml:space="preserve"> PAGEREF _Toc232525782 \h </w:instrText>
            </w:r>
            <w:r>
              <w:rPr>
                <w:noProof/>
                <w:webHidden/>
              </w:rPr>
            </w:r>
            <w:r>
              <w:rPr>
                <w:noProof/>
                <w:webHidden/>
              </w:rPr>
              <w:fldChar w:fldCharType="separate"/>
            </w:r>
            <w:r>
              <w:rPr>
                <w:noProof/>
                <w:webHidden/>
              </w:rPr>
              <w:t>31</w:t>
            </w:r>
            <w:r>
              <w:rPr>
                <w:noProof/>
                <w:webHidden/>
              </w:rPr>
              <w:fldChar w:fldCharType="end"/>
            </w:r>
          </w:hyperlink>
        </w:p>
        <w:p w14:paraId="0D882B88" w14:textId="79835B1C"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3" w:history="1">
            <w:r w:rsidRPr="008375B6">
              <w:rPr>
                <w:rStyle w:val="Hyperlink"/>
                <w:noProof/>
              </w:rPr>
              <w:t>4.3  Goal und Objective</w:t>
            </w:r>
            <w:r>
              <w:rPr>
                <w:noProof/>
                <w:webHidden/>
              </w:rPr>
              <w:tab/>
            </w:r>
            <w:r>
              <w:rPr>
                <w:noProof/>
                <w:webHidden/>
              </w:rPr>
              <w:fldChar w:fldCharType="begin"/>
            </w:r>
            <w:r>
              <w:rPr>
                <w:noProof/>
                <w:webHidden/>
              </w:rPr>
              <w:instrText xml:space="preserve"> PAGEREF _Toc232525783 \h </w:instrText>
            </w:r>
            <w:r>
              <w:rPr>
                <w:noProof/>
                <w:webHidden/>
              </w:rPr>
            </w:r>
            <w:r>
              <w:rPr>
                <w:noProof/>
                <w:webHidden/>
              </w:rPr>
              <w:fldChar w:fldCharType="separate"/>
            </w:r>
            <w:r>
              <w:rPr>
                <w:noProof/>
                <w:webHidden/>
              </w:rPr>
              <w:t>32</w:t>
            </w:r>
            <w:r>
              <w:rPr>
                <w:noProof/>
                <w:webHidden/>
              </w:rPr>
              <w:fldChar w:fldCharType="end"/>
            </w:r>
          </w:hyperlink>
        </w:p>
        <w:p w14:paraId="3BFAB3CF" w14:textId="45CA2088"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4" w:history="1">
            <w:r w:rsidRPr="008375B6">
              <w:rPr>
                <w:rStyle w:val="Hyperlink"/>
                <w:noProof/>
              </w:rPr>
              <w:t>4.4  Nutzen</w:t>
            </w:r>
            <w:r>
              <w:rPr>
                <w:noProof/>
                <w:webHidden/>
              </w:rPr>
              <w:tab/>
            </w:r>
            <w:r>
              <w:rPr>
                <w:noProof/>
                <w:webHidden/>
              </w:rPr>
              <w:fldChar w:fldCharType="begin"/>
            </w:r>
            <w:r>
              <w:rPr>
                <w:noProof/>
                <w:webHidden/>
              </w:rPr>
              <w:instrText xml:space="preserve"> PAGEREF _Toc232525784 \h </w:instrText>
            </w:r>
            <w:r>
              <w:rPr>
                <w:noProof/>
                <w:webHidden/>
              </w:rPr>
            </w:r>
            <w:r>
              <w:rPr>
                <w:noProof/>
                <w:webHidden/>
              </w:rPr>
              <w:fldChar w:fldCharType="separate"/>
            </w:r>
            <w:r>
              <w:rPr>
                <w:noProof/>
                <w:webHidden/>
              </w:rPr>
              <w:t>32</w:t>
            </w:r>
            <w:r>
              <w:rPr>
                <w:noProof/>
                <w:webHidden/>
              </w:rPr>
              <w:fldChar w:fldCharType="end"/>
            </w:r>
          </w:hyperlink>
        </w:p>
        <w:p w14:paraId="1BD0D6E8" w14:textId="4AC4EB7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5" w:history="1">
            <w:r w:rsidRPr="008375B6">
              <w:rPr>
                <w:rStyle w:val="Hyperlink"/>
                <w:noProof/>
              </w:rPr>
              <w:t>4.5  Abgrenzung</w:t>
            </w:r>
            <w:r>
              <w:rPr>
                <w:noProof/>
                <w:webHidden/>
              </w:rPr>
              <w:tab/>
            </w:r>
            <w:r>
              <w:rPr>
                <w:noProof/>
                <w:webHidden/>
              </w:rPr>
              <w:fldChar w:fldCharType="begin"/>
            </w:r>
            <w:r>
              <w:rPr>
                <w:noProof/>
                <w:webHidden/>
              </w:rPr>
              <w:instrText xml:space="preserve"> PAGEREF _Toc232525785 \h </w:instrText>
            </w:r>
            <w:r>
              <w:rPr>
                <w:noProof/>
                <w:webHidden/>
              </w:rPr>
            </w:r>
            <w:r>
              <w:rPr>
                <w:noProof/>
                <w:webHidden/>
              </w:rPr>
              <w:fldChar w:fldCharType="separate"/>
            </w:r>
            <w:r>
              <w:rPr>
                <w:noProof/>
                <w:webHidden/>
              </w:rPr>
              <w:t>33</w:t>
            </w:r>
            <w:r>
              <w:rPr>
                <w:noProof/>
                <w:webHidden/>
              </w:rPr>
              <w:fldChar w:fldCharType="end"/>
            </w:r>
          </w:hyperlink>
        </w:p>
        <w:p w14:paraId="35D1396E" w14:textId="04F3553C"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86" w:history="1">
            <w:r w:rsidRPr="008375B6">
              <w:rPr>
                <w:rStyle w:val="Hyperlink"/>
                <w:noProof/>
              </w:rPr>
              <w:t>5  Methodik</w:t>
            </w:r>
            <w:r>
              <w:rPr>
                <w:noProof/>
                <w:webHidden/>
              </w:rPr>
              <w:tab/>
            </w:r>
            <w:r>
              <w:rPr>
                <w:noProof/>
                <w:webHidden/>
              </w:rPr>
              <w:fldChar w:fldCharType="begin"/>
            </w:r>
            <w:r>
              <w:rPr>
                <w:noProof/>
                <w:webHidden/>
              </w:rPr>
              <w:instrText xml:space="preserve"> PAGEREF _Toc232525786 \h </w:instrText>
            </w:r>
            <w:r>
              <w:rPr>
                <w:noProof/>
                <w:webHidden/>
              </w:rPr>
            </w:r>
            <w:r>
              <w:rPr>
                <w:noProof/>
                <w:webHidden/>
              </w:rPr>
              <w:fldChar w:fldCharType="separate"/>
            </w:r>
            <w:r>
              <w:rPr>
                <w:noProof/>
                <w:webHidden/>
              </w:rPr>
              <w:t>35</w:t>
            </w:r>
            <w:r>
              <w:rPr>
                <w:noProof/>
                <w:webHidden/>
              </w:rPr>
              <w:fldChar w:fldCharType="end"/>
            </w:r>
          </w:hyperlink>
        </w:p>
        <w:p w14:paraId="3694FED0" w14:textId="1F43CB23"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7" w:history="1">
            <w:r w:rsidRPr="008375B6">
              <w:rPr>
                <w:rStyle w:val="Hyperlink"/>
                <w:noProof/>
              </w:rPr>
              <w:t>5.1  Vorgehen der Literaturrecherche</w:t>
            </w:r>
            <w:r>
              <w:rPr>
                <w:noProof/>
                <w:webHidden/>
              </w:rPr>
              <w:tab/>
            </w:r>
            <w:r>
              <w:rPr>
                <w:noProof/>
                <w:webHidden/>
              </w:rPr>
              <w:fldChar w:fldCharType="begin"/>
            </w:r>
            <w:r>
              <w:rPr>
                <w:noProof/>
                <w:webHidden/>
              </w:rPr>
              <w:instrText xml:space="preserve"> PAGEREF _Toc232525787 \h </w:instrText>
            </w:r>
            <w:r>
              <w:rPr>
                <w:noProof/>
                <w:webHidden/>
              </w:rPr>
            </w:r>
            <w:r>
              <w:rPr>
                <w:noProof/>
                <w:webHidden/>
              </w:rPr>
              <w:fldChar w:fldCharType="separate"/>
            </w:r>
            <w:r>
              <w:rPr>
                <w:noProof/>
                <w:webHidden/>
              </w:rPr>
              <w:t>35</w:t>
            </w:r>
            <w:r>
              <w:rPr>
                <w:noProof/>
                <w:webHidden/>
              </w:rPr>
              <w:fldChar w:fldCharType="end"/>
            </w:r>
          </w:hyperlink>
        </w:p>
        <w:p w14:paraId="0D0040D7" w14:textId="2AD79CD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8" w:history="1">
            <w:r w:rsidRPr="008375B6">
              <w:rPr>
                <w:rStyle w:val="Hyperlink"/>
                <w:noProof/>
              </w:rPr>
              <w:t>5.2  Forschungsdesign</w:t>
            </w:r>
            <w:r>
              <w:rPr>
                <w:noProof/>
                <w:webHidden/>
              </w:rPr>
              <w:tab/>
            </w:r>
            <w:r>
              <w:rPr>
                <w:noProof/>
                <w:webHidden/>
              </w:rPr>
              <w:fldChar w:fldCharType="begin"/>
            </w:r>
            <w:r>
              <w:rPr>
                <w:noProof/>
                <w:webHidden/>
              </w:rPr>
              <w:instrText xml:space="preserve"> PAGEREF _Toc232525788 \h </w:instrText>
            </w:r>
            <w:r>
              <w:rPr>
                <w:noProof/>
                <w:webHidden/>
              </w:rPr>
            </w:r>
            <w:r>
              <w:rPr>
                <w:noProof/>
                <w:webHidden/>
              </w:rPr>
              <w:fldChar w:fldCharType="separate"/>
            </w:r>
            <w:r>
              <w:rPr>
                <w:noProof/>
                <w:webHidden/>
              </w:rPr>
              <w:t>36</w:t>
            </w:r>
            <w:r>
              <w:rPr>
                <w:noProof/>
                <w:webHidden/>
              </w:rPr>
              <w:fldChar w:fldCharType="end"/>
            </w:r>
          </w:hyperlink>
        </w:p>
        <w:p w14:paraId="5DC43253" w14:textId="072C01B5"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9" w:history="1">
            <w:r w:rsidRPr="008375B6">
              <w:rPr>
                <w:rStyle w:val="Hyperlink"/>
                <w:noProof/>
              </w:rPr>
              <w:t>5.3  Vorgehen im Überblick</w:t>
            </w:r>
            <w:r>
              <w:rPr>
                <w:noProof/>
                <w:webHidden/>
              </w:rPr>
              <w:tab/>
            </w:r>
            <w:r>
              <w:rPr>
                <w:noProof/>
                <w:webHidden/>
              </w:rPr>
              <w:fldChar w:fldCharType="begin"/>
            </w:r>
            <w:r>
              <w:rPr>
                <w:noProof/>
                <w:webHidden/>
              </w:rPr>
              <w:instrText xml:space="preserve"> PAGEREF _Toc232525789 \h </w:instrText>
            </w:r>
            <w:r>
              <w:rPr>
                <w:noProof/>
                <w:webHidden/>
              </w:rPr>
            </w:r>
            <w:r>
              <w:rPr>
                <w:noProof/>
                <w:webHidden/>
              </w:rPr>
              <w:fldChar w:fldCharType="separate"/>
            </w:r>
            <w:r>
              <w:rPr>
                <w:noProof/>
                <w:webHidden/>
              </w:rPr>
              <w:t>37</w:t>
            </w:r>
            <w:r>
              <w:rPr>
                <w:noProof/>
                <w:webHidden/>
              </w:rPr>
              <w:fldChar w:fldCharType="end"/>
            </w:r>
          </w:hyperlink>
        </w:p>
        <w:p w14:paraId="4ACB7929" w14:textId="41C9BAD8"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0" w:history="1">
            <w:r w:rsidRPr="008375B6">
              <w:rPr>
                <w:rStyle w:val="Hyperlink"/>
                <w:noProof/>
              </w:rPr>
              <w:t>5.4  Methoden der Datenerhebung</w:t>
            </w:r>
            <w:r>
              <w:rPr>
                <w:noProof/>
                <w:webHidden/>
              </w:rPr>
              <w:tab/>
            </w:r>
            <w:r>
              <w:rPr>
                <w:noProof/>
                <w:webHidden/>
              </w:rPr>
              <w:fldChar w:fldCharType="begin"/>
            </w:r>
            <w:r>
              <w:rPr>
                <w:noProof/>
                <w:webHidden/>
              </w:rPr>
              <w:instrText xml:space="preserve"> PAGEREF _Toc232525790 \h </w:instrText>
            </w:r>
            <w:r>
              <w:rPr>
                <w:noProof/>
                <w:webHidden/>
              </w:rPr>
            </w:r>
            <w:r>
              <w:rPr>
                <w:noProof/>
                <w:webHidden/>
              </w:rPr>
              <w:fldChar w:fldCharType="separate"/>
            </w:r>
            <w:r>
              <w:rPr>
                <w:noProof/>
                <w:webHidden/>
              </w:rPr>
              <w:t>38</w:t>
            </w:r>
            <w:r>
              <w:rPr>
                <w:noProof/>
                <w:webHidden/>
              </w:rPr>
              <w:fldChar w:fldCharType="end"/>
            </w:r>
          </w:hyperlink>
        </w:p>
        <w:p w14:paraId="7AF40005" w14:textId="0BB09434"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1" w:history="1">
            <w:r w:rsidRPr="008375B6">
              <w:rPr>
                <w:rStyle w:val="Hyperlink"/>
                <w:noProof/>
              </w:rPr>
              <w:t>5.5  Methoden der Auswertung</w:t>
            </w:r>
            <w:r>
              <w:rPr>
                <w:noProof/>
                <w:webHidden/>
              </w:rPr>
              <w:tab/>
            </w:r>
            <w:r>
              <w:rPr>
                <w:noProof/>
                <w:webHidden/>
              </w:rPr>
              <w:fldChar w:fldCharType="begin"/>
            </w:r>
            <w:r>
              <w:rPr>
                <w:noProof/>
                <w:webHidden/>
              </w:rPr>
              <w:instrText xml:space="preserve"> PAGEREF _Toc232525791 \h </w:instrText>
            </w:r>
            <w:r>
              <w:rPr>
                <w:noProof/>
                <w:webHidden/>
              </w:rPr>
            </w:r>
            <w:r>
              <w:rPr>
                <w:noProof/>
                <w:webHidden/>
              </w:rPr>
              <w:fldChar w:fldCharType="separate"/>
            </w:r>
            <w:r>
              <w:rPr>
                <w:noProof/>
                <w:webHidden/>
              </w:rPr>
              <w:t>39</w:t>
            </w:r>
            <w:r>
              <w:rPr>
                <w:noProof/>
                <w:webHidden/>
              </w:rPr>
              <w:fldChar w:fldCharType="end"/>
            </w:r>
          </w:hyperlink>
        </w:p>
        <w:p w14:paraId="7DB1AFC1" w14:textId="740ED77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2" w:history="1">
            <w:r w:rsidRPr="008375B6">
              <w:rPr>
                <w:rStyle w:val="Hyperlink"/>
                <w:noProof/>
              </w:rPr>
              <w:t>5.6  Reflexion zu Ressourcen und Kompetenzen</w:t>
            </w:r>
            <w:r>
              <w:rPr>
                <w:noProof/>
                <w:webHidden/>
              </w:rPr>
              <w:tab/>
            </w:r>
            <w:r>
              <w:rPr>
                <w:noProof/>
                <w:webHidden/>
              </w:rPr>
              <w:fldChar w:fldCharType="begin"/>
            </w:r>
            <w:r>
              <w:rPr>
                <w:noProof/>
                <w:webHidden/>
              </w:rPr>
              <w:instrText xml:space="preserve"> PAGEREF _Toc232525792 \h </w:instrText>
            </w:r>
            <w:r>
              <w:rPr>
                <w:noProof/>
                <w:webHidden/>
              </w:rPr>
            </w:r>
            <w:r>
              <w:rPr>
                <w:noProof/>
                <w:webHidden/>
              </w:rPr>
              <w:fldChar w:fldCharType="separate"/>
            </w:r>
            <w:r>
              <w:rPr>
                <w:noProof/>
                <w:webHidden/>
              </w:rPr>
              <w:t>40</w:t>
            </w:r>
            <w:r>
              <w:rPr>
                <w:noProof/>
                <w:webHidden/>
              </w:rPr>
              <w:fldChar w:fldCharType="end"/>
            </w:r>
          </w:hyperlink>
        </w:p>
        <w:p w14:paraId="24B08DB4" w14:textId="0E5507BC"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93" w:history="1">
            <w:r w:rsidRPr="008375B6">
              <w:rPr>
                <w:rStyle w:val="Hyperlink"/>
                <w:noProof/>
              </w:rPr>
              <w:t>6  Konzept und Architektur</w:t>
            </w:r>
            <w:r>
              <w:rPr>
                <w:noProof/>
                <w:webHidden/>
              </w:rPr>
              <w:tab/>
            </w:r>
            <w:r>
              <w:rPr>
                <w:noProof/>
                <w:webHidden/>
              </w:rPr>
              <w:fldChar w:fldCharType="begin"/>
            </w:r>
            <w:r>
              <w:rPr>
                <w:noProof/>
                <w:webHidden/>
              </w:rPr>
              <w:instrText xml:space="preserve"> PAGEREF _Toc232525793 \h </w:instrText>
            </w:r>
            <w:r>
              <w:rPr>
                <w:noProof/>
                <w:webHidden/>
              </w:rPr>
            </w:r>
            <w:r>
              <w:rPr>
                <w:noProof/>
                <w:webHidden/>
              </w:rPr>
              <w:fldChar w:fldCharType="separate"/>
            </w:r>
            <w:r>
              <w:rPr>
                <w:noProof/>
                <w:webHidden/>
              </w:rPr>
              <w:t>42</w:t>
            </w:r>
            <w:r>
              <w:rPr>
                <w:noProof/>
                <w:webHidden/>
              </w:rPr>
              <w:fldChar w:fldCharType="end"/>
            </w:r>
          </w:hyperlink>
        </w:p>
        <w:p w14:paraId="2438FF58" w14:textId="4CC2A04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4" w:history="1">
            <w:r w:rsidRPr="008375B6">
              <w:rPr>
                <w:rStyle w:val="Hyperlink"/>
                <w:noProof/>
              </w:rPr>
              <w:t>6.1  Anforderungen</w:t>
            </w:r>
            <w:r>
              <w:rPr>
                <w:noProof/>
                <w:webHidden/>
              </w:rPr>
              <w:tab/>
            </w:r>
            <w:r>
              <w:rPr>
                <w:noProof/>
                <w:webHidden/>
              </w:rPr>
              <w:fldChar w:fldCharType="begin"/>
            </w:r>
            <w:r>
              <w:rPr>
                <w:noProof/>
                <w:webHidden/>
              </w:rPr>
              <w:instrText xml:space="preserve"> PAGEREF _Toc232525794 \h </w:instrText>
            </w:r>
            <w:r>
              <w:rPr>
                <w:noProof/>
                <w:webHidden/>
              </w:rPr>
            </w:r>
            <w:r>
              <w:rPr>
                <w:noProof/>
                <w:webHidden/>
              </w:rPr>
              <w:fldChar w:fldCharType="separate"/>
            </w:r>
            <w:r>
              <w:rPr>
                <w:noProof/>
                <w:webHidden/>
              </w:rPr>
              <w:t>42</w:t>
            </w:r>
            <w:r>
              <w:rPr>
                <w:noProof/>
                <w:webHidden/>
              </w:rPr>
              <w:fldChar w:fldCharType="end"/>
            </w:r>
          </w:hyperlink>
        </w:p>
        <w:p w14:paraId="39A89B5A" w14:textId="6C5DD28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5" w:history="1">
            <w:r w:rsidRPr="008375B6">
              <w:rPr>
                <w:rStyle w:val="Hyperlink"/>
                <w:noProof/>
              </w:rPr>
              <w:t>6.2  Architekturüberblick</w:t>
            </w:r>
            <w:r>
              <w:rPr>
                <w:noProof/>
                <w:webHidden/>
              </w:rPr>
              <w:tab/>
            </w:r>
            <w:r>
              <w:rPr>
                <w:noProof/>
                <w:webHidden/>
              </w:rPr>
              <w:fldChar w:fldCharType="begin"/>
            </w:r>
            <w:r>
              <w:rPr>
                <w:noProof/>
                <w:webHidden/>
              </w:rPr>
              <w:instrText xml:space="preserve"> PAGEREF _Toc232525795 \h </w:instrText>
            </w:r>
            <w:r>
              <w:rPr>
                <w:noProof/>
                <w:webHidden/>
              </w:rPr>
            </w:r>
            <w:r>
              <w:rPr>
                <w:noProof/>
                <w:webHidden/>
              </w:rPr>
              <w:fldChar w:fldCharType="separate"/>
            </w:r>
            <w:r>
              <w:rPr>
                <w:noProof/>
                <w:webHidden/>
              </w:rPr>
              <w:t>43</w:t>
            </w:r>
            <w:r>
              <w:rPr>
                <w:noProof/>
                <w:webHidden/>
              </w:rPr>
              <w:fldChar w:fldCharType="end"/>
            </w:r>
          </w:hyperlink>
        </w:p>
        <w:p w14:paraId="145C9102" w14:textId="74C575BD"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6" w:history="1">
            <w:r w:rsidRPr="008375B6">
              <w:rPr>
                <w:rStyle w:val="Hyperlink"/>
                <w:noProof/>
              </w:rPr>
              <w:t>6.3  Komponenten im Detail</w:t>
            </w:r>
            <w:r>
              <w:rPr>
                <w:noProof/>
                <w:webHidden/>
              </w:rPr>
              <w:tab/>
            </w:r>
            <w:r>
              <w:rPr>
                <w:noProof/>
                <w:webHidden/>
              </w:rPr>
              <w:fldChar w:fldCharType="begin"/>
            </w:r>
            <w:r>
              <w:rPr>
                <w:noProof/>
                <w:webHidden/>
              </w:rPr>
              <w:instrText xml:space="preserve"> PAGEREF _Toc232525796 \h </w:instrText>
            </w:r>
            <w:r>
              <w:rPr>
                <w:noProof/>
                <w:webHidden/>
              </w:rPr>
            </w:r>
            <w:r>
              <w:rPr>
                <w:noProof/>
                <w:webHidden/>
              </w:rPr>
              <w:fldChar w:fldCharType="separate"/>
            </w:r>
            <w:r>
              <w:rPr>
                <w:noProof/>
                <w:webHidden/>
              </w:rPr>
              <w:t>44</w:t>
            </w:r>
            <w:r>
              <w:rPr>
                <w:noProof/>
                <w:webHidden/>
              </w:rPr>
              <w:fldChar w:fldCharType="end"/>
            </w:r>
          </w:hyperlink>
        </w:p>
        <w:p w14:paraId="3E33ADE1" w14:textId="5DD1EAEE"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7" w:history="1">
            <w:r w:rsidRPr="008375B6">
              <w:rPr>
                <w:rStyle w:val="Hyperlink"/>
                <w:noProof/>
              </w:rPr>
              <w:t>6.3.1  Orchestrator</w:t>
            </w:r>
            <w:r>
              <w:rPr>
                <w:noProof/>
                <w:webHidden/>
              </w:rPr>
              <w:tab/>
            </w:r>
            <w:r>
              <w:rPr>
                <w:noProof/>
                <w:webHidden/>
              </w:rPr>
              <w:fldChar w:fldCharType="begin"/>
            </w:r>
            <w:r>
              <w:rPr>
                <w:noProof/>
                <w:webHidden/>
              </w:rPr>
              <w:instrText xml:space="preserve"> PAGEREF _Toc232525797 \h </w:instrText>
            </w:r>
            <w:r>
              <w:rPr>
                <w:noProof/>
                <w:webHidden/>
              </w:rPr>
            </w:r>
            <w:r>
              <w:rPr>
                <w:noProof/>
                <w:webHidden/>
              </w:rPr>
              <w:fldChar w:fldCharType="separate"/>
            </w:r>
            <w:r>
              <w:rPr>
                <w:noProof/>
                <w:webHidden/>
              </w:rPr>
              <w:t>44</w:t>
            </w:r>
            <w:r>
              <w:rPr>
                <w:noProof/>
                <w:webHidden/>
              </w:rPr>
              <w:fldChar w:fldCharType="end"/>
            </w:r>
          </w:hyperlink>
        </w:p>
        <w:p w14:paraId="5FA25466" w14:textId="68E029C6"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8" w:history="1">
            <w:r w:rsidRPr="008375B6">
              <w:rPr>
                <w:rStyle w:val="Hyperlink"/>
                <w:noProof/>
              </w:rPr>
              <w:t>6.3.2  Personalisierungsmodul</w:t>
            </w:r>
            <w:r>
              <w:rPr>
                <w:noProof/>
                <w:webHidden/>
              </w:rPr>
              <w:tab/>
            </w:r>
            <w:r>
              <w:rPr>
                <w:noProof/>
                <w:webHidden/>
              </w:rPr>
              <w:fldChar w:fldCharType="begin"/>
            </w:r>
            <w:r>
              <w:rPr>
                <w:noProof/>
                <w:webHidden/>
              </w:rPr>
              <w:instrText xml:space="preserve"> PAGEREF _Toc232525798 \h </w:instrText>
            </w:r>
            <w:r>
              <w:rPr>
                <w:noProof/>
                <w:webHidden/>
              </w:rPr>
            </w:r>
            <w:r>
              <w:rPr>
                <w:noProof/>
                <w:webHidden/>
              </w:rPr>
              <w:fldChar w:fldCharType="separate"/>
            </w:r>
            <w:r>
              <w:rPr>
                <w:noProof/>
                <w:webHidden/>
              </w:rPr>
              <w:t>44</w:t>
            </w:r>
            <w:r>
              <w:rPr>
                <w:noProof/>
                <w:webHidden/>
              </w:rPr>
              <w:fldChar w:fldCharType="end"/>
            </w:r>
          </w:hyperlink>
        </w:p>
        <w:p w14:paraId="718CA7B7" w14:textId="372CB2E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9" w:history="1">
            <w:r w:rsidRPr="008375B6">
              <w:rPr>
                <w:rStyle w:val="Hyperlink"/>
                <w:noProof/>
              </w:rPr>
              <w:t>6.3.3  Nachrichten- und Datenintegration</w:t>
            </w:r>
            <w:r>
              <w:rPr>
                <w:noProof/>
                <w:webHidden/>
              </w:rPr>
              <w:tab/>
            </w:r>
            <w:r>
              <w:rPr>
                <w:noProof/>
                <w:webHidden/>
              </w:rPr>
              <w:fldChar w:fldCharType="begin"/>
            </w:r>
            <w:r>
              <w:rPr>
                <w:noProof/>
                <w:webHidden/>
              </w:rPr>
              <w:instrText xml:space="preserve"> PAGEREF _Toc232525799 \h </w:instrText>
            </w:r>
            <w:r>
              <w:rPr>
                <w:noProof/>
                <w:webHidden/>
              </w:rPr>
            </w:r>
            <w:r>
              <w:rPr>
                <w:noProof/>
                <w:webHidden/>
              </w:rPr>
              <w:fldChar w:fldCharType="separate"/>
            </w:r>
            <w:r>
              <w:rPr>
                <w:noProof/>
                <w:webHidden/>
              </w:rPr>
              <w:t>45</w:t>
            </w:r>
            <w:r>
              <w:rPr>
                <w:noProof/>
                <w:webHidden/>
              </w:rPr>
              <w:fldChar w:fldCharType="end"/>
            </w:r>
          </w:hyperlink>
        </w:p>
        <w:p w14:paraId="3C0B0F71" w14:textId="25017342"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0" w:history="1">
            <w:r w:rsidRPr="008375B6">
              <w:rPr>
                <w:rStyle w:val="Hyperlink"/>
                <w:noProof/>
              </w:rPr>
              <w:t>6.3.4  LLM-Textgenerierung</w:t>
            </w:r>
            <w:r>
              <w:rPr>
                <w:noProof/>
                <w:webHidden/>
              </w:rPr>
              <w:tab/>
            </w:r>
            <w:r>
              <w:rPr>
                <w:noProof/>
                <w:webHidden/>
              </w:rPr>
              <w:fldChar w:fldCharType="begin"/>
            </w:r>
            <w:r>
              <w:rPr>
                <w:noProof/>
                <w:webHidden/>
              </w:rPr>
              <w:instrText xml:space="preserve"> PAGEREF _Toc232525800 \h </w:instrText>
            </w:r>
            <w:r>
              <w:rPr>
                <w:noProof/>
                <w:webHidden/>
              </w:rPr>
            </w:r>
            <w:r>
              <w:rPr>
                <w:noProof/>
                <w:webHidden/>
              </w:rPr>
              <w:fldChar w:fldCharType="separate"/>
            </w:r>
            <w:r>
              <w:rPr>
                <w:noProof/>
                <w:webHidden/>
              </w:rPr>
              <w:t>45</w:t>
            </w:r>
            <w:r>
              <w:rPr>
                <w:noProof/>
                <w:webHidden/>
              </w:rPr>
              <w:fldChar w:fldCharType="end"/>
            </w:r>
          </w:hyperlink>
        </w:p>
        <w:p w14:paraId="0F5C348D" w14:textId="39EF9801"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1" w:history="1">
            <w:r w:rsidRPr="008375B6">
              <w:rPr>
                <w:rStyle w:val="Hyperlink"/>
                <w:noProof/>
              </w:rPr>
              <w:t>6.3.5  Sprachsynthese</w:t>
            </w:r>
            <w:r>
              <w:rPr>
                <w:noProof/>
                <w:webHidden/>
              </w:rPr>
              <w:tab/>
            </w:r>
            <w:r>
              <w:rPr>
                <w:noProof/>
                <w:webHidden/>
              </w:rPr>
              <w:fldChar w:fldCharType="begin"/>
            </w:r>
            <w:r>
              <w:rPr>
                <w:noProof/>
                <w:webHidden/>
              </w:rPr>
              <w:instrText xml:space="preserve"> PAGEREF _Toc232525801 \h </w:instrText>
            </w:r>
            <w:r>
              <w:rPr>
                <w:noProof/>
                <w:webHidden/>
              </w:rPr>
            </w:r>
            <w:r>
              <w:rPr>
                <w:noProof/>
                <w:webHidden/>
              </w:rPr>
              <w:fldChar w:fldCharType="separate"/>
            </w:r>
            <w:r>
              <w:rPr>
                <w:noProof/>
                <w:webHidden/>
              </w:rPr>
              <w:t>45</w:t>
            </w:r>
            <w:r>
              <w:rPr>
                <w:noProof/>
                <w:webHidden/>
              </w:rPr>
              <w:fldChar w:fldCharType="end"/>
            </w:r>
          </w:hyperlink>
        </w:p>
        <w:p w14:paraId="5F58B82C" w14:textId="222D16B5"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2" w:history="1">
            <w:r w:rsidRPr="008375B6">
              <w:rPr>
                <w:rStyle w:val="Hyperlink"/>
                <w:noProof/>
              </w:rPr>
              <w:t>6.3.6  Musikeinbindung</w:t>
            </w:r>
            <w:r>
              <w:rPr>
                <w:noProof/>
                <w:webHidden/>
              </w:rPr>
              <w:tab/>
            </w:r>
            <w:r>
              <w:rPr>
                <w:noProof/>
                <w:webHidden/>
              </w:rPr>
              <w:fldChar w:fldCharType="begin"/>
            </w:r>
            <w:r>
              <w:rPr>
                <w:noProof/>
                <w:webHidden/>
              </w:rPr>
              <w:instrText xml:space="preserve"> PAGEREF _Toc232525802 \h </w:instrText>
            </w:r>
            <w:r>
              <w:rPr>
                <w:noProof/>
                <w:webHidden/>
              </w:rPr>
            </w:r>
            <w:r>
              <w:rPr>
                <w:noProof/>
                <w:webHidden/>
              </w:rPr>
              <w:fldChar w:fldCharType="separate"/>
            </w:r>
            <w:r>
              <w:rPr>
                <w:noProof/>
                <w:webHidden/>
              </w:rPr>
              <w:t>46</w:t>
            </w:r>
            <w:r>
              <w:rPr>
                <w:noProof/>
                <w:webHidden/>
              </w:rPr>
              <w:fldChar w:fldCharType="end"/>
            </w:r>
          </w:hyperlink>
        </w:p>
        <w:p w14:paraId="699E5D9A" w14:textId="6C833F15"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3" w:history="1">
            <w:r w:rsidRPr="008375B6">
              <w:rPr>
                <w:rStyle w:val="Hyperlink"/>
                <w:noProof/>
              </w:rPr>
              <w:t>6.3.7  Webapplikation und Benutzeroberfläche</w:t>
            </w:r>
            <w:r>
              <w:rPr>
                <w:noProof/>
                <w:webHidden/>
              </w:rPr>
              <w:tab/>
            </w:r>
            <w:r>
              <w:rPr>
                <w:noProof/>
                <w:webHidden/>
              </w:rPr>
              <w:fldChar w:fldCharType="begin"/>
            </w:r>
            <w:r>
              <w:rPr>
                <w:noProof/>
                <w:webHidden/>
              </w:rPr>
              <w:instrText xml:space="preserve"> PAGEREF _Toc232525803 \h </w:instrText>
            </w:r>
            <w:r>
              <w:rPr>
                <w:noProof/>
                <w:webHidden/>
              </w:rPr>
            </w:r>
            <w:r>
              <w:rPr>
                <w:noProof/>
                <w:webHidden/>
              </w:rPr>
              <w:fldChar w:fldCharType="separate"/>
            </w:r>
            <w:r>
              <w:rPr>
                <w:noProof/>
                <w:webHidden/>
              </w:rPr>
              <w:t>46</w:t>
            </w:r>
            <w:r>
              <w:rPr>
                <w:noProof/>
                <w:webHidden/>
              </w:rPr>
              <w:fldChar w:fldCharType="end"/>
            </w:r>
          </w:hyperlink>
        </w:p>
        <w:p w14:paraId="7B79D32E" w14:textId="6E542DE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4" w:history="1">
            <w:r w:rsidRPr="008375B6">
              <w:rPr>
                <w:rStyle w:val="Hyperlink"/>
                <w:noProof/>
              </w:rPr>
              <w:t>6.4  Wellbeing-Features im Design</w:t>
            </w:r>
            <w:r>
              <w:rPr>
                <w:noProof/>
                <w:webHidden/>
              </w:rPr>
              <w:tab/>
            </w:r>
            <w:r>
              <w:rPr>
                <w:noProof/>
                <w:webHidden/>
              </w:rPr>
              <w:fldChar w:fldCharType="begin"/>
            </w:r>
            <w:r>
              <w:rPr>
                <w:noProof/>
                <w:webHidden/>
              </w:rPr>
              <w:instrText xml:space="preserve"> PAGEREF _Toc232525804 \h </w:instrText>
            </w:r>
            <w:r>
              <w:rPr>
                <w:noProof/>
                <w:webHidden/>
              </w:rPr>
            </w:r>
            <w:r>
              <w:rPr>
                <w:noProof/>
                <w:webHidden/>
              </w:rPr>
              <w:fldChar w:fldCharType="separate"/>
            </w:r>
            <w:r>
              <w:rPr>
                <w:noProof/>
                <w:webHidden/>
              </w:rPr>
              <w:t>47</w:t>
            </w:r>
            <w:r>
              <w:rPr>
                <w:noProof/>
                <w:webHidden/>
              </w:rPr>
              <w:fldChar w:fldCharType="end"/>
            </w:r>
          </w:hyperlink>
        </w:p>
        <w:p w14:paraId="0BA77DAE" w14:textId="791C02F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5" w:history="1">
            <w:r w:rsidRPr="008375B6">
              <w:rPr>
                <w:rStyle w:val="Hyperlink"/>
                <w:noProof/>
              </w:rPr>
              <w:t>6.5  Mapping von Werten auf Designentscheidungen</w:t>
            </w:r>
            <w:r>
              <w:rPr>
                <w:noProof/>
                <w:webHidden/>
              </w:rPr>
              <w:tab/>
            </w:r>
            <w:r>
              <w:rPr>
                <w:noProof/>
                <w:webHidden/>
              </w:rPr>
              <w:fldChar w:fldCharType="begin"/>
            </w:r>
            <w:r>
              <w:rPr>
                <w:noProof/>
                <w:webHidden/>
              </w:rPr>
              <w:instrText xml:space="preserve"> PAGEREF _Toc232525805 \h </w:instrText>
            </w:r>
            <w:r>
              <w:rPr>
                <w:noProof/>
                <w:webHidden/>
              </w:rPr>
            </w:r>
            <w:r>
              <w:rPr>
                <w:noProof/>
                <w:webHidden/>
              </w:rPr>
              <w:fldChar w:fldCharType="separate"/>
            </w:r>
            <w:r>
              <w:rPr>
                <w:noProof/>
                <w:webHidden/>
              </w:rPr>
              <w:t>48</w:t>
            </w:r>
            <w:r>
              <w:rPr>
                <w:noProof/>
                <w:webHidden/>
              </w:rPr>
              <w:fldChar w:fldCharType="end"/>
            </w:r>
          </w:hyperlink>
        </w:p>
        <w:p w14:paraId="338D3A54" w14:textId="020D0641"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6" w:history="1">
            <w:r w:rsidRPr="008375B6">
              <w:rPr>
                <w:rStyle w:val="Hyperlink"/>
                <w:noProof/>
              </w:rPr>
              <w:t>6.6  Datenschutz und Datenfluss</w:t>
            </w:r>
            <w:r>
              <w:rPr>
                <w:noProof/>
                <w:webHidden/>
              </w:rPr>
              <w:tab/>
            </w:r>
            <w:r>
              <w:rPr>
                <w:noProof/>
                <w:webHidden/>
              </w:rPr>
              <w:fldChar w:fldCharType="begin"/>
            </w:r>
            <w:r>
              <w:rPr>
                <w:noProof/>
                <w:webHidden/>
              </w:rPr>
              <w:instrText xml:space="preserve"> PAGEREF _Toc232525806 \h </w:instrText>
            </w:r>
            <w:r>
              <w:rPr>
                <w:noProof/>
                <w:webHidden/>
              </w:rPr>
            </w:r>
            <w:r>
              <w:rPr>
                <w:noProof/>
                <w:webHidden/>
              </w:rPr>
              <w:fldChar w:fldCharType="separate"/>
            </w:r>
            <w:r>
              <w:rPr>
                <w:noProof/>
                <w:webHidden/>
              </w:rPr>
              <w:t>49</w:t>
            </w:r>
            <w:r>
              <w:rPr>
                <w:noProof/>
                <w:webHidden/>
              </w:rPr>
              <w:fldChar w:fldCharType="end"/>
            </w:r>
          </w:hyperlink>
        </w:p>
        <w:p w14:paraId="4C03723F" w14:textId="7C9090E9"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07" w:history="1">
            <w:r w:rsidRPr="008375B6">
              <w:rPr>
                <w:rStyle w:val="Hyperlink"/>
                <w:noProof/>
              </w:rPr>
              <w:t>7  Implementation</w:t>
            </w:r>
            <w:r>
              <w:rPr>
                <w:noProof/>
                <w:webHidden/>
              </w:rPr>
              <w:tab/>
            </w:r>
            <w:r>
              <w:rPr>
                <w:noProof/>
                <w:webHidden/>
              </w:rPr>
              <w:fldChar w:fldCharType="begin"/>
            </w:r>
            <w:r>
              <w:rPr>
                <w:noProof/>
                <w:webHidden/>
              </w:rPr>
              <w:instrText xml:space="preserve"> PAGEREF _Toc232525807 \h </w:instrText>
            </w:r>
            <w:r>
              <w:rPr>
                <w:noProof/>
                <w:webHidden/>
              </w:rPr>
            </w:r>
            <w:r>
              <w:rPr>
                <w:noProof/>
                <w:webHidden/>
              </w:rPr>
              <w:fldChar w:fldCharType="separate"/>
            </w:r>
            <w:r>
              <w:rPr>
                <w:noProof/>
                <w:webHidden/>
              </w:rPr>
              <w:t>50</w:t>
            </w:r>
            <w:r>
              <w:rPr>
                <w:noProof/>
                <w:webHidden/>
              </w:rPr>
              <w:fldChar w:fldCharType="end"/>
            </w:r>
          </w:hyperlink>
        </w:p>
        <w:p w14:paraId="3B42AA89" w14:textId="11645A1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8" w:history="1">
            <w:r w:rsidRPr="008375B6">
              <w:rPr>
                <w:rStyle w:val="Hyperlink"/>
                <w:noProof/>
              </w:rPr>
              <w:t>7.1  Vorgehen und Iterationen</w:t>
            </w:r>
            <w:r>
              <w:rPr>
                <w:noProof/>
                <w:webHidden/>
              </w:rPr>
              <w:tab/>
            </w:r>
            <w:r>
              <w:rPr>
                <w:noProof/>
                <w:webHidden/>
              </w:rPr>
              <w:fldChar w:fldCharType="begin"/>
            </w:r>
            <w:r>
              <w:rPr>
                <w:noProof/>
                <w:webHidden/>
              </w:rPr>
              <w:instrText xml:space="preserve"> PAGEREF _Toc232525808 \h </w:instrText>
            </w:r>
            <w:r>
              <w:rPr>
                <w:noProof/>
                <w:webHidden/>
              </w:rPr>
            </w:r>
            <w:r>
              <w:rPr>
                <w:noProof/>
                <w:webHidden/>
              </w:rPr>
              <w:fldChar w:fldCharType="separate"/>
            </w:r>
            <w:r>
              <w:rPr>
                <w:noProof/>
                <w:webHidden/>
              </w:rPr>
              <w:t>50</w:t>
            </w:r>
            <w:r>
              <w:rPr>
                <w:noProof/>
                <w:webHidden/>
              </w:rPr>
              <w:fldChar w:fldCharType="end"/>
            </w:r>
          </w:hyperlink>
        </w:p>
        <w:p w14:paraId="079526D6" w14:textId="46106A7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9" w:history="1">
            <w:r w:rsidRPr="008375B6">
              <w:rPr>
                <w:rStyle w:val="Hyperlink"/>
                <w:noProof/>
              </w:rPr>
              <w:t>7.2  Repository-Struktur und Tech-Stack</w:t>
            </w:r>
            <w:r>
              <w:rPr>
                <w:noProof/>
                <w:webHidden/>
              </w:rPr>
              <w:tab/>
            </w:r>
            <w:r>
              <w:rPr>
                <w:noProof/>
                <w:webHidden/>
              </w:rPr>
              <w:fldChar w:fldCharType="begin"/>
            </w:r>
            <w:r>
              <w:rPr>
                <w:noProof/>
                <w:webHidden/>
              </w:rPr>
              <w:instrText xml:space="preserve"> PAGEREF _Toc232525809 \h </w:instrText>
            </w:r>
            <w:r>
              <w:rPr>
                <w:noProof/>
                <w:webHidden/>
              </w:rPr>
            </w:r>
            <w:r>
              <w:rPr>
                <w:noProof/>
                <w:webHidden/>
              </w:rPr>
              <w:fldChar w:fldCharType="separate"/>
            </w:r>
            <w:r>
              <w:rPr>
                <w:noProof/>
                <w:webHidden/>
              </w:rPr>
              <w:t>51</w:t>
            </w:r>
            <w:r>
              <w:rPr>
                <w:noProof/>
                <w:webHidden/>
              </w:rPr>
              <w:fldChar w:fldCharType="end"/>
            </w:r>
          </w:hyperlink>
        </w:p>
        <w:p w14:paraId="7FFF83C7" w14:textId="1429E8C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0" w:history="1">
            <w:r w:rsidRPr="008375B6">
              <w:rPr>
                <w:rStyle w:val="Hyperlink"/>
                <w:noProof/>
              </w:rPr>
              <w:t>7.3  Pipeline-Implementation</w:t>
            </w:r>
            <w:r>
              <w:rPr>
                <w:noProof/>
                <w:webHidden/>
              </w:rPr>
              <w:tab/>
            </w:r>
            <w:r>
              <w:rPr>
                <w:noProof/>
                <w:webHidden/>
              </w:rPr>
              <w:fldChar w:fldCharType="begin"/>
            </w:r>
            <w:r>
              <w:rPr>
                <w:noProof/>
                <w:webHidden/>
              </w:rPr>
              <w:instrText xml:space="preserve"> PAGEREF _Toc232525810 \h </w:instrText>
            </w:r>
            <w:r>
              <w:rPr>
                <w:noProof/>
                <w:webHidden/>
              </w:rPr>
            </w:r>
            <w:r>
              <w:rPr>
                <w:noProof/>
                <w:webHidden/>
              </w:rPr>
              <w:fldChar w:fldCharType="separate"/>
            </w:r>
            <w:r>
              <w:rPr>
                <w:noProof/>
                <w:webHidden/>
              </w:rPr>
              <w:t>51</w:t>
            </w:r>
            <w:r>
              <w:rPr>
                <w:noProof/>
                <w:webHidden/>
              </w:rPr>
              <w:fldChar w:fldCharType="end"/>
            </w:r>
          </w:hyperlink>
        </w:p>
        <w:p w14:paraId="086F77A9" w14:textId="3E353F9F"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1" w:history="1">
            <w:r w:rsidRPr="008375B6">
              <w:rPr>
                <w:rStyle w:val="Hyperlink"/>
                <w:noProof/>
              </w:rPr>
              <w:t>7.4  Prompt-Engineering</w:t>
            </w:r>
            <w:r>
              <w:rPr>
                <w:noProof/>
                <w:webHidden/>
              </w:rPr>
              <w:tab/>
            </w:r>
            <w:r>
              <w:rPr>
                <w:noProof/>
                <w:webHidden/>
              </w:rPr>
              <w:fldChar w:fldCharType="begin"/>
            </w:r>
            <w:r>
              <w:rPr>
                <w:noProof/>
                <w:webHidden/>
              </w:rPr>
              <w:instrText xml:space="preserve"> PAGEREF _Toc232525811 \h </w:instrText>
            </w:r>
            <w:r>
              <w:rPr>
                <w:noProof/>
                <w:webHidden/>
              </w:rPr>
            </w:r>
            <w:r>
              <w:rPr>
                <w:noProof/>
                <w:webHidden/>
              </w:rPr>
              <w:fldChar w:fldCharType="separate"/>
            </w:r>
            <w:r>
              <w:rPr>
                <w:noProof/>
                <w:webHidden/>
              </w:rPr>
              <w:t>52</w:t>
            </w:r>
            <w:r>
              <w:rPr>
                <w:noProof/>
                <w:webHidden/>
              </w:rPr>
              <w:fldChar w:fldCharType="end"/>
            </w:r>
          </w:hyperlink>
        </w:p>
        <w:p w14:paraId="374E465E" w14:textId="0ED593E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2" w:history="1">
            <w:r w:rsidRPr="008375B6">
              <w:rPr>
                <w:rStyle w:val="Hyperlink"/>
                <w:noProof/>
              </w:rPr>
              <w:t>7.5  Personalisierungs- und Transparenz-UI</w:t>
            </w:r>
            <w:r>
              <w:rPr>
                <w:noProof/>
                <w:webHidden/>
              </w:rPr>
              <w:tab/>
            </w:r>
            <w:r>
              <w:rPr>
                <w:noProof/>
                <w:webHidden/>
              </w:rPr>
              <w:fldChar w:fldCharType="begin"/>
            </w:r>
            <w:r>
              <w:rPr>
                <w:noProof/>
                <w:webHidden/>
              </w:rPr>
              <w:instrText xml:space="preserve"> PAGEREF _Toc232525812 \h </w:instrText>
            </w:r>
            <w:r>
              <w:rPr>
                <w:noProof/>
                <w:webHidden/>
              </w:rPr>
            </w:r>
            <w:r>
              <w:rPr>
                <w:noProof/>
                <w:webHidden/>
              </w:rPr>
              <w:fldChar w:fldCharType="separate"/>
            </w:r>
            <w:r>
              <w:rPr>
                <w:noProof/>
                <w:webHidden/>
              </w:rPr>
              <w:t>52</w:t>
            </w:r>
            <w:r>
              <w:rPr>
                <w:noProof/>
                <w:webHidden/>
              </w:rPr>
              <w:fldChar w:fldCharType="end"/>
            </w:r>
          </w:hyperlink>
        </w:p>
        <w:p w14:paraId="50EE51EC" w14:textId="65830F2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3" w:history="1">
            <w:r w:rsidRPr="008375B6">
              <w:rPr>
                <w:rStyle w:val="Hyperlink"/>
                <w:noProof/>
              </w:rPr>
              <w:t>7.6  Bekannte Limitationen der Umsetzung</w:t>
            </w:r>
            <w:r>
              <w:rPr>
                <w:noProof/>
                <w:webHidden/>
              </w:rPr>
              <w:tab/>
            </w:r>
            <w:r>
              <w:rPr>
                <w:noProof/>
                <w:webHidden/>
              </w:rPr>
              <w:fldChar w:fldCharType="begin"/>
            </w:r>
            <w:r>
              <w:rPr>
                <w:noProof/>
                <w:webHidden/>
              </w:rPr>
              <w:instrText xml:space="preserve"> PAGEREF _Toc232525813 \h </w:instrText>
            </w:r>
            <w:r>
              <w:rPr>
                <w:noProof/>
                <w:webHidden/>
              </w:rPr>
            </w:r>
            <w:r>
              <w:rPr>
                <w:noProof/>
                <w:webHidden/>
              </w:rPr>
              <w:fldChar w:fldCharType="separate"/>
            </w:r>
            <w:r>
              <w:rPr>
                <w:noProof/>
                <w:webHidden/>
              </w:rPr>
              <w:t>56</w:t>
            </w:r>
            <w:r>
              <w:rPr>
                <w:noProof/>
                <w:webHidden/>
              </w:rPr>
              <w:fldChar w:fldCharType="end"/>
            </w:r>
          </w:hyperlink>
        </w:p>
        <w:p w14:paraId="61C9B967" w14:textId="6A63C3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14" w:history="1">
            <w:r w:rsidRPr="008375B6">
              <w:rPr>
                <w:rStyle w:val="Hyperlink"/>
                <w:noProof/>
              </w:rPr>
              <w:t>8  Validierung</w:t>
            </w:r>
            <w:r>
              <w:rPr>
                <w:noProof/>
                <w:webHidden/>
              </w:rPr>
              <w:tab/>
            </w:r>
            <w:r>
              <w:rPr>
                <w:noProof/>
                <w:webHidden/>
              </w:rPr>
              <w:fldChar w:fldCharType="begin"/>
            </w:r>
            <w:r>
              <w:rPr>
                <w:noProof/>
                <w:webHidden/>
              </w:rPr>
              <w:instrText xml:space="preserve"> PAGEREF _Toc232525814 \h </w:instrText>
            </w:r>
            <w:r>
              <w:rPr>
                <w:noProof/>
                <w:webHidden/>
              </w:rPr>
            </w:r>
            <w:r>
              <w:rPr>
                <w:noProof/>
                <w:webHidden/>
              </w:rPr>
              <w:fldChar w:fldCharType="separate"/>
            </w:r>
            <w:r>
              <w:rPr>
                <w:noProof/>
                <w:webHidden/>
              </w:rPr>
              <w:t>58</w:t>
            </w:r>
            <w:r>
              <w:rPr>
                <w:noProof/>
                <w:webHidden/>
              </w:rPr>
              <w:fldChar w:fldCharType="end"/>
            </w:r>
          </w:hyperlink>
        </w:p>
        <w:p w14:paraId="12DA8920" w14:textId="33D5800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5" w:history="1">
            <w:r w:rsidRPr="008375B6">
              <w:rPr>
                <w:rStyle w:val="Hyperlink"/>
                <w:noProof/>
              </w:rPr>
              <w:t>8.1  Aufbau der Validierung</w:t>
            </w:r>
            <w:r>
              <w:rPr>
                <w:noProof/>
                <w:webHidden/>
              </w:rPr>
              <w:tab/>
            </w:r>
            <w:r>
              <w:rPr>
                <w:noProof/>
                <w:webHidden/>
              </w:rPr>
              <w:fldChar w:fldCharType="begin"/>
            </w:r>
            <w:r>
              <w:rPr>
                <w:noProof/>
                <w:webHidden/>
              </w:rPr>
              <w:instrText xml:space="preserve"> PAGEREF _Toc232525815 \h </w:instrText>
            </w:r>
            <w:r>
              <w:rPr>
                <w:noProof/>
                <w:webHidden/>
              </w:rPr>
            </w:r>
            <w:r>
              <w:rPr>
                <w:noProof/>
                <w:webHidden/>
              </w:rPr>
              <w:fldChar w:fldCharType="separate"/>
            </w:r>
            <w:r>
              <w:rPr>
                <w:noProof/>
                <w:webHidden/>
              </w:rPr>
              <w:t>58</w:t>
            </w:r>
            <w:r>
              <w:rPr>
                <w:noProof/>
                <w:webHidden/>
              </w:rPr>
              <w:fldChar w:fldCharType="end"/>
            </w:r>
          </w:hyperlink>
        </w:p>
        <w:p w14:paraId="64CB48E5" w14:textId="58F378A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6" w:history="1">
            <w:r w:rsidRPr="008375B6">
              <w:rPr>
                <w:rStyle w:val="Hyperlink"/>
                <w:noProof/>
              </w:rPr>
              <w:t>8.2  Machbarkeitsnachweis</w:t>
            </w:r>
            <w:r>
              <w:rPr>
                <w:noProof/>
                <w:webHidden/>
              </w:rPr>
              <w:tab/>
            </w:r>
            <w:r>
              <w:rPr>
                <w:noProof/>
                <w:webHidden/>
              </w:rPr>
              <w:fldChar w:fldCharType="begin"/>
            </w:r>
            <w:r>
              <w:rPr>
                <w:noProof/>
                <w:webHidden/>
              </w:rPr>
              <w:instrText xml:space="preserve"> PAGEREF _Toc232525816 \h </w:instrText>
            </w:r>
            <w:r>
              <w:rPr>
                <w:noProof/>
                <w:webHidden/>
              </w:rPr>
            </w:r>
            <w:r>
              <w:rPr>
                <w:noProof/>
                <w:webHidden/>
              </w:rPr>
              <w:fldChar w:fldCharType="separate"/>
            </w:r>
            <w:r>
              <w:rPr>
                <w:noProof/>
                <w:webHidden/>
              </w:rPr>
              <w:t>58</w:t>
            </w:r>
            <w:r>
              <w:rPr>
                <w:noProof/>
                <w:webHidden/>
              </w:rPr>
              <w:fldChar w:fldCharType="end"/>
            </w:r>
          </w:hyperlink>
        </w:p>
        <w:p w14:paraId="65B862D7" w14:textId="0DBCB35F"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7" w:history="1">
            <w:r w:rsidRPr="008375B6">
              <w:rPr>
                <w:rStyle w:val="Hyperlink"/>
                <w:noProof/>
              </w:rPr>
              <w:t>8.3  Usability und Akzeptanz</w:t>
            </w:r>
            <w:r>
              <w:rPr>
                <w:noProof/>
                <w:webHidden/>
              </w:rPr>
              <w:tab/>
            </w:r>
            <w:r>
              <w:rPr>
                <w:noProof/>
                <w:webHidden/>
              </w:rPr>
              <w:fldChar w:fldCharType="begin"/>
            </w:r>
            <w:r>
              <w:rPr>
                <w:noProof/>
                <w:webHidden/>
              </w:rPr>
              <w:instrText xml:space="preserve"> PAGEREF _Toc232525817 \h </w:instrText>
            </w:r>
            <w:r>
              <w:rPr>
                <w:noProof/>
                <w:webHidden/>
              </w:rPr>
            </w:r>
            <w:r>
              <w:rPr>
                <w:noProof/>
                <w:webHidden/>
              </w:rPr>
              <w:fldChar w:fldCharType="separate"/>
            </w:r>
            <w:r>
              <w:rPr>
                <w:noProof/>
                <w:webHidden/>
              </w:rPr>
              <w:t>59</w:t>
            </w:r>
            <w:r>
              <w:rPr>
                <w:noProof/>
                <w:webHidden/>
              </w:rPr>
              <w:fldChar w:fldCharType="end"/>
            </w:r>
          </w:hyperlink>
        </w:p>
        <w:p w14:paraId="6DB4B04A" w14:textId="1A82D10D"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8" w:history="1">
            <w:r w:rsidRPr="008375B6">
              <w:rPr>
                <w:rStyle w:val="Hyperlink"/>
                <w:noProof/>
              </w:rPr>
              <w:t>8.4  Wirkung</w:t>
            </w:r>
            <w:r>
              <w:rPr>
                <w:noProof/>
                <w:webHidden/>
              </w:rPr>
              <w:tab/>
            </w:r>
            <w:r>
              <w:rPr>
                <w:noProof/>
                <w:webHidden/>
              </w:rPr>
              <w:fldChar w:fldCharType="begin"/>
            </w:r>
            <w:r>
              <w:rPr>
                <w:noProof/>
                <w:webHidden/>
              </w:rPr>
              <w:instrText xml:space="preserve"> PAGEREF _Toc232525818 \h </w:instrText>
            </w:r>
            <w:r>
              <w:rPr>
                <w:noProof/>
                <w:webHidden/>
              </w:rPr>
            </w:r>
            <w:r>
              <w:rPr>
                <w:noProof/>
                <w:webHidden/>
              </w:rPr>
              <w:fldChar w:fldCharType="separate"/>
            </w:r>
            <w:r>
              <w:rPr>
                <w:noProof/>
                <w:webHidden/>
              </w:rPr>
              <w:t>60</w:t>
            </w:r>
            <w:r>
              <w:rPr>
                <w:noProof/>
                <w:webHidden/>
              </w:rPr>
              <w:fldChar w:fldCharType="end"/>
            </w:r>
          </w:hyperlink>
        </w:p>
        <w:p w14:paraId="47DBED16" w14:textId="6F7863EC"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9" w:history="1">
            <w:r w:rsidRPr="008375B6">
              <w:rPr>
                <w:rStyle w:val="Hyperlink"/>
                <w:noProof/>
              </w:rPr>
              <w:t>8.5  Operationalisierung der Erfolgskriterien und Ethik</w:t>
            </w:r>
            <w:r>
              <w:rPr>
                <w:noProof/>
                <w:webHidden/>
              </w:rPr>
              <w:tab/>
            </w:r>
            <w:r>
              <w:rPr>
                <w:noProof/>
                <w:webHidden/>
              </w:rPr>
              <w:fldChar w:fldCharType="begin"/>
            </w:r>
            <w:r>
              <w:rPr>
                <w:noProof/>
                <w:webHidden/>
              </w:rPr>
              <w:instrText xml:space="preserve"> PAGEREF _Toc232525819 \h </w:instrText>
            </w:r>
            <w:r>
              <w:rPr>
                <w:noProof/>
                <w:webHidden/>
              </w:rPr>
            </w:r>
            <w:r>
              <w:rPr>
                <w:noProof/>
                <w:webHidden/>
              </w:rPr>
              <w:fldChar w:fldCharType="separate"/>
            </w:r>
            <w:r>
              <w:rPr>
                <w:noProof/>
                <w:webHidden/>
              </w:rPr>
              <w:t>61</w:t>
            </w:r>
            <w:r>
              <w:rPr>
                <w:noProof/>
                <w:webHidden/>
              </w:rPr>
              <w:fldChar w:fldCharType="end"/>
            </w:r>
          </w:hyperlink>
        </w:p>
        <w:p w14:paraId="5B23358A" w14:textId="6ABAA920"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0" w:history="1">
            <w:r w:rsidRPr="008375B6">
              <w:rPr>
                <w:rStyle w:val="Hyperlink"/>
                <w:noProof/>
              </w:rPr>
              <w:t>8.6  Durchführung der Pilotbefragung</w:t>
            </w:r>
            <w:r>
              <w:rPr>
                <w:noProof/>
                <w:webHidden/>
              </w:rPr>
              <w:tab/>
            </w:r>
            <w:r>
              <w:rPr>
                <w:noProof/>
                <w:webHidden/>
              </w:rPr>
              <w:fldChar w:fldCharType="begin"/>
            </w:r>
            <w:r>
              <w:rPr>
                <w:noProof/>
                <w:webHidden/>
              </w:rPr>
              <w:instrText xml:space="preserve"> PAGEREF _Toc232525820 \h </w:instrText>
            </w:r>
            <w:r>
              <w:rPr>
                <w:noProof/>
                <w:webHidden/>
              </w:rPr>
            </w:r>
            <w:r>
              <w:rPr>
                <w:noProof/>
                <w:webHidden/>
              </w:rPr>
              <w:fldChar w:fldCharType="separate"/>
            </w:r>
            <w:r>
              <w:rPr>
                <w:noProof/>
                <w:webHidden/>
              </w:rPr>
              <w:t>61</w:t>
            </w:r>
            <w:r>
              <w:rPr>
                <w:noProof/>
                <w:webHidden/>
              </w:rPr>
              <w:fldChar w:fldCharType="end"/>
            </w:r>
          </w:hyperlink>
        </w:p>
        <w:p w14:paraId="70C9D316" w14:textId="44BD61D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1" w:history="1">
            <w:r w:rsidRPr="008375B6">
              <w:rPr>
                <w:rStyle w:val="Hyperlink"/>
                <w:noProof/>
              </w:rPr>
              <w:t>8.7  Reproduzierbarkeit</w:t>
            </w:r>
            <w:r>
              <w:rPr>
                <w:noProof/>
                <w:webHidden/>
              </w:rPr>
              <w:tab/>
            </w:r>
            <w:r>
              <w:rPr>
                <w:noProof/>
                <w:webHidden/>
              </w:rPr>
              <w:fldChar w:fldCharType="begin"/>
            </w:r>
            <w:r>
              <w:rPr>
                <w:noProof/>
                <w:webHidden/>
              </w:rPr>
              <w:instrText xml:space="preserve"> PAGEREF _Toc232525821 \h </w:instrText>
            </w:r>
            <w:r>
              <w:rPr>
                <w:noProof/>
                <w:webHidden/>
              </w:rPr>
            </w:r>
            <w:r>
              <w:rPr>
                <w:noProof/>
                <w:webHidden/>
              </w:rPr>
              <w:fldChar w:fldCharType="separate"/>
            </w:r>
            <w:r>
              <w:rPr>
                <w:noProof/>
                <w:webHidden/>
              </w:rPr>
              <w:t>62</w:t>
            </w:r>
            <w:r>
              <w:rPr>
                <w:noProof/>
                <w:webHidden/>
              </w:rPr>
              <w:fldChar w:fldCharType="end"/>
            </w:r>
          </w:hyperlink>
        </w:p>
        <w:p w14:paraId="09B3D8AC" w14:textId="5C490529"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22" w:history="1">
            <w:r w:rsidRPr="008375B6">
              <w:rPr>
                <w:rStyle w:val="Hyperlink"/>
                <w:noProof/>
              </w:rPr>
              <w:t>9  Ergebnisse der Pilotbefragung</w:t>
            </w:r>
            <w:r>
              <w:rPr>
                <w:noProof/>
                <w:webHidden/>
              </w:rPr>
              <w:tab/>
            </w:r>
            <w:r>
              <w:rPr>
                <w:noProof/>
                <w:webHidden/>
              </w:rPr>
              <w:fldChar w:fldCharType="begin"/>
            </w:r>
            <w:r>
              <w:rPr>
                <w:noProof/>
                <w:webHidden/>
              </w:rPr>
              <w:instrText xml:space="preserve"> PAGEREF _Toc232525822 \h </w:instrText>
            </w:r>
            <w:r>
              <w:rPr>
                <w:noProof/>
                <w:webHidden/>
              </w:rPr>
            </w:r>
            <w:r>
              <w:rPr>
                <w:noProof/>
                <w:webHidden/>
              </w:rPr>
              <w:fldChar w:fldCharType="separate"/>
            </w:r>
            <w:r>
              <w:rPr>
                <w:noProof/>
                <w:webHidden/>
              </w:rPr>
              <w:t>64</w:t>
            </w:r>
            <w:r>
              <w:rPr>
                <w:noProof/>
                <w:webHidden/>
              </w:rPr>
              <w:fldChar w:fldCharType="end"/>
            </w:r>
          </w:hyperlink>
        </w:p>
        <w:p w14:paraId="538C04B1" w14:textId="5B44F6EB"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3" w:history="1">
            <w:r w:rsidRPr="008375B6">
              <w:rPr>
                <w:rStyle w:val="Hyperlink"/>
                <w:noProof/>
              </w:rPr>
              <w:t>9.1  Ergebnisse Machbarkeit</w:t>
            </w:r>
            <w:r>
              <w:rPr>
                <w:noProof/>
                <w:webHidden/>
              </w:rPr>
              <w:tab/>
            </w:r>
            <w:r>
              <w:rPr>
                <w:noProof/>
                <w:webHidden/>
              </w:rPr>
              <w:fldChar w:fldCharType="begin"/>
            </w:r>
            <w:r>
              <w:rPr>
                <w:noProof/>
                <w:webHidden/>
              </w:rPr>
              <w:instrText xml:space="preserve"> PAGEREF _Toc232525823 \h </w:instrText>
            </w:r>
            <w:r>
              <w:rPr>
                <w:noProof/>
                <w:webHidden/>
              </w:rPr>
            </w:r>
            <w:r>
              <w:rPr>
                <w:noProof/>
                <w:webHidden/>
              </w:rPr>
              <w:fldChar w:fldCharType="separate"/>
            </w:r>
            <w:r>
              <w:rPr>
                <w:noProof/>
                <w:webHidden/>
              </w:rPr>
              <w:t>64</w:t>
            </w:r>
            <w:r>
              <w:rPr>
                <w:noProof/>
                <w:webHidden/>
              </w:rPr>
              <w:fldChar w:fldCharType="end"/>
            </w:r>
          </w:hyperlink>
        </w:p>
        <w:p w14:paraId="3D9CDBB5" w14:textId="3A6CC0F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4" w:history="1">
            <w:r w:rsidRPr="008375B6">
              <w:rPr>
                <w:rStyle w:val="Hyperlink"/>
                <w:noProof/>
              </w:rPr>
              <w:t>9.2  Ergebnisse Usability und Akzeptanz</w:t>
            </w:r>
            <w:r>
              <w:rPr>
                <w:noProof/>
                <w:webHidden/>
              </w:rPr>
              <w:tab/>
            </w:r>
            <w:r>
              <w:rPr>
                <w:noProof/>
                <w:webHidden/>
              </w:rPr>
              <w:fldChar w:fldCharType="begin"/>
            </w:r>
            <w:r>
              <w:rPr>
                <w:noProof/>
                <w:webHidden/>
              </w:rPr>
              <w:instrText xml:space="preserve"> PAGEREF _Toc232525824 \h </w:instrText>
            </w:r>
            <w:r>
              <w:rPr>
                <w:noProof/>
                <w:webHidden/>
              </w:rPr>
            </w:r>
            <w:r>
              <w:rPr>
                <w:noProof/>
                <w:webHidden/>
              </w:rPr>
              <w:fldChar w:fldCharType="separate"/>
            </w:r>
            <w:r>
              <w:rPr>
                <w:noProof/>
                <w:webHidden/>
              </w:rPr>
              <w:t>65</w:t>
            </w:r>
            <w:r>
              <w:rPr>
                <w:noProof/>
                <w:webHidden/>
              </w:rPr>
              <w:fldChar w:fldCharType="end"/>
            </w:r>
          </w:hyperlink>
        </w:p>
        <w:p w14:paraId="45A58DB0" w14:textId="2EA31019"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5" w:history="1">
            <w:r w:rsidRPr="008375B6">
              <w:rPr>
                <w:rStyle w:val="Hyperlink"/>
                <w:noProof/>
              </w:rPr>
              <w:t>9.3  Ergebnisse Wirkung</w:t>
            </w:r>
            <w:r>
              <w:rPr>
                <w:noProof/>
                <w:webHidden/>
              </w:rPr>
              <w:tab/>
            </w:r>
            <w:r>
              <w:rPr>
                <w:noProof/>
                <w:webHidden/>
              </w:rPr>
              <w:fldChar w:fldCharType="begin"/>
            </w:r>
            <w:r>
              <w:rPr>
                <w:noProof/>
                <w:webHidden/>
              </w:rPr>
              <w:instrText xml:space="preserve"> PAGEREF _Toc232525825 \h </w:instrText>
            </w:r>
            <w:r>
              <w:rPr>
                <w:noProof/>
                <w:webHidden/>
              </w:rPr>
            </w:r>
            <w:r>
              <w:rPr>
                <w:noProof/>
                <w:webHidden/>
              </w:rPr>
              <w:fldChar w:fldCharType="separate"/>
            </w:r>
            <w:r>
              <w:rPr>
                <w:noProof/>
                <w:webHidden/>
              </w:rPr>
              <w:t>66</w:t>
            </w:r>
            <w:r>
              <w:rPr>
                <w:noProof/>
                <w:webHidden/>
              </w:rPr>
              <w:fldChar w:fldCharType="end"/>
            </w:r>
          </w:hyperlink>
        </w:p>
        <w:p w14:paraId="7B397818" w14:textId="560C8983"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6" w:history="1">
            <w:r w:rsidRPr="008375B6">
              <w:rPr>
                <w:rStyle w:val="Hyperlink"/>
                <w:noProof/>
              </w:rPr>
              <w:t>9.4  Beantwortung der Teilfragen T1–T4</w:t>
            </w:r>
            <w:r>
              <w:rPr>
                <w:noProof/>
                <w:webHidden/>
              </w:rPr>
              <w:tab/>
            </w:r>
            <w:r>
              <w:rPr>
                <w:noProof/>
                <w:webHidden/>
              </w:rPr>
              <w:fldChar w:fldCharType="begin"/>
            </w:r>
            <w:r>
              <w:rPr>
                <w:noProof/>
                <w:webHidden/>
              </w:rPr>
              <w:instrText xml:space="preserve"> PAGEREF _Toc232525826 \h </w:instrText>
            </w:r>
            <w:r>
              <w:rPr>
                <w:noProof/>
                <w:webHidden/>
              </w:rPr>
            </w:r>
            <w:r>
              <w:rPr>
                <w:noProof/>
                <w:webHidden/>
              </w:rPr>
              <w:fldChar w:fldCharType="separate"/>
            </w:r>
            <w:r>
              <w:rPr>
                <w:noProof/>
                <w:webHidden/>
              </w:rPr>
              <w:t>67</w:t>
            </w:r>
            <w:r>
              <w:rPr>
                <w:noProof/>
                <w:webHidden/>
              </w:rPr>
              <w:fldChar w:fldCharType="end"/>
            </w:r>
          </w:hyperlink>
        </w:p>
        <w:p w14:paraId="66C124C8" w14:textId="5050CBD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7" w:history="1">
            <w:r w:rsidRPr="008375B6">
              <w:rPr>
                <w:rStyle w:val="Hyperlink"/>
                <w:noProof/>
              </w:rPr>
              <w:t>9.5  Qualitative Befunde</w:t>
            </w:r>
            <w:r>
              <w:rPr>
                <w:noProof/>
                <w:webHidden/>
              </w:rPr>
              <w:tab/>
            </w:r>
            <w:r>
              <w:rPr>
                <w:noProof/>
                <w:webHidden/>
              </w:rPr>
              <w:fldChar w:fldCharType="begin"/>
            </w:r>
            <w:r>
              <w:rPr>
                <w:noProof/>
                <w:webHidden/>
              </w:rPr>
              <w:instrText xml:space="preserve"> PAGEREF _Toc232525827 \h </w:instrText>
            </w:r>
            <w:r>
              <w:rPr>
                <w:noProof/>
                <w:webHidden/>
              </w:rPr>
            </w:r>
            <w:r>
              <w:rPr>
                <w:noProof/>
                <w:webHidden/>
              </w:rPr>
              <w:fldChar w:fldCharType="separate"/>
            </w:r>
            <w:r>
              <w:rPr>
                <w:noProof/>
                <w:webHidden/>
              </w:rPr>
              <w:t>67</w:t>
            </w:r>
            <w:r>
              <w:rPr>
                <w:noProof/>
                <w:webHidden/>
              </w:rPr>
              <w:fldChar w:fldCharType="end"/>
            </w:r>
          </w:hyperlink>
        </w:p>
        <w:p w14:paraId="1AACF46F" w14:textId="3B6ED09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8" w:history="1">
            <w:r w:rsidRPr="008375B6">
              <w:rPr>
                <w:rStyle w:val="Hyperlink"/>
                <w:noProof/>
              </w:rPr>
              <w:t>9.6  Vergleich mit den Erfolgskriterien</w:t>
            </w:r>
            <w:r>
              <w:rPr>
                <w:noProof/>
                <w:webHidden/>
              </w:rPr>
              <w:tab/>
            </w:r>
            <w:r>
              <w:rPr>
                <w:noProof/>
                <w:webHidden/>
              </w:rPr>
              <w:fldChar w:fldCharType="begin"/>
            </w:r>
            <w:r>
              <w:rPr>
                <w:noProof/>
                <w:webHidden/>
              </w:rPr>
              <w:instrText xml:space="preserve"> PAGEREF _Toc232525828 \h </w:instrText>
            </w:r>
            <w:r>
              <w:rPr>
                <w:noProof/>
                <w:webHidden/>
              </w:rPr>
            </w:r>
            <w:r>
              <w:rPr>
                <w:noProof/>
                <w:webHidden/>
              </w:rPr>
              <w:fldChar w:fldCharType="separate"/>
            </w:r>
            <w:r>
              <w:rPr>
                <w:noProof/>
                <w:webHidden/>
              </w:rPr>
              <w:t>68</w:t>
            </w:r>
            <w:r>
              <w:rPr>
                <w:noProof/>
                <w:webHidden/>
              </w:rPr>
              <w:fldChar w:fldCharType="end"/>
            </w:r>
          </w:hyperlink>
        </w:p>
        <w:p w14:paraId="782A0FC0" w14:textId="60F80B8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29" w:history="1">
            <w:r w:rsidRPr="008375B6">
              <w:rPr>
                <w:rStyle w:val="Hyperlink"/>
                <w:noProof/>
              </w:rPr>
              <w:t>10  Diskussion</w:t>
            </w:r>
            <w:r>
              <w:rPr>
                <w:noProof/>
                <w:webHidden/>
              </w:rPr>
              <w:tab/>
            </w:r>
            <w:r>
              <w:rPr>
                <w:noProof/>
                <w:webHidden/>
              </w:rPr>
              <w:fldChar w:fldCharType="begin"/>
            </w:r>
            <w:r>
              <w:rPr>
                <w:noProof/>
                <w:webHidden/>
              </w:rPr>
              <w:instrText xml:space="preserve"> PAGEREF _Toc232525829 \h </w:instrText>
            </w:r>
            <w:r>
              <w:rPr>
                <w:noProof/>
                <w:webHidden/>
              </w:rPr>
            </w:r>
            <w:r>
              <w:rPr>
                <w:noProof/>
                <w:webHidden/>
              </w:rPr>
              <w:fldChar w:fldCharType="separate"/>
            </w:r>
            <w:r>
              <w:rPr>
                <w:noProof/>
                <w:webHidden/>
              </w:rPr>
              <w:t>70</w:t>
            </w:r>
            <w:r>
              <w:rPr>
                <w:noProof/>
                <w:webHidden/>
              </w:rPr>
              <w:fldChar w:fldCharType="end"/>
            </w:r>
          </w:hyperlink>
        </w:p>
        <w:p w14:paraId="00AB3942" w14:textId="5C06DD5A"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0" w:history="1">
            <w:r w:rsidRPr="008375B6">
              <w:rPr>
                <w:rStyle w:val="Hyperlink"/>
                <w:noProof/>
              </w:rPr>
              <w:t>10.1  Beantwortung der Forschungsfrage</w:t>
            </w:r>
            <w:r>
              <w:rPr>
                <w:noProof/>
                <w:webHidden/>
              </w:rPr>
              <w:tab/>
            </w:r>
            <w:r>
              <w:rPr>
                <w:noProof/>
                <w:webHidden/>
              </w:rPr>
              <w:fldChar w:fldCharType="begin"/>
            </w:r>
            <w:r>
              <w:rPr>
                <w:noProof/>
                <w:webHidden/>
              </w:rPr>
              <w:instrText xml:space="preserve"> PAGEREF _Toc232525830 \h </w:instrText>
            </w:r>
            <w:r>
              <w:rPr>
                <w:noProof/>
                <w:webHidden/>
              </w:rPr>
            </w:r>
            <w:r>
              <w:rPr>
                <w:noProof/>
                <w:webHidden/>
              </w:rPr>
              <w:fldChar w:fldCharType="separate"/>
            </w:r>
            <w:r>
              <w:rPr>
                <w:noProof/>
                <w:webHidden/>
              </w:rPr>
              <w:t>70</w:t>
            </w:r>
            <w:r>
              <w:rPr>
                <w:noProof/>
                <w:webHidden/>
              </w:rPr>
              <w:fldChar w:fldCharType="end"/>
            </w:r>
          </w:hyperlink>
        </w:p>
        <w:p w14:paraId="43C039DF" w14:textId="13B2490C"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1" w:history="1">
            <w:r w:rsidRPr="008375B6">
              <w:rPr>
                <w:rStyle w:val="Hyperlink"/>
                <w:noProof/>
              </w:rPr>
              <w:t>10.2  Diskussion der Machbarkeit</w:t>
            </w:r>
            <w:r>
              <w:rPr>
                <w:noProof/>
                <w:webHidden/>
              </w:rPr>
              <w:tab/>
            </w:r>
            <w:r>
              <w:rPr>
                <w:noProof/>
                <w:webHidden/>
              </w:rPr>
              <w:fldChar w:fldCharType="begin"/>
            </w:r>
            <w:r>
              <w:rPr>
                <w:noProof/>
                <w:webHidden/>
              </w:rPr>
              <w:instrText xml:space="preserve"> PAGEREF _Toc232525831 \h </w:instrText>
            </w:r>
            <w:r>
              <w:rPr>
                <w:noProof/>
                <w:webHidden/>
              </w:rPr>
            </w:r>
            <w:r>
              <w:rPr>
                <w:noProof/>
                <w:webHidden/>
              </w:rPr>
              <w:fldChar w:fldCharType="separate"/>
            </w:r>
            <w:r>
              <w:rPr>
                <w:noProof/>
                <w:webHidden/>
              </w:rPr>
              <w:t>71</w:t>
            </w:r>
            <w:r>
              <w:rPr>
                <w:noProof/>
                <w:webHidden/>
              </w:rPr>
              <w:fldChar w:fldCharType="end"/>
            </w:r>
          </w:hyperlink>
        </w:p>
        <w:p w14:paraId="4078EFE3" w14:textId="23735FB1"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2" w:history="1">
            <w:r w:rsidRPr="008375B6">
              <w:rPr>
                <w:rStyle w:val="Hyperlink"/>
                <w:noProof/>
              </w:rPr>
              <w:t>10.3  Diskussion der Usability und Akzeptanz</w:t>
            </w:r>
            <w:r>
              <w:rPr>
                <w:noProof/>
                <w:webHidden/>
              </w:rPr>
              <w:tab/>
            </w:r>
            <w:r>
              <w:rPr>
                <w:noProof/>
                <w:webHidden/>
              </w:rPr>
              <w:fldChar w:fldCharType="begin"/>
            </w:r>
            <w:r>
              <w:rPr>
                <w:noProof/>
                <w:webHidden/>
              </w:rPr>
              <w:instrText xml:space="preserve"> PAGEREF _Toc232525832 \h </w:instrText>
            </w:r>
            <w:r>
              <w:rPr>
                <w:noProof/>
                <w:webHidden/>
              </w:rPr>
            </w:r>
            <w:r>
              <w:rPr>
                <w:noProof/>
                <w:webHidden/>
              </w:rPr>
              <w:fldChar w:fldCharType="separate"/>
            </w:r>
            <w:r>
              <w:rPr>
                <w:noProof/>
                <w:webHidden/>
              </w:rPr>
              <w:t>72</w:t>
            </w:r>
            <w:r>
              <w:rPr>
                <w:noProof/>
                <w:webHidden/>
              </w:rPr>
              <w:fldChar w:fldCharType="end"/>
            </w:r>
          </w:hyperlink>
        </w:p>
        <w:p w14:paraId="7A97AE87" w14:textId="338F76C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3" w:history="1">
            <w:r w:rsidRPr="008375B6">
              <w:rPr>
                <w:rStyle w:val="Hyperlink"/>
                <w:noProof/>
              </w:rPr>
              <w:t>10.4  Diskussion der Wirkung</w:t>
            </w:r>
            <w:r>
              <w:rPr>
                <w:noProof/>
                <w:webHidden/>
              </w:rPr>
              <w:tab/>
            </w:r>
            <w:r>
              <w:rPr>
                <w:noProof/>
                <w:webHidden/>
              </w:rPr>
              <w:fldChar w:fldCharType="begin"/>
            </w:r>
            <w:r>
              <w:rPr>
                <w:noProof/>
                <w:webHidden/>
              </w:rPr>
              <w:instrText xml:space="preserve"> PAGEREF _Toc232525833 \h </w:instrText>
            </w:r>
            <w:r>
              <w:rPr>
                <w:noProof/>
                <w:webHidden/>
              </w:rPr>
            </w:r>
            <w:r>
              <w:rPr>
                <w:noProof/>
                <w:webHidden/>
              </w:rPr>
              <w:fldChar w:fldCharType="separate"/>
            </w:r>
            <w:r>
              <w:rPr>
                <w:noProof/>
                <w:webHidden/>
              </w:rPr>
              <w:t>73</w:t>
            </w:r>
            <w:r>
              <w:rPr>
                <w:noProof/>
                <w:webHidden/>
              </w:rPr>
              <w:fldChar w:fldCharType="end"/>
            </w:r>
          </w:hyperlink>
        </w:p>
        <w:p w14:paraId="280F73CB" w14:textId="6445DD1C"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4" w:history="1">
            <w:r w:rsidRPr="008375B6">
              <w:rPr>
                <w:rStyle w:val="Hyperlink"/>
                <w:noProof/>
              </w:rPr>
              <w:t>10.5  Implikationen für Design und Praxis</w:t>
            </w:r>
            <w:r>
              <w:rPr>
                <w:noProof/>
                <w:webHidden/>
              </w:rPr>
              <w:tab/>
            </w:r>
            <w:r>
              <w:rPr>
                <w:noProof/>
                <w:webHidden/>
              </w:rPr>
              <w:fldChar w:fldCharType="begin"/>
            </w:r>
            <w:r>
              <w:rPr>
                <w:noProof/>
                <w:webHidden/>
              </w:rPr>
              <w:instrText xml:space="preserve"> PAGEREF _Toc232525834 \h </w:instrText>
            </w:r>
            <w:r>
              <w:rPr>
                <w:noProof/>
                <w:webHidden/>
              </w:rPr>
            </w:r>
            <w:r>
              <w:rPr>
                <w:noProof/>
                <w:webHidden/>
              </w:rPr>
              <w:fldChar w:fldCharType="separate"/>
            </w:r>
            <w:r>
              <w:rPr>
                <w:noProof/>
                <w:webHidden/>
              </w:rPr>
              <w:t>74</w:t>
            </w:r>
            <w:r>
              <w:rPr>
                <w:noProof/>
                <w:webHidden/>
              </w:rPr>
              <w:fldChar w:fldCharType="end"/>
            </w:r>
          </w:hyperlink>
        </w:p>
        <w:p w14:paraId="73DA0B3C" w14:textId="2A6061E2"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5" w:history="1">
            <w:r w:rsidRPr="008375B6">
              <w:rPr>
                <w:rStyle w:val="Hyperlink"/>
                <w:noProof/>
              </w:rPr>
              <w:t>10.6  Limitationen</w:t>
            </w:r>
            <w:r>
              <w:rPr>
                <w:noProof/>
                <w:webHidden/>
              </w:rPr>
              <w:tab/>
            </w:r>
            <w:r>
              <w:rPr>
                <w:noProof/>
                <w:webHidden/>
              </w:rPr>
              <w:fldChar w:fldCharType="begin"/>
            </w:r>
            <w:r>
              <w:rPr>
                <w:noProof/>
                <w:webHidden/>
              </w:rPr>
              <w:instrText xml:space="preserve"> PAGEREF _Toc232525835 \h </w:instrText>
            </w:r>
            <w:r>
              <w:rPr>
                <w:noProof/>
                <w:webHidden/>
              </w:rPr>
            </w:r>
            <w:r>
              <w:rPr>
                <w:noProof/>
                <w:webHidden/>
              </w:rPr>
              <w:fldChar w:fldCharType="separate"/>
            </w:r>
            <w:r>
              <w:rPr>
                <w:noProof/>
                <w:webHidden/>
              </w:rPr>
              <w:t>74</w:t>
            </w:r>
            <w:r>
              <w:rPr>
                <w:noProof/>
                <w:webHidden/>
              </w:rPr>
              <w:fldChar w:fldCharType="end"/>
            </w:r>
          </w:hyperlink>
        </w:p>
        <w:p w14:paraId="0EEDEA7F" w14:textId="3543A2BE"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6" w:history="1">
            <w:r w:rsidRPr="008375B6">
              <w:rPr>
                <w:rStyle w:val="Hyperlink"/>
                <w:noProof/>
              </w:rPr>
              <w:t>10.7  Übertragbarkeit auf andere Medienkontexte</w:t>
            </w:r>
            <w:r>
              <w:rPr>
                <w:noProof/>
                <w:webHidden/>
              </w:rPr>
              <w:tab/>
            </w:r>
            <w:r>
              <w:rPr>
                <w:noProof/>
                <w:webHidden/>
              </w:rPr>
              <w:fldChar w:fldCharType="begin"/>
            </w:r>
            <w:r>
              <w:rPr>
                <w:noProof/>
                <w:webHidden/>
              </w:rPr>
              <w:instrText xml:space="preserve"> PAGEREF _Toc232525836 \h </w:instrText>
            </w:r>
            <w:r>
              <w:rPr>
                <w:noProof/>
                <w:webHidden/>
              </w:rPr>
            </w:r>
            <w:r>
              <w:rPr>
                <w:noProof/>
                <w:webHidden/>
              </w:rPr>
              <w:fldChar w:fldCharType="separate"/>
            </w:r>
            <w:r>
              <w:rPr>
                <w:noProof/>
                <w:webHidden/>
              </w:rPr>
              <w:t>75</w:t>
            </w:r>
            <w:r>
              <w:rPr>
                <w:noProof/>
                <w:webHidden/>
              </w:rPr>
              <w:fldChar w:fldCharType="end"/>
            </w:r>
          </w:hyperlink>
        </w:p>
        <w:p w14:paraId="5849BA9D" w14:textId="395EB3FA"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37" w:history="1">
            <w:r w:rsidRPr="008375B6">
              <w:rPr>
                <w:rStyle w:val="Hyperlink"/>
                <w:noProof/>
              </w:rPr>
              <w:t>11  Fazit</w:t>
            </w:r>
            <w:r>
              <w:rPr>
                <w:noProof/>
                <w:webHidden/>
              </w:rPr>
              <w:tab/>
            </w:r>
            <w:r>
              <w:rPr>
                <w:noProof/>
                <w:webHidden/>
              </w:rPr>
              <w:fldChar w:fldCharType="begin"/>
            </w:r>
            <w:r>
              <w:rPr>
                <w:noProof/>
                <w:webHidden/>
              </w:rPr>
              <w:instrText xml:space="preserve"> PAGEREF _Toc232525837 \h </w:instrText>
            </w:r>
            <w:r>
              <w:rPr>
                <w:noProof/>
                <w:webHidden/>
              </w:rPr>
            </w:r>
            <w:r>
              <w:rPr>
                <w:noProof/>
                <w:webHidden/>
              </w:rPr>
              <w:fldChar w:fldCharType="separate"/>
            </w:r>
            <w:r>
              <w:rPr>
                <w:noProof/>
                <w:webHidden/>
              </w:rPr>
              <w:t>77</w:t>
            </w:r>
            <w:r>
              <w:rPr>
                <w:noProof/>
                <w:webHidden/>
              </w:rPr>
              <w:fldChar w:fldCharType="end"/>
            </w:r>
          </w:hyperlink>
        </w:p>
        <w:p w14:paraId="1F8906E2" w14:textId="74C95758"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8" w:history="1">
            <w:r w:rsidRPr="008375B6">
              <w:rPr>
                <w:rStyle w:val="Hyperlink"/>
                <w:noProof/>
              </w:rPr>
              <w:t>11.1  Zusammenfassung</w:t>
            </w:r>
            <w:r>
              <w:rPr>
                <w:noProof/>
                <w:webHidden/>
              </w:rPr>
              <w:tab/>
            </w:r>
            <w:r>
              <w:rPr>
                <w:noProof/>
                <w:webHidden/>
              </w:rPr>
              <w:fldChar w:fldCharType="begin"/>
            </w:r>
            <w:r>
              <w:rPr>
                <w:noProof/>
                <w:webHidden/>
              </w:rPr>
              <w:instrText xml:space="preserve"> PAGEREF _Toc232525838 \h </w:instrText>
            </w:r>
            <w:r>
              <w:rPr>
                <w:noProof/>
                <w:webHidden/>
              </w:rPr>
            </w:r>
            <w:r>
              <w:rPr>
                <w:noProof/>
                <w:webHidden/>
              </w:rPr>
              <w:fldChar w:fldCharType="separate"/>
            </w:r>
            <w:r>
              <w:rPr>
                <w:noProof/>
                <w:webHidden/>
              </w:rPr>
              <w:t>77</w:t>
            </w:r>
            <w:r>
              <w:rPr>
                <w:noProof/>
                <w:webHidden/>
              </w:rPr>
              <w:fldChar w:fldCharType="end"/>
            </w:r>
          </w:hyperlink>
        </w:p>
        <w:p w14:paraId="66D9CA84" w14:textId="1324A105"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9" w:history="1">
            <w:r w:rsidRPr="008375B6">
              <w:rPr>
                <w:rStyle w:val="Hyperlink"/>
                <w:noProof/>
              </w:rPr>
              <w:t>11.2  Beitrag der Arbeit</w:t>
            </w:r>
            <w:r>
              <w:rPr>
                <w:noProof/>
                <w:webHidden/>
              </w:rPr>
              <w:tab/>
            </w:r>
            <w:r>
              <w:rPr>
                <w:noProof/>
                <w:webHidden/>
              </w:rPr>
              <w:fldChar w:fldCharType="begin"/>
            </w:r>
            <w:r>
              <w:rPr>
                <w:noProof/>
                <w:webHidden/>
              </w:rPr>
              <w:instrText xml:space="preserve"> PAGEREF _Toc232525839 \h </w:instrText>
            </w:r>
            <w:r>
              <w:rPr>
                <w:noProof/>
                <w:webHidden/>
              </w:rPr>
            </w:r>
            <w:r>
              <w:rPr>
                <w:noProof/>
                <w:webHidden/>
              </w:rPr>
              <w:fldChar w:fldCharType="separate"/>
            </w:r>
            <w:r>
              <w:rPr>
                <w:noProof/>
                <w:webHidden/>
              </w:rPr>
              <w:t>78</w:t>
            </w:r>
            <w:r>
              <w:rPr>
                <w:noProof/>
                <w:webHidden/>
              </w:rPr>
              <w:fldChar w:fldCharType="end"/>
            </w:r>
          </w:hyperlink>
        </w:p>
        <w:p w14:paraId="4C3B0F8E" w14:textId="21782A3A"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40" w:history="1">
            <w:r w:rsidRPr="008375B6">
              <w:rPr>
                <w:rStyle w:val="Hyperlink"/>
                <w:noProof/>
              </w:rPr>
              <w:t>11.3  Ausblick</w:t>
            </w:r>
            <w:r>
              <w:rPr>
                <w:noProof/>
                <w:webHidden/>
              </w:rPr>
              <w:tab/>
            </w:r>
            <w:r>
              <w:rPr>
                <w:noProof/>
                <w:webHidden/>
              </w:rPr>
              <w:fldChar w:fldCharType="begin"/>
            </w:r>
            <w:r>
              <w:rPr>
                <w:noProof/>
                <w:webHidden/>
              </w:rPr>
              <w:instrText xml:space="preserve"> PAGEREF _Toc232525840 \h </w:instrText>
            </w:r>
            <w:r>
              <w:rPr>
                <w:noProof/>
                <w:webHidden/>
              </w:rPr>
            </w:r>
            <w:r>
              <w:rPr>
                <w:noProof/>
                <w:webHidden/>
              </w:rPr>
              <w:fldChar w:fldCharType="separate"/>
            </w:r>
            <w:r>
              <w:rPr>
                <w:noProof/>
                <w:webHidden/>
              </w:rPr>
              <w:t>78</w:t>
            </w:r>
            <w:r>
              <w:rPr>
                <w:noProof/>
                <w:webHidden/>
              </w:rPr>
              <w:fldChar w:fldCharType="end"/>
            </w:r>
          </w:hyperlink>
        </w:p>
        <w:p w14:paraId="10D0A01E" w14:textId="77BA653F"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1" w:history="1">
            <w:r w:rsidRPr="008375B6">
              <w:rPr>
                <w:rStyle w:val="Hyperlink"/>
                <w:noProof/>
                <w:lang w:val="en-US"/>
              </w:rPr>
              <w:t>Literaturverzeichnis</w:t>
            </w:r>
            <w:r>
              <w:rPr>
                <w:noProof/>
                <w:webHidden/>
              </w:rPr>
              <w:tab/>
            </w:r>
            <w:r>
              <w:rPr>
                <w:noProof/>
                <w:webHidden/>
              </w:rPr>
              <w:fldChar w:fldCharType="begin"/>
            </w:r>
            <w:r>
              <w:rPr>
                <w:noProof/>
                <w:webHidden/>
              </w:rPr>
              <w:instrText xml:space="preserve"> PAGEREF _Toc232525841 \h </w:instrText>
            </w:r>
            <w:r>
              <w:rPr>
                <w:noProof/>
                <w:webHidden/>
              </w:rPr>
            </w:r>
            <w:r>
              <w:rPr>
                <w:noProof/>
                <w:webHidden/>
              </w:rPr>
              <w:fldChar w:fldCharType="separate"/>
            </w:r>
            <w:r>
              <w:rPr>
                <w:noProof/>
                <w:webHidden/>
              </w:rPr>
              <w:t>80</w:t>
            </w:r>
            <w:r>
              <w:rPr>
                <w:noProof/>
                <w:webHidden/>
              </w:rPr>
              <w:fldChar w:fldCharType="end"/>
            </w:r>
          </w:hyperlink>
        </w:p>
        <w:p w14:paraId="2E9B5719" w14:textId="3E5AEFF3"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2" w:history="1">
            <w:r w:rsidRPr="008375B6">
              <w:rPr>
                <w:rStyle w:val="Hyperlink"/>
                <w:noProof/>
              </w:rPr>
              <w:t>Wahrheitserklärung</w:t>
            </w:r>
            <w:r>
              <w:rPr>
                <w:noProof/>
                <w:webHidden/>
              </w:rPr>
              <w:tab/>
            </w:r>
            <w:r>
              <w:rPr>
                <w:noProof/>
                <w:webHidden/>
              </w:rPr>
              <w:fldChar w:fldCharType="begin"/>
            </w:r>
            <w:r>
              <w:rPr>
                <w:noProof/>
                <w:webHidden/>
              </w:rPr>
              <w:instrText xml:space="preserve"> PAGEREF _Toc232525842 \h </w:instrText>
            </w:r>
            <w:r>
              <w:rPr>
                <w:noProof/>
                <w:webHidden/>
              </w:rPr>
            </w:r>
            <w:r>
              <w:rPr>
                <w:noProof/>
                <w:webHidden/>
              </w:rPr>
              <w:fldChar w:fldCharType="separate"/>
            </w:r>
            <w:r>
              <w:rPr>
                <w:noProof/>
                <w:webHidden/>
              </w:rPr>
              <w:t>85</w:t>
            </w:r>
            <w:r>
              <w:rPr>
                <w:noProof/>
                <w:webHidden/>
              </w:rPr>
              <w:fldChar w:fldCharType="end"/>
            </w:r>
          </w:hyperlink>
        </w:p>
        <w:p w14:paraId="18691667" w14:textId="34DF0BF6"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3" w:history="1">
            <w:r w:rsidRPr="008375B6">
              <w:rPr>
                <w:rStyle w:val="Hyperlink"/>
                <w:noProof/>
              </w:rPr>
              <w:t>Erklärung zur Nutzung künstlicher Intelligenz</w:t>
            </w:r>
            <w:r>
              <w:rPr>
                <w:noProof/>
                <w:webHidden/>
              </w:rPr>
              <w:tab/>
            </w:r>
            <w:r>
              <w:rPr>
                <w:noProof/>
                <w:webHidden/>
              </w:rPr>
              <w:fldChar w:fldCharType="begin"/>
            </w:r>
            <w:r>
              <w:rPr>
                <w:noProof/>
                <w:webHidden/>
              </w:rPr>
              <w:instrText xml:space="preserve"> PAGEREF _Toc232525843 \h </w:instrText>
            </w:r>
            <w:r>
              <w:rPr>
                <w:noProof/>
                <w:webHidden/>
              </w:rPr>
            </w:r>
            <w:r>
              <w:rPr>
                <w:noProof/>
                <w:webHidden/>
              </w:rPr>
              <w:fldChar w:fldCharType="separate"/>
            </w:r>
            <w:r>
              <w:rPr>
                <w:noProof/>
                <w:webHidden/>
              </w:rPr>
              <w:t>86</w:t>
            </w:r>
            <w:r>
              <w:rPr>
                <w:noProof/>
                <w:webHidden/>
              </w:rPr>
              <w:fldChar w:fldCharType="end"/>
            </w:r>
          </w:hyperlink>
        </w:p>
        <w:p w14:paraId="5BFC2033" w14:textId="128D295D"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726C27CE" w14:textId="77777777" w:rsidR="009E3789" w:rsidRDefault="00000000">
      <w:pPr>
        <w:spacing w:after="160"/>
      </w:pPr>
      <w:r>
        <w:lastRenderedPageBreak/>
        <w:br w:type="page"/>
      </w:r>
    </w:p>
    <w:p w14:paraId="3A3FFD87" w14:textId="77777777" w:rsidR="009E3789" w:rsidRDefault="00000000">
      <w:pPr>
        <w:pStyle w:val="berschrift1"/>
      </w:pPr>
      <w:bookmarkStart w:id="2" w:name="_Toc232525738"/>
      <w:r>
        <w:lastRenderedPageBreak/>
        <w:t>Abbildungsverzeichnis</w:t>
      </w:r>
      <w:bookmarkEnd w:id="2"/>
    </w:p>
    <w:sdt>
      <w:sdtPr>
        <w:id w:val="1662345738"/>
        <w:docPartObj>
          <w:docPartGallery w:val="Table of Contents"/>
          <w:docPartUnique/>
        </w:docPartObj>
      </w:sdtPr>
      <w:sdtContent>
        <w:p w14:paraId="51691744" w14:textId="54FA7AEE"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525844" w:history="1">
            <w:r w:rsidR="002303AD" w:rsidRPr="00D05A61">
              <w:rPr>
                <w:rStyle w:val="Hyperlink"/>
                <w:noProof/>
              </w:rPr>
              <w:t>Abbildung 6.1: Komponentenarchitektur von Attune (eigene Darstellung)</w:t>
            </w:r>
            <w:r w:rsidR="002303AD">
              <w:rPr>
                <w:noProof/>
                <w:webHidden/>
              </w:rPr>
              <w:tab/>
            </w:r>
            <w:r w:rsidR="002303AD">
              <w:rPr>
                <w:noProof/>
                <w:webHidden/>
              </w:rPr>
              <w:fldChar w:fldCharType="begin"/>
            </w:r>
            <w:r w:rsidR="002303AD">
              <w:rPr>
                <w:noProof/>
                <w:webHidden/>
              </w:rPr>
              <w:instrText xml:space="preserve"> PAGEREF _Toc232525844 \h </w:instrText>
            </w:r>
            <w:r w:rsidR="002303AD">
              <w:rPr>
                <w:noProof/>
                <w:webHidden/>
              </w:rPr>
            </w:r>
            <w:r w:rsidR="002303AD">
              <w:rPr>
                <w:noProof/>
                <w:webHidden/>
              </w:rPr>
              <w:fldChar w:fldCharType="separate"/>
            </w:r>
            <w:r w:rsidR="002303AD">
              <w:rPr>
                <w:noProof/>
                <w:webHidden/>
              </w:rPr>
              <w:t>43</w:t>
            </w:r>
            <w:r w:rsidR="002303AD">
              <w:rPr>
                <w:noProof/>
                <w:webHidden/>
              </w:rPr>
              <w:fldChar w:fldCharType="end"/>
            </w:r>
          </w:hyperlink>
        </w:p>
        <w:p w14:paraId="47AE634B" w14:textId="5C5F1EDF"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5" w:history="1">
            <w:r w:rsidRPr="00D05A61">
              <w:rPr>
                <w:rStyle w:val="Hyperlink"/>
                <w:noProof/>
              </w:rPr>
              <w:t>Abbildung 7.1: Präferenzformular im Hauptzustand mit Themenwahl, Standort, Moderationsstil, Sendungslänge und Musikoption (Screenshot des Demonstrators)</w:t>
            </w:r>
            <w:r>
              <w:rPr>
                <w:noProof/>
                <w:webHidden/>
              </w:rPr>
              <w:tab/>
            </w:r>
            <w:r>
              <w:rPr>
                <w:noProof/>
                <w:webHidden/>
              </w:rPr>
              <w:fldChar w:fldCharType="begin"/>
            </w:r>
            <w:r>
              <w:rPr>
                <w:noProof/>
                <w:webHidden/>
              </w:rPr>
              <w:instrText xml:space="preserve"> PAGEREF _Toc232525845 \h </w:instrText>
            </w:r>
            <w:r>
              <w:rPr>
                <w:noProof/>
                <w:webHidden/>
              </w:rPr>
            </w:r>
            <w:r>
              <w:rPr>
                <w:noProof/>
                <w:webHidden/>
              </w:rPr>
              <w:fldChar w:fldCharType="separate"/>
            </w:r>
            <w:r>
              <w:rPr>
                <w:noProof/>
                <w:webHidden/>
              </w:rPr>
              <w:t>53</w:t>
            </w:r>
            <w:r>
              <w:rPr>
                <w:noProof/>
                <w:webHidden/>
              </w:rPr>
              <w:fldChar w:fldCharType="end"/>
            </w:r>
          </w:hyperlink>
        </w:p>
        <w:p w14:paraId="08241B0D" w14:textId="7F3B6D13"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6" w:history="1">
            <w:r w:rsidRPr="00D05A61">
              <w:rPr>
                <w:rStyle w:val="Hyperlink"/>
                <w:noProof/>
              </w:rPr>
              <w:t>Abbildung 7.2: Vorschaukarte der geplanten Sendung mit Segmentstruktur, kommuniziertem Ende und Hinweis auf den Überraschungsbeitrag (Screenshot des Demonstrators)</w:t>
            </w:r>
            <w:r>
              <w:rPr>
                <w:noProof/>
                <w:webHidden/>
              </w:rPr>
              <w:tab/>
            </w:r>
            <w:r>
              <w:rPr>
                <w:noProof/>
                <w:webHidden/>
              </w:rPr>
              <w:fldChar w:fldCharType="begin"/>
            </w:r>
            <w:r>
              <w:rPr>
                <w:noProof/>
                <w:webHidden/>
              </w:rPr>
              <w:instrText xml:space="preserve"> PAGEREF _Toc232525846 \h </w:instrText>
            </w:r>
            <w:r>
              <w:rPr>
                <w:noProof/>
                <w:webHidden/>
              </w:rPr>
            </w:r>
            <w:r>
              <w:rPr>
                <w:noProof/>
                <w:webHidden/>
              </w:rPr>
              <w:fldChar w:fldCharType="separate"/>
            </w:r>
            <w:r>
              <w:rPr>
                <w:noProof/>
                <w:webHidden/>
              </w:rPr>
              <w:t>54</w:t>
            </w:r>
            <w:r>
              <w:rPr>
                <w:noProof/>
                <w:webHidden/>
              </w:rPr>
              <w:fldChar w:fldCharType="end"/>
            </w:r>
          </w:hyperlink>
        </w:p>
        <w:p w14:paraId="6C2E7D4A" w14:textId="600B0012"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7" w:history="1">
            <w:r w:rsidRPr="00D05A61">
              <w:rPr>
                <w:rStyle w:val="Hyperlink"/>
                <w:noProof/>
              </w:rPr>
              <w:t>Abbildung 7.3: Pipeline-Anzeige während der Sendungserzeugung mit den tatsächlichen Verarbeitungsschritten in Echtzeit (Screenshot des Demonstrators)</w:t>
            </w:r>
            <w:r>
              <w:rPr>
                <w:noProof/>
                <w:webHidden/>
              </w:rPr>
              <w:tab/>
            </w:r>
            <w:r>
              <w:rPr>
                <w:noProof/>
                <w:webHidden/>
              </w:rPr>
              <w:fldChar w:fldCharType="begin"/>
            </w:r>
            <w:r>
              <w:rPr>
                <w:noProof/>
                <w:webHidden/>
              </w:rPr>
              <w:instrText xml:space="preserve"> PAGEREF _Toc232525847 \h </w:instrText>
            </w:r>
            <w:r>
              <w:rPr>
                <w:noProof/>
                <w:webHidden/>
              </w:rPr>
            </w:r>
            <w:r>
              <w:rPr>
                <w:noProof/>
                <w:webHidden/>
              </w:rPr>
              <w:fldChar w:fldCharType="separate"/>
            </w:r>
            <w:r>
              <w:rPr>
                <w:noProof/>
                <w:webHidden/>
              </w:rPr>
              <w:t>54</w:t>
            </w:r>
            <w:r>
              <w:rPr>
                <w:noProof/>
                <w:webHidden/>
              </w:rPr>
              <w:fldChar w:fldCharType="end"/>
            </w:r>
          </w:hyperlink>
        </w:p>
        <w:p w14:paraId="4E89693B" w14:textId="49EF2B96"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8" w:history="1">
            <w:r w:rsidRPr="00D05A61">
              <w:rPr>
                <w:rStyle w:val="Hyperlink"/>
                <w:noProof/>
              </w:rPr>
              <w:t>Abbildung 7.4: Wiedergabezustand mit Quellenliste und mitlaufendem Transkript (Screenshot des Demonstrators)</w:t>
            </w:r>
            <w:r>
              <w:rPr>
                <w:noProof/>
                <w:webHidden/>
              </w:rPr>
              <w:tab/>
            </w:r>
            <w:r>
              <w:rPr>
                <w:noProof/>
                <w:webHidden/>
              </w:rPr>
              <w:fldChar w:fldCharType="begin"/>
            </w:r>
            <w:r>
              <w:rPr>
                <w:noProof/>
                <w:webHidden/>
              </w:rPr>
              <w:instrText xml:space="preserve"> PAGEREF _Toc232525848 \h </w:instrText>
            </w:r>
            <w:r>
              <w:rPr>
                <w:noProof/>
                <w:webHidden/>
              </w:rPr>
            </w:r>
            <w:r>
              <w:rPr>
                <w:noProof/>
                <w:webHidden/>
              </w:rPr>
              <w:fldChar w:fldCharType="separate"/>
            </w:r>
            <w:r>
              <w:rPr>
                <w:noProof/>
                <w:webHidden/>
              </w:rPr>
              <w:t>55</w:t>
            </w:r>
            <w:r>
              <w:rPr>
                <w:noProof/>
                <w:webHidden/>
              </w:rPr>
              <w:fldChar w:fldCharType="end"/>
            </w:r>
          </w:hyperlink>
        </w:p>
        <w:p w14:paraId="0896E543" w14:textId="69F1B56B"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9" w:history="1">
            <w:r w:rsidRPr="00D05A61">
              <w:rPr>
                <w:rStyle w:val="Hyperlink"/>
                <w:noProof/>
              </w:rPr>
              <w:t>Abbildung 7.5: Begründungsansicht «Warum diese Sendung?» mit Profil, abgeleiteten Inhalten und Pipeline-Schritten (Screenshot des Demonstrators)</w:t>
            </w:r>
            <w:r>
              <w:rPr>
                <w:noProof/>
                <w:webHidden/>
              </w:rPr>
              <w:tab/>
            </w:r>
            <w:r>
              <w:rPr>
                <w:noProof/>
                <w:webHidden/>
              </w:rPr>
              <w:fldChar w:fldCharType="begin"/>
            </w:r>
            <w:r>
              <w:rPr>
                <w:noProof/>
                <w:webHidden/>
              </w:rPr>
              <w:instrText xml:space="preserve"> PAGEREF _Toc232525849 \h </w:instrText>
            </w:r>
            <w:r>
              <w:rPr>
                <w:noProof/>
                <w:webHidden/>
              </w:rPr>
            </w:r>
            <w:r>
              <w:rPr>
                <w:noProof/>
                <w:webHidden/>
              </w:rPr>
              <w:fldChar w:fldCharType="separate"/>
            </w:r>
            <w:r>
              <w:rPr>
                <w:noProof/>
                <w:webHidden/>
              </w:rPr>
              <w:t>55</w:t>
            </w:r>
            <w:r>
              <w:rPr>
                <w:noProof/>
                <w:webHidden/>
              </w:rPr>
              <w:fldChar w:fldCharType="end"/>
            </w:r>
          </w:hyperlink>
        </w:p>
        <w:p w14:paraId="1FE5F33D" w14:textId="6FAD9455"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0" w:history="1">
            <w:r w:rsidRPr="00D05A61">
              <w:rPr>
                <w:rStyle w:val="Hyperlink"/>
                <w:noProof/>
              </w:rPr>
              <w:t>Abbildung 7.6: Abschlusskarte mit bewusst gesetztem Sendungsende ohne Anschlussempfehlung (Screenshot des Demonstrators)</w:t>
            </w:r>
            <w:r>
              <w:rPr>
                <w:noProof/>
                <w:webHidden/>
              </w:rPr>
              <w:tab/>
            </w:r>
            <w:r>
              <w:rPr>
                <w:noProof/>
                <w:webHidden/>
              </w:rPr>
              <w:fldChar w:fldCharType="begin"/>
            </w:r>
            <w:r>
              <w:rPr>
                <w:noProof/>
                <w:webHidden/>
              </w:rPr>
              <w:instrText xml:space="preserve"> PAGEREF _Toc232525850 \h </w:instrText>
            </w:r>
            <w:r>
              <w:rPr>
                <w:noProof/>
                <w:webHidden/>
              </w:rPr>
            </w:r>
            <w:r>
              <w:rPr>
                <w:noProof/>
                <w:webHidden/>
              </w:rPr>
              <w:fldChar w:fldCharType="separate"/>
            </w:r>
            <w:r>
              <w:rPr>
                <w:noProof/>
                <w:webHidden/>
              </w:rPr>
              <w:t>56</w:t>
            </w:r>
            <w:r>
              <w:rPr>
                <w:noProof/>
                <w:webHidden/>
              </w:rPr>
              <w:fldChar w:fldCharType="end"/>
            </w:r>
          </w:hyperlink>
        </w:p>
        <w:p w14:paraId="53B131F7" w14:textId="03C8F9A0"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1" w:history="1">
            <w:r w:rsidRPr="00D05A61">
              <w:rPr>
                <w:rStyle w:val="Hyperlink"/>
                <w:noProof/>
              </w:rPr>
              <w:t>Abbildung 9.1: Technische Qualität aus Nutzersicht (Mittelwerte, Skala 1–5, n = 25)</w:t>
            </w:r>
            <w:r>
              <w:rPr>
                <w:noProof/>
                <w:webHidden/>
              </w:rPr>
              <w:tab/>
            </w:r>
            <w:r>
              <w:rPr>
                <w:noProof/>
                <w:webHidden/>
              </w:rPr>
              <w:fldChar w:fldCharType="begin"/>
            </w:r>
            <w:r>
              <w:rPr>
                <w:noProof/>
                <w:webHidden/>
              </w:rPr>
              <w:instrText xml:space="preserve"> PAGEREF _Toc232525851 \h </w:instrText>
            </w:r>
            <w:r>
              <w:rPr>
                <w:noProof/>
                <w:webHidden/>
              </w:rPr>
            </w:r>
            <w:r>
              <w:rPr>
                <w:noProof/>
                <w:webHidden/>
              </w:rPr>
              <w:fldChar w:fldCharType="separate"/>
            </w:r>
            <w:r>
              <w:rPr>
                <w:noProof/>
                <w:webHidden/>
              </w:rPr>
              <w:t>64</w:t>
            </w:r>
            <w:r>
              <w:rPr>
                <w:noProof/>
                <w:webHidden/>
              </w:rPr>
              <w:fldChar w:fldCharType="end"/>
            </w:r>
          </w:hyperlink>
        </w:p>
        <w:p w14:paraId="4FD6C385" w14:textId="09663861"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2" w:history="1">
            <w:r w:rsidRPr="00D05A61">
              <w:rPr>
                <w:rStyle w:val="Hyperlink"/>
                <w:noProof/>
              </w:rPr>
              <w:t>Abbildung 9.2: Semantisches Differential «Die App war …» (Mittelwerte, Skala 1–7, n = 25)</w:t>
            </w:r>
            <w:r>
              <w:rPr>
                <w:noProof/>
                <w:webHidden/>
              </w:rPr>
              <w:tab/>
            </w:r>
            <w:r>
              <w:rPr>
                <w:noProof/>
                <w:webHidden/>
              </w:rPr>
              <w:fldChar w:fldCharType="begin"/>
            </w:r>
            <w:r>
              <w:rPr>
                <w:noProof/>
                <w:webHidden/>
              </w:rPr>
              <w:instrText xml:space="preserve"> PAGEREF _Toc232525852 \h </w:instrText>
            </w:r>
            <w:r>
              <w:rPr>
                <w:noProof/>
                <w:webHidden/>
              </w:rPr>
            </w:r>
            <w:r>
              <w:rPr>
                <w:noProof/>
                <w:webHidden/>
              </w:rPr>
              <w:fldChar w:fldCharType="separate"/>
            </w:r>
            <w:r>
              <w:rPr>
                <w:noProof/>
                <w:webHidden/>
              </w:rPr>
              <w:t>65</w:t>
            </w:r>
            <w:r>
              <w:rPr>
                <w:noProof/>
                <w:webHidden/>
              </w:rPr>
              <w:fldChar w:fldCharType="end"/>
            </w:r>
          </w:hyperlink>
        </w:p>
        <w:p w14:paraId="7D17A9A4" w14:textId="1F66C3F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3" w:history="1">
            <w:r w:rsidRPr="00D05A61">
              <w:rPr>
                <w:rStyle w:val="Hyperlink"/>
                <w:noProof/>
              </w:rPr>
              <w:t>Abbildung 9.3: Aggregierte Teilfragen-Scores T1–T4 (Mittelwert ± Standardabweichung, Skala 1–5)</w:t>
            </w:r>
            <w:r>
              <w:rPr>
                <w:noProof/>
                <w:webHidden/>
              </w:rPr>
              <w:tab/>
            </w:r>
            <w:r>
              <w:rPr>
                <w:noProof/>
                <w:webHidden/>
              </w:rPr>
              <w:fldChar w:fldCharType="begin"/>
            </w:r>
            <w:r>
              <w:rPr>
                <w:noProof/>
                <w:webHidden/>
              </w:rPr>
              <w:instrText xml:space="preserve"> PAGEREF _Toc232525853 \h </w:instrText>
            </w:r>
            <w:r>
              <w:rPr>
                <w:noProof/>
                <w:webHidden/>
              </w:rPr>
            </w:r>
            <w:r>
              <w:rPr>
                <w:noProof/>
                <w:webHidden/>
              </w:rPr>
              <w:fldChar w:fldCharType="separate"/>
            </w:r>
            <w:r>
              <w:rPr>
                <w:noProof/>
                <w:webHidden/>
              </w:rPr>
              <w:t>67</w:t>
            </w:r>
            <w:r>
              <w:rPr>
                <w:noProof/>
                <w:webHidden/>
              </w:rPr>
              <w:fldChar w:fldCharType="end"/>
            </w:r>
          </w:hyperlink>
        </w:p>
        <w:p w14:paraId="0FD4011A" w14:textId="62C8B855"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4" w:history="1">
            <w:r w:rsidRPr="00D05A61">
              <w:rPr>
                <w:rStyle w:val="Hyperlink"/>
                <w:noProof/>
              </w:rPr>
              <w:t>Abbildung 9.4: Verdichtete Übersicht entlang der drei Validierungsstränge Machbarkeit, Usability/Akzeptanz und Wirkung</w:t>
            </w:r>
            <w:r>
              <w:rPr>
                <w:noProof/>
                <w:webHidden/>
              </w:rPr>
              <w:tab/>
            </w:r>
            <w:r>
              <w:rPr>
                <w:noProof/>
                <w:webHidden/>
              </w:rPr>
              <w:fldChar w:fldCharType="begin"/>
            </w:r>
            <w:r>
              <w:rPr>
                <w:noProof/>
                <w:webHidden/>
              </w:rPr>
              <w:instrText xml:space="preserve"> PAGEREF _Toc232525854 \h </w:instrText>
            </w:r>
            <w:r>
              <w:rPr>
                <w:noProof/>
                <w:webHidden/>
              </w:rPr>
            </w:r>
            <w:r>
              <w:rPr>
                <w:noProof/>
                <w:webHidden/>
              </w:rPr>
              <w:fldChar w:fldCharType="separate"/>
            </w:r>
            <w:r>
              <w:rPr>
                <w:noProof/>
                <w:webHidden/>
              </w:rPr>
              <w:t>69</w:t>
            </w:r>
            <w:r>
              <w:rPr>
                <w:noProof/>
                <w:webHidden/>
              </w:rPr>
              <w:fldChar w:fldCharType="end"/>
            </w:r>
          </w:hyperlink>
        </w:p>
        <w:p w14:paraId="1A86478E" w14:textId="533AF41F"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2C73BFFE" w14:textId="77777777" w:rsidR="009E3789" w:rsidRDefault="009E3789">
      <w:pPr>
        <w:spacing w:after="160"/>
      </w:pPr>
    </w:p>
    <w:p w14:paraId="6F994FF5" w14:textId="77777777" w:rsidR="009E3789" w:rsidRDefault="00000000">
      <w:pPr>
        <w:pStyle w:val="berschrift1"/>
      </w:pPr>
      <w:bookmarkStart w:id="3" w:name="_Toc232525739"/>
      <w:r>
        <w:t>Tabellenverzeichnis</w:t>
      </w:r>
      <w:bookmarkEnd w:id="3"/>
    </w:p>
    <w:sdt>
      <w:sdtPr>
        <w:id w:val="-2101553627"/>
        <w:docPartObj>
          <w:docPartGallery w:val="Table of Contents"/>
          <w:docPartUnique/>
        </w:docPartObj>
      </w:sdtPr>
      <w:sdtContent>
        <w:p w14:paraId="3B83F2F5" w14:textId="462296A3"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525855" w:history="1">
            <w:r w:rsidR="002303AD" w:rsidRPr="007504F6">
              <w:rPr>
                <w:rStyle w:val="Hyperlink"/>
                <w:noProof/>
              </w:rPr>
              <w:t>Tabelle 2.1: Gegenüberstellung der Medienmodelle: redaktionell, engagement-optimiert und wellbeing-orientiert (eigene Darstellung)</w:t>
            </w:r>
            <w:r w:rsidR="002303AD">
              <w:rPr>
                <w:noProof/>
                <w:webHidden/>
              </w:rPr>
              <w:tab/>
            </w:r>
            <w:r w:rsidR="002303AD">
              <w:rPr>
                <w:noProof/>
                <w:webHidden/>
              </w:rPr>
              <w:fldChar w:fldCharType="begin"/>
            </w:r>
            <w:r w:rsidR="002303AD">
              <w:rPr>
                <w:noProof/>
                <w:webHidden/>
              </w:rPr>
              <w:instrText xml:space="preserve"> PAGEREF _Toc232525855 \h </w:instrText>
            </w:r>
            <w:r w:rsidR="002303AD">
              <w:rPr>
                <w:noProof/>
                <w:webHidden/>
              </w:rPr>
            </w:r>
            <w:r w:rsidR="002303AD">
              <w:rPr>
                <w:noProof/>
                <w:webHidden/>
              </w:rPr>
              <w:fldChar w:fldCharType="separate"/>
            </w:r>
            <w:r w:rsidR="002303AD">
              <w:rPr>
                <w:noProof/>
                <w:webHidden/>
              </w:rPr>
              <w:t>22</w:t>
            </w:r>
            <w:r w:rsidR="002303AD">
              <w:rPr>
                <w:noProof/>
                <w:webHidden/>
              </w:rPr>
              <w:fldChar w:fldCharType="end"/>
            </w:r>
          </w:hyperlink>
        </w:p>
        <w:p w14:paraId="500C6E41" w14:textId="04F25149"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6" w:history="1">
            <w:r w:rsidRPr="007504F6">
              <w:rPr>
                <w:rStyle w:val="Hyperlink"/>
                <w:noProof/>
              </w:rPr>
              <w:t>Tabelle 5.1: Arbeitspakete mit Beschreibung, Input und Output (eigene Darstellung)</w:t>
            </w:r>
            <w:r>
              <w:rPr>
                <w:noProof/>
                <w:webHidden/>
              </w:rPr>
              <w:tab/>
            </w:r>
            <w:r>
              <w:rPr>
                <w:noProof/>
                <w:webHidden/>
              </w:rPr>
              <w:fldChar w:fldCharType="begin"/>
            </w:r>
            <w:r>
              <w:rPr>
                <w:noProof/>
                <w:webHidden/>
              </w:rPr>
              <w:instrText xml:space="preserve"> PAGEREF _Toc232525856 \h </w:instrText>
            </w:r>
            <w:r>
              <w:rPr>
                <w:noProof/>
                <w:webHidden/>
              </w:rPr>
            </w:r>
            <w:r>
              <w:rPr>
                <w:noProof/>
                <w:webHidden/>
              </w:rPr>
              <w:fldChar w:fldCharType="separate"/>
            </w:r>
            <w:r>
              <w:rPr>
                <w:noProof/>
                <w:webHidden/>
              </w:rPr>
              <w:t>37</w:t>
            </w:r>
            <w:r>
              <w:rPr>
                <w:noProof/>
                <w:webHidden/>
              </w:rPr>
              <w:fldChar w:fldCharType="end"/>
            </w:r>
          </w:hyperlink>
        </w:p>
        <w:p w14:paraId="07EE97DF" w14:textId="2DB0654D"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7" w:history="1">
            <w:r w:rsidRPr="007504F6">
              <w:rPr>
                <w:rStyle w:val="Hyperlink"/>
                <w:noProof/>
              </w:rPr>
              <w:t>Tabelle 6.1: Mapping von Werten und Bedürfnissen auf Designentscheidungen (eigene Darstellung)</w:t>
            </w:r>
            <w:r>
              <w:rPr>
                <w:noProof/>
                <w:webHidden/>
              </w:rPr>
              <w:tab/>
            </w:r>
            <w:r>
              <w:rPr>
                <w:noProof/>
                <w:webHidden/>
              </w:rPr>
              <w:fldChar w:fldCharType="begin"/>
            </w:r>
            <w:r>
              <w:rPr>
                <w:noProof/>
                <w:webHidden/>
              </w:rPr>
              <w:instrText xml:space="preserve"> PAGEREF _Toc232525857 \h </w:instrText>
            </w:r>
            <w:r>
              <w:rPr>
                <w:noProof/>
                <w:webHidden/>
              </w:rPr>
            </w:r>
            <w:r>
              <w:rPr>
                <w:noProof/>
                <w:webHidden/>
              </w:rPr>
              <w:fldChar w:fldCharType="separate"/>
            </w:r>
            <w:r>
              <w:rPr>
                <w:noProof/>
                <w:webHidden/>
              </w:rPr>
              <w:t>48</w:t>
            </w:r>
            <w:r>
              <w:rPr>
                <w:noProof/>
                <w:webHidden/>
              </w:rPr>
              <w:fldChar w:fldCharType="end"/>
            </w:r>
          </w:hyperlink>
        </w:p>
        <w:p w14:paraId="6744FAD6" w14:textId="022CD664"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8" w:history="1">
            <w:r w:rsidRPr="007504F6">
              <w:rPr>
                <w:rStyle w:val="Hyperlink"/>
                <w:noProof/>
              </w:rPr>
              <w:t>Tabelle 9.1: Skalenmittelwerte je Wirkungskonstrukt (Skala 1–5, n = 25)</w:t>
            </w:r>
            <w:r>
              <w:rPr>
                <w:noProof/>
                <w:webHidden/>
              </w:rPr>
              <w:tab/>
            </w:r>
            <w:r>
              <w:rPr>
                <w:noProof/>
                <w:webHidden/>
              </w:rPr>
              <w:fldChar w:fldCharType="begin"/>
            </w:r>
            <w:r>
              <w:rPr>
                <w:noProof/>
                <w:webHidden/>
              </w:rPr>
              <w:instrText xml:space="preserve"> PAGEREF _Toc232525858 \h </w:instrText>
            </w:r>
            <w:r>
              <w:rPr>
                <w:noProof/>
                <w:webHidden/>
              </w:rPr>
            </w:r>
            <w:r>
              <w:rPr>
                <w:noProof/>
                <w:webHidden/>
              </w:rPr>
              <w:fldChar w:fldCharType="separate"/>
            </w:r>
            <w:r>
              <w:rPr>
                <w:noProof/>
                <w:webHidden/>
              </w:rPr>
              <w:t>66</w:t>
            </w:r>
            <w:r>
              <w:rPr>
                <w:noProof/>
                <w:webHidden/>
              </w:rPr>
              <w:fldChar w:fldCharType="end"/>
            </w:r>
          </w:hyperlink>
        </w:p>
        <w:p w14:paraId="5082E665" w14:textId="5C57BFC1"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48CD934C" w14:textId="77777777" w:rsidR="009E3789" w:rsidRDefault="00000000">
      <w:pPr>
        <w:spacing w:after="160"/>
      </w:pPr>
      <w:r>
        <w:br w:type="page"/>
      </w:r>
    </w:p>
    <w:p w14:paraId="1198A5F3" w14:textId="77777777" w:rsidR="009E3789" w:rsidRDefault="00000000">
      <w:pPr>
        <w:pStyle w:val="berschrift1"/>
      </w:pPr>
      <w:bookmarkStart w:id="4" w:name="_Toc232525740"/>
      <w:r>
        <w:lastRenderedPageBreak/>
        <w:t>Abkürzungsverzeichnis</w:t>
      </w:r>
      <w:bookmarkEnd w:id="4"/>
    </w:p>
    <w:p w14:paraId="28231EDD" w14:textId="77777777" w:rsidR="009E3789" w:rsidRDefault="00000000">
      <w:pPr>
        <w:tabs>
          <w:tab w:val="left" w:pos="2268"/>
        </w:tabs>
        <w:spacing w:after="80" w:line="360" w:lineRule="auto"/>
      </w:pPr>
      <w:r>
        <w:t>AP</w:t>
      </w:r>
      <w:r>
        <w:tab/>
        <w:t>Arbeitspaket</w:t>
      </w:r>
    </w:p>
    <w:p w14:paraId="6663D7FA" w14:textId="77777777" w:rsidR="009E3789" w:rsidRDefault="00000000">
      <w:pPr>
        <w:tabs>
          <w:tab w:val="left" w:pos="2268"/>
        </w:tabs>
        <w:spacing w:after="80" w:line="360" w:lineRule="auto"/>
      </w:pPr>
      <w:r>
        <w:t>API</w:t>
      </w:r>
      <w:r>
        <w:tab/>
        <w:t>Application Programming Interface</w:t>
      </w:r>
    </w:p>
    <w:p w14:paraId="1F618DE7" w14:textId="77777777" w:rsidR="009E3789" w:rsidRDefault="00000000">
      <w:pPr>
        <w:tabs>
          <w:tab w:val="left" w:pos="2268"/>
        </w:tabs>
        <w:spacing w:after="80" w:line="360" w:lineRule="auto"/>
      </w:pPr>
      <w:r>
        <w:t>KI</w:t>
      </w:r>
      <w:r>
        <w:tab/>
        <w:t>Künstliche Intelligenz</w:t>
      </w:r>
    </w:p>
    <w:p w14:paraId="7C8DA8F6" w14:textId="77777777" w:rsidR="009E3789" w:rsidRDefault="00000000">
      <w:pPr>
        <w:tabs>
          <w:tab w:val="left" w:pos="2268"/>
        </w:tabs>
        <w:spacing w:after="80" w:line="360" w:lineRule="auto"/>
      </w:pPr>
      <w:r>
        <w:t>LLM</w:t>
      </w:r>
      <w:r>
        <w:tab/>
        <w:t>Large Language Model</w:t>
      </w:r>
    </w:p>
    <w:p w14:paraId="6197E199" w14:textId="77777777" w:rsidR="009E3789" w:rsidRDefault="00000000">
      <w:pPr>
        <w:tabs>
          <w:tab w:val="left" w:pos="2268"/>
        </w:tabs>
        <w:spacing w:after="80" w:line="360" w:lineRule="auto"/>
        <w:rPr>
          <w:lang w:val="en-US"/>
        </w:rPr>
      </w:pPr>
      <w:r>
        <w:rPr>
          <w:lang w:val="en-US"/>
        </w:rPr>
        <w:t>M</w:t>
      </w:r>
      <w:r>
        <w:rPr>
          <w:lang w:val="en-US"/>
        </w:rPr>
        <w:tab/>
        <w:t>Mittelwert</w:t>
      </w:r>
    </w:p>
    <w:p w14:paraId="1AB68AB8" w14:textId="77777777" w:rsidR="009E3789" w:rsidRDefault="00000000">
      <w:pPr>
        <w:tabs>
          <w:tab w:val="left" w:pos="2268"/>
        </w:tabs>
        <w:spacing w:after="80" w:line="360" w:lineRule="auto"/>
        <w:rPr>
          <w:lang w:val="en-US"/>
        </w:rPr>
      </w:pPr>
      <w:r>
        <w:rPr>
          <w:lang w:val="en-US"/>
        </w:rPr>
        <w:t>METUX</w:t>
      </w:r>
      <w:r>
        <w:rPr>
          <w:lang w:val="en-US"/>
        </w:rPr>
        <w:tab/>
        <w:t>Motivation, Engagement and Thriving in User Experience</w:t>
      </w:r>
    </w:p>
    <w:p w14:paraId="67F46A0A" w14:textId="77777777" w:rsidR="009E3789" w:rsidRDefault="00000000">
      <w:pPr>
        <w:tabs>
          <w:tab w:val="left" w:pos="2268"/>
        </w:tabs>
        <w:spacing w:after="80" w:line="360" w:lineRule="auto"/>
        <w:rPr>
          <w:lang w:val="en-US"/>
        </w:rPr>
      </w:pPr>
      <w:r>
        <w:rPr>
          <w:lang w:val="en-US"/>
        </w:rPr>
        <w:t>RSS</w:t>
      </w:r>
      <w:r>
        <w:rPr>
          <w:lang w:val="en-US"/>
        </w:rPr>
        <w:tab/>
        <w:t>Really Simple Syndication</w:t>
      </w:r>
    </w:p>
    <w:p w14:paraId="2695007D" w14:textId="77777777" w:rsidR="009E3789" w:rsidRDefault="00000000">
      <w:pPr>
        <w:tabs>
          <w:tab w:val="left" w:pos="2268"/>
        </w:tabs>
        <w:spacing w:after="80" w:line="360" w:lineRule="auto"/>
        <w:rPr>
          <w:lang w:val="en-US"/>
        </w:rPr>
      </w:pPr>
      <w:r>
        <w:rPr>
          <w:lang w:val="en-US"/>
        </w:rPr>
        <w:t>SD</w:t>
      </w:r>
      <w:r>
        <w:rPr>
          <w:lang w:val="en-US"/>
        </w:rPr>
        <w:tab/>
        <w:t>Standardabweichung</w:t>
      </w:r>
    </w:p>
    <w:p w14:paraId="3D4082BE" w14:textId="77777777" w:rsidR="009E3789" w:rsidRDefault="00000000">
      <w:pPr>
        <w:tabs>
          <w:tab w:val="left" w:pos="2268"/>
        </w:tabs>
        <w:spacing w:after="80" w:line="360" w:lineRule="auto"/>
        <w:rPr>
          <w:lang w:val="en-US"/>
        </w:rPr>
      </w:pPr>
      <w:r>
        <w:rPr>
          <w:lang w:val="en-US"/>
        </w:rPr>
        <w:t>SDK</w:t>
      </w:r>
      <w:r>
        <w:rPr>
          <w:lang w:val="en-US"/>
        </w:rPr>
        <w:tab/>
        <w:t>Software Development Kit</w:t>
      </w:r>
    </w:p>
    <w:p w14:paraId="6EE489DD" w14:textId="77777777" w:rsidR="009E3789" w:rsidRDefault="00000000">
      <w:pPr>
        <w:tabs>
          <w:tab w:val="left" w:pos="2268"/>
        </w:tabs>
        <w:spacing w:after="80" w:line="360" w:lineRule="auto"/>
        <w:rPr>
          <w:lang w:val="en-US"/>
        </w:rPr>
      </w:pPr>
      <w:r>
        <w:rPr>
          <w:lang w:val="en-US"/>
        </w:rPr>
        <w:t>SDT</w:t>
      </w:r>
      <w:r>
        <w:rPr>
          <w:lang w:val="en-US"/>
        </w:rPr>
        <w:tab/>
        <w:t>Self-Determination Theory</w:t>
      </w:r>
    </w:p>
    <w:p w14:paraId="5089D121" w14:textId="77777777" w:rsidR="009E3789" w:rsidRDefault="00000000">
      <w:pPr>
        <w:tabs>
          <w:tab w:val="left" w:pos="2268"/>
        </w:tabs>
        <w:spacing w:after="80" w:line="360" w:lineRule="auto"/>
        <w:rPr>
          <w:lang w:val="en-US"/>
        </w:rPr>
      </w:pPr>
      <w:r>
        <w:rPr>
          <w:lang w:val="en-US"/>
        </w:rPr>
        <w:t>SUS</w:t>
      </w:r>
      <w:r>
        <w:rPr>
          <w:lang w:val="en-US"/>
        </w:rPr>
        <w:tab/>
        <w:t>System Usability Scale</w:t>
      </w:r>
    </w:p>
    <w:p w14:paraId="5228C3EA" w14:textId="77777777" w:rsidR="009E3789" w:rsidRDefault="00000000">
      <w:pPr>
        <w:tabs>
          <w:tab w:val="left" w:pos="2268"/>
        </w:tabs>
        <w:spacing w:after="80" w:line="360" w:lineRule="auto"/>
        <w:rPr>
          <w:lang w:val="en-US"/>
        </w:rPr>
      </w:pPr>
      <w:r>
        <w:rPr>
          <w:lang w:val="en-US"/>
        </w:rPr>
        <w:t>TAM</w:t>
      </w:r>
      <w:r>
        <w:rPr>
          <w:lang w:val="en-US"/>
        </w:rPr>
        <w:tab/>
        <w:t>Technology Acceptance Model</w:t>
      </w:r>
    </w:p>
    <w:p w14:paraId="00F0DB8D" w14:textId="77777777" w:rsidR="009E3789" w:rsidRDefault="00000000">
      <w:pPr>
        <w:tabs>
          <w:tab w:val="left" w:pos="2268"/>
        </w:tabs>
        <w:spacing w:after="80" w:line="360" w:lineRule="auto"/>
        <w:rPr>
          <w:lang w:val="en-US"/>
        </w:rPr>
      </w:pPr>
      <w:r>
        <w:rPr>
          <w:lang w:val="en-US"/>
        </w:rPr>
        <w:t>TTS</w:t>
      </w:r>
      <w:r>
        <w:rPr>
          <w:lang w:val="en-US"/>
        </w:rPr>
        <w:tab/>
        <w:t>Text-to-Speech</w:t>
      </w:r>
    </w:p>
    <w:p w14:paraId="33236725" w14:textId="77777777" w:rsidR="009E3789" w:rsidRDefault="00000000">
      <w:pPr>
        <w:tabs>
          <w:tab w:val="left" w:pos="2268"/>
        </w:tabs>
        <w:spacing w:after="80" w:line="360" w:lineRule="auto"/>
        <w:rPr>
          <w:lang w:val="en-US"/>
        </w:rPr>
      </w:pPr>
      <w:r>
        <w:rPr>
          <w:lang w:val="en-US"/>
        </w:rPr>
        <w:t>UI</w:t>
      </w:r>
      <w:r>
        <w:rPr>
          <w:lang w:val="en-US"/>
        </w:rPr>
        <w:tab/>
        <w:t>User Interface</w:t>
      </w:r>
    </w:p>
    <w:p w14:paraId="7038D5C0" w14:textId="77777777" w:rsidR="009E3789" w:rsidRDefault="00000000">
      <w:pPr>
        <w:tabs>
          <w:tab w:val="left" w:pos="2268"/>
        </w:tabs>
        <w:spacing w:after="80" w:line="360" w:lineRule="auto"/>
        <w:rPr>
          <w:lang w:val="en-US"/>
        </w:rPr>
      </w:pPr>
      <w:r>
        <w:rPr>
          <w:lang w:val="en-US"/>
        </w:rPr>
        <w:t>UTAUT</w:t>
      </w:r>
      <w:r>
        <w:rPr>
          <w:lang w:val="en-US"/>
        </w:rPr>
        <w:tab/>
        <w:t>Unified Theory of Acceptance and Use of Technology</w:t>
      </w:r>
    </w:p>
    <w:p w14:paraId="4F6D0DE3" w14:textId="77777777" w:rsidR="009E3789" w:rsidRDefault="00000000">
      <w:pPr>
        <w:tabs>
          <w:tab w:val="left" w:pos="2268"/>
        </w:tabs>
        <w:spacing w:after="80" w:line="360" w:lineRule="auto"/>
      </w:pPr>
      <w:r>
        <w:t>VSD</w:t>
      </w:r>
      <w:r>
        <w:tab/>
        <w:t>Value-Sensitive Design</w:t>
      </w:r>
    </w:p>
    <w:p w14:paraId="25BAABB0" w14:textId="77777777" w:rsidR="009E3789" w:rsidRDefault="00000000">
      <w:pPr>
        <w:tabs>
          <w:tab w:val="left" w:pos="2268"/>
        </w:tabs>
        <w:spacing w:after="80" w:line="360" w:lineRule="auto"/>
      </w:pPr>
      <w:r>
        <w:t>ZHAW</w:t>
      </w:r>
      <w:r>
        <w:tab/>
        <w:t>Zürcher Hochschule für Angewandte Wissenschaften</w:t>
      </w:r>
      <w:r>
        <w:br w:type="page"/>
      </w:r>
    </w:p>
    <w:p w14:paraId="055939D6" w14:textId="77777777" w:rsidR="009E3789" w:rsidRDefault="00000000">
      <w:pPr>
        <w:pStyle w:val="berschrift1"/>
      </w:pPr>
      <w:bookmarkStart w:id="5" w:name="_Toc232525741"/>
      <w:r>
        <w:lastRenderedPageBreak/>
        <w:t>1  Motivation</w:t>
      </w:r>
      <w:bookmarkEnd w:id="5"/>
    </w:p>
    <w:p w14:paraId="4B0C7160" w14:textId="77777777" w:rsidR="009E378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37665747"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6C2F0BBE" w14:textId="77777777" w:rsidR="009E3789" w:rsidRDefault="00000000">
      <w:pPr>
        <w:pStyle w:val="berschrift2"/>
      </w:pPr>
      <w:bookmarkStart w:id="6" w:name="_Toc232525742"/>
      <w:r>
        <w:t>1.1  Das Spannungsfeld zwischen Nutzer und Anbieter</w:t>
      </w:r>
      <w:bookmarkEnd w:id="6"/>
    </w:p>
    <w:p w14:paraId="63E266C4" w14:textId="77777777" w:rsidR="009E378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7F8D5905"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r>
      <w:r>
        <w:lastRenderedPageBreak/>
        <w:t>Designentscheidungen, von der Rangfolge der Inhalte bis zur Gestaltung der Benutzeroberfläche, orientieren sich an diesen Metriken.</w:t>
      </w:r>
    </w:p>
    <w:p w14:paraId="6C9D23A1"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636CB96B" w14:textId="77777777" w:rsidR="009E3789" w:rsidRDefault="00000000">
      <w:pPr>
        <w:pStyle w:val="berschrift2"/>
      </w:pPr>
      <w:bookmarkStart w:id="7" w:name="_Toc232525743"/>
      <w:r>
        <w:t>1.2  Das Geschäftsmodell der Aufmerksamkeitsökonomie</w:t>
      </w:r>
      <w:bookmarkEnd w:id="7"/>
    </w:p>
    <w:p w14:paraId="5D12274B"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1C7A57E4"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1C8A9208" w14:textId="77777777" w:rsidR="009E3789" w:rsidRDefault="00000000">
      <w:pPr>
        <w:pStyle w:val="berschrift2"/>
      </w:pPr>
      <w:bookmarkStart w:id="8" w:name="_Toc232525744"/>
      <w:r>
        <w:t>1.3  Manipulative Designmuster</w:t>
      </w:r>
      <w:bookmarkEnd w:id="8"/>
    </w:p>
    <w:p w14:paraId="0B110C55"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2812E109"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774FED09"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50455925"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0F79C96B"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4E30D3B4" w14:textId="77777777" w:rsidR="009E3789" w:rsidRDefault="00000000">
      <w:pPr>
        <w:pStyle w:val="Listenabsatz"/>
        <w:numPr>
          <w:ilvl w:val="0"/>
          <w:numId w:val="1"/>
        </w:numPr>
        <w:spacing w:after="80" w:line="360" w:lineRule="auto"/>
      </w:pPr>
      <w:r>
        <w:t>Social-Proof- und Reziprozitätsmechanismen, die soziale Grundbedürfnisse (Bestätigung, Gegenseitigkeit) für die Plattformbindung nutzen.</w:t>
      </w:r>
    </w:p>
    <w:p w14:paraId="42368552"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40A567F7" w14:textId="77777777" w:rsidR="009E3789" w:rsidRDefault="00000000">
      <w:pPr>
        <w:pStyle w:val="berschrift2"/>
      </w:pPr>
      <w:bookmarkStart w:id="9" w:name="_Toc232525745"/>
      <w:r>
        <w:t>1.4  Filterblasen, Echokammern und Polarisierung</w:t>
      </w:r>
      <w:bookmarkEnd w:id="9"/>
    </w:p>
    <w:p w14:paraId="24924C05"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1B7B14C4"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r>
      <w:r>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5BD8587A" w14:textId="77777777" w:rsidR="009E3789" w:rsidRDefault="00000000">
      <w:pPr>
        <w:pStyle w:val="berschrift2"/>
      </w:pPr>
      <w:bookmarkStart w:id="10" w:name="_Toc232525746"/>
      <w:r>
        <w:t>1.5  Psychisches Wohlbefinden und Suchtverhalten</w:t>
      </w:r>
      <w:bookmarkEnd w:id="10"/>
    </w:p>
    <w:p w14:paraId="15C71FC8" w14:textId="77777777" w:rsidR="009E378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131AFEDF"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0DB061DE"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42A7459C" w14:textId="77777777" w:rsidR="009E3789" w:rsidRDefault="00000000">
      <w:pPr>
        <w:pStyle w:val="berschrift2"/>
      </w:pPr>
      <w:bookmarkStart w:id="11" w:name="_Toc232525747"/>
      <w:r>
        <w:t>1.6  Verlust der Nutzerautonomie</w:t>
      </w:r>
      <w:bookmarkEnd w:id="11"/>
    </w:p>
    <w:p w14:paraId="262641D9"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r>
      <w:r>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4B8E2F2" w14:textId="77777777" w:rsidR="009E378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63E731D5" w14:textId="77777777" w:rsidR="009E3789" w:rsidRDefault="00000000">
      <w:pPr>
        <w:pStyle w:val="berschrift2"/>
      </w:pPr>
      <w:bookmarkStart w:id="12" w:name="_Toc232525748"/>
      <w:r>
        <w:t>1.7  Zwischenfazit: Der Kern des Problems</w:t>
      </w:r>
      <w:bookmarkEnd w:id="12"/>
    </w:p>
    <w:p w14:paraId="376FA301"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50CD230C" w14:textId="77777777" w:rsidR="009E3789" w:rsidRDefault="00000000">
      <w:pPr>
        <w:spacing w:after="160" w:line="360" w:lineRule="auto"/>
      </w:pPr>
      <w: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68C65A59"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r>
      <w:r>
        <w:lastRenderedPageBreak/>
        <w:t>in diesem Kapitel sichtbar gewordenen Phänomene in den wissenschaftlichen Kontext ein und stellt die Beurteilungsgrundlagen bereit, an denen sich der Lösungsvorschlag dieser Arbeit später messen lässt.</w:t>
      </w:r>
      <w:r>
        <w:br w:type="page"/>
      </w:r>
    </w:p>
    <w:p w14:paraId="1C85041E" w14:textId="77777777" w:rsidR="009E3789" w:rsidRDefault="00000000">
      <w:pPr>
        <w:pStyle w:val="berschrift1"/>
      </w:pPr>
      <w:bookmarkStart w:id="13" w:name="_Toc232525749"/>
      <w:r>
        <w:lastRenderedPageBreak/>
        <w:t>2  Background</w:t>
      </w:r>
      <w:bookmarkEnd w:id="13"/>
    </w:p>
    <w:p w14:paraId="35FBA913"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1291FDE5" w14:textId="77777777" w:rsidR="009E3789" w:rsidRDefault="00000000">
      <w:pPr>
        <w:pStyle w:val="berschrift2"/>
      </w:pPr>
      <w:bookmarkStart w:id="14" w:name="_Toc232525750"/>
      <w:r>
        <w:t>2.1  Bedürfnisse und Motivationen der Akteure</w:t>
      </w:r>
      <w:bookmarkEnd w:id="14"/>
    </w:p>
    <w:p w14:paraId="05C5F251" w14:textId="77777777" w:rsidR="009E3789" w:rsidRDefault="00000000">
      <w:pPr>
        <w:pStyle w:val="berschrift3"/>
      </w:pPr>
      <w:bookmarkStart w:id="15" w:name="_Toc232525751"/>
      <w:r>
        <w:t>2.1.1  Anbieterseite</w:t>
      </w:r>
      <w:bookmarkEnd w:id="15"/>
    </w:p>
    <w:p w14:paraId="15EDC2C7" w14:textId="77777777" w:rsidR="009E3789" w:rsidRDefault="00000000">
      <w:pPr>
        <w:spacing w:after="160" w:line="360" w:lineRule="auto"/>
      </w:pPr>
      <w:r>
        <w:t>Anbieter digitaler Medien verfolgen unterschiedliche Motive, die sich drei idealtypischen Kategorien zuordnen lassen.</w:t>
      </w:r>
    </w:p>
    <w:p w14:paraId="5D560C5B" w14:textId="77777777" w:rsidR="009E3789" w:rsidRDefault="00000000">
      <w:pPr>
        <w:pStyle w:val="Listenabsatz"/>
        <w:numPr>
          <w:ilvl w:val="0"/>
          <w:numId w:val="1"/>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4924E483"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75F4D2F"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0E20C484"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1A1FB786" w14:textId="77777777" w:rsidR="009E3789" w:rsidRDefault="00000000">
      <w:pPr>
        <w:pStyle w:val="berschrift3"/>
      </w:pPr>
      <w:bookmarkStart w:id="16" w:name="_Toc232525752"/>
      <w:r>
        <w:t>2.1.2  Nutzerseite</w:t>
      </w:r>
      <w:bookmarkEnd w:id="16"/>
    </w:p>
    <w:p w14:paraId="4DD052AA" w14:textId="77777777" w:rsidR="009E378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4C002C6F"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DB56EA6"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7462A55A" w14:textId="77777777" w:rsidR="009E3789" w:rsidRDefault="00000000">
      <w:pPr>
        <w:pStyle w:val="Listenabsatz"/>
        <w:numPr>
          <w:ilvl w:val="0"/>
          <w:numId w:val="1"/>
        </w:numPr>
        <w:spacing w:after="80" w:line="360" w:lineRule="auto"/>
      </w:pPr>
      <w:r>
        <w:t>Kompetenz: das Gefühl, wirksam zu sein und Herausforderungen bewältigen zu können;</w:t>
      </w:r>
    </w:p>
    <w:p w14:paraId="076E5FBD"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305B9AD2" w14:textId="77777777" w:rsidR="009E378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454F36DE"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0AF8AE8E" w14:textId="77777777" w:rsidR="009E3789" w:rsidRDefault="00000000">
      <w:pPr>
        <w:pStyle w:val="berschrift2"/>
      </w:pPr>
      <w:bookmarkStart w:id="17" w:name="_Toc232525753"/>
      <w:r>
        <w:t>2.2  Mechanismen digitaler Medienangebote</w:t>
      </w:r>
      <w:bookmarkEnd w:id="17"/>
    </w:p>
    <w:p w14:paraId="014D3124"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0962E45C" w14:textId="77777777" w:rsidR="009E3789" w:rsidRDefault="00000000">
      <w:pPr>
        <w:pStyle w:val="berschrift3"/>
      </w:pPr>
      <w:bookmarkStart w:id="18" w:name="_Toc232525754"/>
      <w:r>
        <w:t>2.2.1  Klassifikation und Ontologien</w:t>
      </w:r>
      <w:bookmarkEnd w:id="18"/>
    </w:p>
    <w:p w14:paraId="31DF4C54" w14:textId="77777777" w:rsidR="009E3789" w:rsidRDefault="00000000">
      <w:pPr>
        <w:spacing w:after="160" w:line="360" w:lineRule="auto"/>
      </w:pPr>
      <w: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r>
      <w:r>
        <w:lastRenderedPageBreak/>
        <w:t>werden analoge Strukturen verwendet, um Interessensprofile explizit oder implizit zu repräsentieren. Die Qualität dieser Strukturen prägt massgeblich die Qualität späterer Empfehlungen.</w:t>
      </w:r>
    </w:p>
    <w:p w14:paraId="5E800C9E" w14:textId="77777777" w:rsidR="009E3789" w:rsidRDefault="00000000">
      <w:pPr>
        <w:pStyle w:val="berschrift3"/>
      </w:pPr>
      <w:bookmarkStart w:id="19" w:name="_Toc232525755"/>
      <w:r>
        <w:t>2.2.2  Suche</w:t>
      </w:r>
      <w:bookmarkEnd w:id="19"/>
    </w:p>
    <w:p w14:paraId="7170E046" w14:textId="77777777" w:rsidR="009E378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(Manning et al., 2008). Suche ist vergleichsweise transparent, da die Intention von den Nutzenden formuliert wird. Zugleich wächst die Intransparenz dort, wo Personalisierung die Trefferlisten unsichtbar verändert.</w:t>
      </w:r>
    </w:p>
    <w:p w14:paraId="1258E1E8" w14:textId="77777777" w:rsidR="009E3789" w:rsidRDefault="00000000">
      <w:pPr>
        <w:pStyle w:val="berschrift3"/>
      </w:pPr>
      <w:bookmarkStart w:id="20" w:name="_Toc232525756"/>
      <w:r>
        <w:t>2.2.3  Empfehlungssysteme</w:t>
      </w:r>
      <w:bookmarkEnd w:id="20"/>
    </w:p>
    <w:p w14:paraId="76DF3A26" w14:textId="77777777" w:rsidR="009E378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6CC6BED6"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1F93FB79"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B2321CF" w14:textId="77777777" w:rsidR="009E3789" w:rsidRDefault="00000000">
      <w:pPr>
        <w:pStyle w:val="Listenabsatz"/>
        <w:numPr>
          <w:ilvl w:val="0"/>
          <w:numId w:val="1"/>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5DD4B54C"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Novelty und Serendipität etabliert, der Vielfalt nicht als blosse Nebenbedingung, sondern als eigenständiges Optimierungsziel modelliert (Kunaver &amp; </w:t>
      </w:r>
      <w:r>
        <w:lastRenderedPageBreak/>
        <w:t>Požrl, 2017); für den Nachrichtenkontext fordert Helberger (2019) Empfehlungssysteme, die aktiv eine demokratisch wünschenswerte Vielfalt herstellen. Die in Abschnitt 3.3.3 beschriebene Kuratierungslogik von Attune greift diesen Strang auf.</w:t>
      </w:r>
    </w:p>
    <w:p w14:paraId="443C202B" w14:textId="77777777" w:rsidR="009E3789" w:rsidRDefault="00000000">
      <w:pPr>
        <w:pStyle w:val="berschrift3"/>
      </w:pPr>
      <w:bookmarkStart w:id="21" w:name="_Toc232525757"/>
      <w:r>
        <w:t>2.2.4  Personalisierung und Feed-Kuration</w:t>
      </w:r>
      <w:bookmarkEnd w:id="21"/>
    </w:p>
    <w:p w14:paraId="51AAD940" w14:textId="77777777" w:rsidR="009E378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 Empirisch zeigt sich, dass die algorithmische Feed-Sortierung die Vielfalt der ausgespielten Inhalte messbar reduziert (Bakshy et al., 2015).</w:t>
      </w:r>
    </w:p>
    <w:p w14:paraId="225D5EF8" w14:textId="77777777" w:rsidR="009E3789" w:rsidRDefault="00000000">
      <w:pPr>
        <w:pStyle w:val="berschrift3"/>
      </w:pPr>
      <w:bookmarkStart w:id="22" w:name="_Toc232525758"/>
      <w:r>
        <w:t>2.2.5  Sharing und soziale Mechanismen</w:t>
      </w:r>
      <w:bookmarkEnd w:id="22"/>
    </w:p>
    <w:p w14:paraId="73110717"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6F49E3A1" w14:textId="77777777" w:rsidR="009E3789" w:rsidRDefault="00000000">
      <w:pPr>
        <w:pStyle w:val="berschrift3"/>
      </w:pPr>
      <w:bookmarkStart w:id="23" w:name="_Toc232525759"/>
      <w:r>
        <w:t>2.2.6  Persuasive Design und Nudging</w:t>
      </w:r>
      <w:bookmarkEnd w:id="23"/>
    </w:p>
    <w:p w14:paraId="00AE9572" w14:textId="77777777" w:rsidR="009E378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Caraban et al. (2019) systematisieren solche technologie-vermittelten Nudges in einem Überblick von 23 Mechanismen.</w:t>
      </w:r>
    </w:p>
    <w:p w14:paraId="44A7F6ED"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r>
      <w:r>
        <w:lastRenderedPageBreak/>
        <w:t>des Nutzerwohls anwenden (Peters et al., 2018). Genau diese Umkehrung der Zielfunktion bei sonst vergleichbarem Mechanismus ist ein zentrales Designprinzip des in Kapitel 3 vorgestellten Lösungsvorschlags.</w:t>
      </w:r>
    </w:p>
    <w:p w14:paraId="7AB8CAFF" w14:textId="77777777" w:rsidR="009E3789" w:rsidRDefault="00000000">
      <w:pPr>
        <w:pStyle w:val="berschrift3"/>
      </w:pPr>
      <w:bookmarkStart w:id="24" w:name="_Toc232525760"/>
      <w:r>
        <w:t>2.2.7  Monetarisierungsmechanismen</w:t>
      </w:r>
      <w:bookmarkEnd w:id="24"/>
    </w:p>
    <w:p w14:paraId="1E508955" w14:textId="77777777" w:rsidR="009E378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Elhai, 2023; Zuboff, 2019).</w:t>
      </w:r>
    </w:p>
    <w:p w14:paraId="12B13C8D" w14:textId="77777777" w:rsidR="009E3789" w:rsidRDefault="00000000">
      <w:pPr>
        <w:pStyle w:val="berschrift2"/>
      </w:pPr>
      <w:bookmarkStart w:id="25" w:name="_Toc232525761"/>
      <w:r>
        <w:t>2.3  Beurteilungsgrundlagen</w:t>
      </w:r>
      <w:bookmarkEnd w:id="25"/>
    </w:p>
    <w:p w14:paraId="346CA951"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7A855D4" w14:textId="77777777" w:rsidR="009E3789" w:rsidRDefault="00000000">
      <w:pPr>
        <w:pStyle w:val="berschrift3"/>
      </w:pPr>
      <w:bookmarkStart w:id="26" w:name="_Toc232525762"/>
      <w:r>
        <w:t>2.3.1  Self-Determination Theory (SDT)</w:t>
      </w:r>
      <w:bookmarkEnd w:id="26"/>
    </w:p>
    <w:p w14:paraId="1FF171D8"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CA93E6B" w14:textId="77777777" w:rsidR="009E378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53CC4545" w14:textId="77777777" w:rsidR="009E3789" w:rsidRDefault="00000000">
      <w:pPr>
        <w:pStyle w:val="berschrift3"/>
      </w:pPr>
      <w:bookmarkStart w:id="27" w:name="_Toc232525763"/>
      <w:r>
        <w:lastRenderedPageBreak/>
        <w:t>2.3.2  Value-Sensitive Design (VSD)</w:t>
      </w:r>
      <w:bookmarkEnd w:id="27"/>
    </w:p>
    <w:p w14:paraId="5E8A3CF5"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78517B7C" w14:textId="77777777" w:rsidR="009E3789" w:rsidRDefault="00000000">
      <w:pPr>
        <w:pStyle w:val="berschrift3"/>
      </w:pPr>
      <w:bookmarkStart w:id="28" w:name="_Toc232525764"/>
      <w:r>
        <w:t>2.3.3  Digital Wellbeing</w:t>
      </w:r>
      <w:bookmarkEnd w:id="28"/>
    </w:p>
    <w:p w14:paraId="68FB473F" w14:textId="77777777" w:rsidR="009E378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AE917D4" w14:textId="77777777" w:rsidR="009E3789" w:rsidRDefault="00000000">
      <w:pPr>
        <w:pStyle w:val="berschrift3"/>
      </w:pPr>
      <w:bookmarkStart w:id="29" w:name="_Toc232525765"/>
      <w:r>
        <w:t>2.3.4  Ethik von Empfehlungssystemen und algorithmische Souveränität</w:t>
      </w:r>
      <w:bookmarkEnd w:id="29"/>
    </w:p>
    <w:p w14:paraId="2B43CE9F" w14:textId="77777777" w:rsidR="009E378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35A82DA" w14:textId="77777777" w:rsidR="009E3789" w:rsidRDefault="00000000">
      <w:pPr>
        <w:pStyle w:val="berschrift3"/>
      </w:pPr>
      <w:bookmarkStart w:id="30" w:name="_Toc232525766"/>
      <w:r>
        <w:t>2.3.5  Gebrauchstauglichkeit und Akzeptanz</w:t>
      </w:r>
      <w:bookmarkEnd w:id="30"/>
    </w:p>
    <w:p w14:paraId="225ABDEA"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r>
      <w:r>
        <w:lastRenderedPageBreak/>
        <w:t>kurzes Messinstrument, das die subjektive Usability eines Systems mit zehn Items erhebt und in der vorliegenden Arbeit ergänzend zu den wellbeing-bezogenen Massen eingesetzt werden kann.</w:t>
      </w:r>
    </w:p>
    <w:p w14:paraId="0E346FE2" w14:textId="77777777" w:rsidR="009E3789" w:rsidRDefault="00000000">
      <w:pPr>
        <w:pStyle w:val="berschrift2"/>
      </w:pPr>
      <w:bookmarkStart w:id="31" w:name="_Toc232525767"/>
      <w:r>
        <w:t>2.4  Gegenüberstellung der Medienmodelle</w:t>
      </w:r>
      <w:bookmarkEnd w:id="31"/>
    </w:p>
    <w:p w14:paraId="0CB4FB95" w14:textId="77777777" w:rsidR="009E378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16244BBD" w14:textId="77777777" w:rsidR="009E378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097A4584" w14:textId="77777777" w:rsidR="009E3789" w:rsidRDefault="00000000">
      <w:pPr>
        <w:pStyle w:val="BeschriftungTabelle"/>
      </w:pPr>
      <w:bookmarkStart w:id="32" w:name="_Toc232525855"/>
      <w:r>
        <w:t>Tabelle 2.1: Gegenüberstellung der Medienmodelle: redaktionell, engagement-optimiert und wellbeing-orientiert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391FD8D0"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32C980BE"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775CBDCE"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BEA7E4C"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2DFC0A32" w14:textId="77777777" w:rsidR="009E3789" w:rsidRDefault="00000000">
            <w:r>
              <w:rPr>
                <w:b/>
                <w:bCs/>
                <w:sz w:val="20"/>
                <w:szCs w:val="20"/>
              </w:rPr>
              <w:t>Wellbeing-orientiertes Modell</w:t>
            </w:r>
          </w:p>
        </w:tc>
      </w:tr>
      <w:tr w:rsidR="009E3789" w14:paraId="20475C61" w14:textId="77777777">
        <w:tc>
          <w:tcPr>
            <w:tcW w:w="1899" w:type="dxa"/>
            <w:tcBorders>
              <w:top w:val="single" w:sz="4" w:space="0" w:color="999999"/>
              <w:left w:val="single" w:sz="4" w:space="0" w:color="999999"/>
              <w:bottom w:val="single" w:sz="4" w:space="0" w:color="999999"/>
              <w:right w:val="single" w:sz="4" w:space="0" w:color="999999"/>
            </w:tcBorders>
          </w:tcPr>
          <w:p w14:paraId="15CD6354"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03685719"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54E21BCB"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0151200E" w14:textId="77777777" w:rsidR="009E3789" w:rsidRDefault="00000000">
            <w:r>
              <w:rPr>
                <w:sz w:val="20"/>
                <w:szCs w:val="20"/>
              </w:rPr>
              <w:t>Algorithmisch, auf Nutzerwohl optimiert</w:t>
            </w:r>
          </w:p>
        </w:tc>
      </w:tr>
      <w:tr w:rsidR="009E3789" w14:paraId="5678787C" w14:textId="77777777">
        <w:tc>
          <w:tcPr>
            <w:tcW w:w="1899" w:type="dxa"/>
            <w:tcBorders>
              <w:top w:val="single" w:sz="4" w:space="0" w:color="999999"/>
              <w:left w:val="single" w:sz="4" w:space="0" w:color="999999"/>
              <w:bottom w:val="single" w:sz="4" w:space="0" w:color="999999"/>
              <w:right w:val="single" w:sz="4" w:space="0" w:color="999999"/>
            </w:tcBorders>
          </w:tcPr>
          <w:p w14:paraId="6CAFBDEB"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2D15CD0E"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38686AE0"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18D8F695" w14:textId="77777777" w:rsidR="009E3789" w:rsidRDefault="00000000">
            <w:r>
              <w:rPr>
                <w:sz w:val="20"/>
                <w:szCs w:val="20"/>
              </w:rPr>
              <w:t>Nachvollziehbare Kriterien, offene Logik</w:t>
            </w:r>
          </w:p>
        </w:tc>
      </w:tr>
      <w:tr w:rsidR="009E3789" w14:paraId="0473C450" w14:textId="77777777">
        <w:tc>
          <w:tcPr>
            <w:tcW w:w="1899" w:type="dxa"/>
            <w:tcBorders>
              <w:top w:val="single" w:sz="4" w:space="0" w:color="999999"/>
              <w:left w:val="single" w:sz="4" w:space="0" w:color="999999"/>
              <w:bottom w:val="single" w:sz="4" w:space="0" w:color="999999"/>
              <w:right w:val="single" w:sz="4" w:space="0" w:color="999999"/>
            </w:tcBorders>
          </w:tcPr>
          <w:p w14:paraId="66B31C63"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0054FF06"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57C842B9" w14:textId="77777777" w:rsidR="009E3789" w:rsidRDefault="00000000">
            <w:pPr>
              <w:rPr>
                <w:lang w:val="en-US"/>
              </w:rPr>
            </w:pPr>
            <w:r>
              <w:rPr>
                <w:sz w:val="20"/>
                <w:szCs w:val="20"/>
                <w:lang w:val="en-US"/>
              </w:rPr>
              <w:t>Minimal (Like/Skip, Interessen-Tagging)</w:t>
            </w:r>
          </w:p>
        </w:tc>
        <w:tc>
          <w:tcPr>
            <w:tcW w:w="2401" w:type="dxa"/>
            <w:tcBorders>
              <w:top w:val="single" w:sz="4" w:space="0" w:color="999999"/>
              <w:left w:val="single" w:sz="4" w:space="0" w:color="999999"/>
              <w:bottom w:val="single" w:sz="4" w:space="0" w:color="999999"/>
              <w:right w:val="single" w:sz="4" w:space="0" w:color="999999"/>
            </w:tcBorders>
          </w:tcPr>
          <w:p w14:paraId="38B4A03B" w14:textId="77777777" w:rsidR="009E3789" w:rsidRDefault="00000000">
            <w:r>
              <w:rPr>
                <w:sz w:val="20"/>
                <w:szCs w:val="20"/>
              </w:rPr>
              <w:t>Aktiv (Themen, Filter, Intensität)</w:t>
            </w:r>
          </w:p>
        </w:tc>
      </w:tr>
      <w:tr w:rsidR="009E3789" w14:paraId="20BCE426" w14:textId="77777777">
        <w:tc>
          <w:tcPr>
            <w:tcW w:w="1899" w:type="dxa"/>
            <w:tcBorders>
              <w:top w:val="single" w:sz="4" w:space="0" w:color="999999"/>
              <w:left w:val="single" w:sz="4" w:space="0" w:color="999999"/>
              <w:bottom w:val="single" w:sz="4" w:space="0" w:color="999999"/>
              <w:right w:val="single" w:sz="4" w:space="0" w:color="999999"/>
            </w:tcBorders>
          </w:tcPr>
          <w:p w14:paraId="683EF279"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51E8FBC0" w14:textId="77777777" w:rsidR="009E3789" w:rsidRDefault="00000000">
            <w:r>
              <w:rPr>
                <w:sz w:val="20"/>
                <w:szCs w:val="20"/>
              </w:rPr>
              <w:t>Pluralismusauftrag</w:t>
            </w:r>
          </w:p>
        </w:tc>
        <w:tc>
          <w:tcPr>
            <w:tcW w:w="2399" w:type="dxa"/>
            <w:tcBorders>
              <w:top w:val="single" w:sz="4" w:space="0" w:color="999999"/>
              <w:left w:val="single" w:sz="4" w:space="0" w:color="999999"/>
              <w:bottom w:val="single" w:sz="4" w:space="0" w:color="999999"/>
              <w:right w:val="single" w:sz="4" w:space="0" w:color="999999"/>
            </w:tcBorders>
          </w:tcPr>
          <w:p w14:paraId="720ECEE3"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3D23C803" w14:textId="77777777" w:rsidR="009E3789" w:rsidRDefault="00000000">
            <w:r>
              <w:rPr>
                <w:sz w:val="20"/>
                <w:szCs w:val="20"/>
              </w:rPr>
              <w:t>Bewusste Diversifikation, Serendipität</w:t>
            </w:r>
          </w:p>
        </w:tc>
      </w:tr>
      <w:tr w:rsidR="009E3789" w14:paraId="7E72F24B" w14:textId="77777777">
        <w:tc>
          <w:tcPr>
            <w:tcW w:w="1899" w:type="dxa"/>
            <w:tcBorders>
              <w:top w:val="single" w:sz="4" w:space="0" w:color="999999"/>
              <w:left w:val="single" w:sz="4" w:space="0" w:color="999999"/>
              <w:bottom w:val="single" w:sz="4" w:space="0" w:color="999999"/>
              <w:right w:val="single" w:sz="4" w:space="0" w:color="999999"/>
            </w:tcBorders>
          </w:tcPr>
          <w:p w14:paraId="09893D1B"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70F9EA3B"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3E9BC6D4"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79279458" w14:textId="77777777" w:rsidR="009E3789" w:rsidRDefault="00000000">
            <w:r>
              <w:rPr>
                <w:sz w:val="20"/>
                <w:szCs w:val="20"/>
              </w:rPr>
              <w:t>Definierte Länge, natürliche Pausen</w:t>
            </w:r>
          </w:p>
        </w:tc>
      </w:tr>
      <w:tr w:rsidR="009E3789" w14:paraId="7991C817" w14:textId="77777777">
        <w:tc>
          <w:tcPr>
            <w:tcW w:w="1899" w:type="dxa"/>
            <w:tcBorders>
              <w:top w:val="single" w:sz="4" w:space="0" w:color="999999"/>
              <w:left w:val="single" w:sz="4" w:space="0" w:color="999999"/>
              <w:bottom w:val="single" w:sz="4" w:space="0" w:color="999999"/>
              <w:right w:val="single" w:sz="4" w:space="0" w:color="999999"/>
            </w:tcBorders>
          </w:tcPr>
          <w:p w14:paraId="1AC6310B"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405427F9"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778E3F0A"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27155CB1" w14:textId="77777777" w:rsidR="009E3789" w:rsidRDefault="00000000">
            <w:r>
              <w:rPr>
                <w:sz w:val="20"/>
                <w:szCs w:val="20"/>
              </w:rPr>
              <w:t>Variabel (Gebühren, Abo, Stiftung)</w:t>
            </w:r>
          </w:p>
        </w:tc>
      </w:tr>
      <w:tr w:rsidR="009E3789" w14:paraId="1A264563" w14:textId="77777777">
        <w:tc>
          <w:tcPr>
            <w:tcW w:w="1899" w:type="dxa"/>
            <w:tcBorders>
              <w:top w:val="single" w:sz="4" w:space="0" w:color="999999"/>
              <w:left w:val="single" w:sz="4" w:space="0" w:color="999999"/>
              <w:bottom w:val="single" w:sz="4" w:space="0" w:color="999999"/>
              <w:right w:val="single" w:sz="4" w:space="0" w:color="999999"/>
            </w:tcBorders>
          </w:tcPr>
          <w:p w14:paraId="68B619BB"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2D06130C"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5D156D5A"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1A11062A" w14:textId="77777777" w:rsidR="009E3789" w:rsidRDefault="00000000">
            <w:r>
              <w:rPr>
                <w:sz w:val="20"/>
                <w:szCs w:val="20"/>
              </w:rPr>
              <w:t>Nutzerwohl, Autonomie</w:t>
            </w:r>
          </w:p>
        </w:tc>
      </w:tr>
    </w:tbl>
    <w:p w14:paraId="4940AF6C" w14:textId="77777777" w:rsidR="009E3789" w:rsidRDefault="00000000">
      <w:pPr>
        <w:pStyle w:val="berschrift2"/>
      </w:pPr>
      <w:bookmarkStart w:id="33" w:name="_Toc232525768"/>
      <w:r>
        <w:t>2.5  Forschungslücke</w:t>
      </w:r>
      <w:bookmarkEnd w:id="33"/>
    </w:p>
    <w:p w14:paraId="51968E83" w14:textId="77777777" w:rsidR="009E3789" w:rsidRDefault="00000000">
      <w:pPr>
        <w:spacing w:after="160" w:line="360" w:lineRule="auto"/>
      </w:pPr>
      <w:r>
        <w:lastRenderedPageBreak/>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17E60DFC"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r>
      <w:r>
        <w:br w:type="page"/>
      </w:r>
    </w:p>
    <w:p w14:paraId="6FB34094" w14:textId="77777777" w:rsidR="009E3789" w:rsidRDefault="00000000">
      <w:pPr>
        <w:pStyle w:val="berschrift1"/>
      </w:pPr>
      <w:bookmarkStart w:id="34" w:name="_Toc232525769"/>
      <w:r>
        <w:lastRenderedPageBreak/>
        <w:t>3  Attune als Forschungsartefakt</w:t>
      </w:r>
      <w:bookmarkEnd w:id="34"/>
    </w:p>
    <w:p w14:paraId="4AC16B45" w14:textId="77777777" w:rsidR="009E378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793D197E" w14:textId="77777777" w:rsidR="009E3789" w:rsidRDefault="00000000">
      <w:pPr>
        <w:pStyle w:val="berschrift2"/>
      </w:pPr>
      <w:bookmarkStart w:id="35" w:name="_Toc232525770"/>
      <w:r>
        <w:t>3.1  Warum dieses Untersuchungsmedium?</w:t>
      </w:r>
      <w:bookmarkEnd w:id="35"/>
    </w:p>
    <w:p w14:paraId="3807F866"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24D14430" w14:textId="77777777" w:rsidR="009E378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0B31A4D5" w14:textId="77777777" w:rsidR="009E378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0A8D261F"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r>
      <w:r>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3FC2337"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5ADFD869" w14:textId="77777777" w:rsidR="009E378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587E0F68"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7721EBC2"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6B5E6FA7"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r>
      <w:r>
        <w:lastRenderedPageBreak/>
        <w:t>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20EE5560" w14:textId="77777777" w:rsidR="009E378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724E1984" w14:textId="77777777" w:rsidR="009E3789" w:rsidRDefault="00000000">
      <w:pPr>
        <w:pStyle w:val="berschrift2"/>
      </w:pPr>
      <w:bookmarkStart w:id="36" w:name="_Toc232525771"/>
      <w:r>
        <w:t>3.2  Leitidee und theoretische Verankerung</w:t>
      </w:r>
      <w:bookmarkEnd w:id="36"/>
    </w:p>
    <w:p w14:paraId="3935CE65" w14:textId="77777777" w:rsidR="009E378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603BD2D4" w14:textId="77777777" w:rsidR="009E378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7213FC8F" w14:textId="77777777" w:rsidR="009E3789" w:rsidRDefault="00000000">
      <w:pPr>
        <w:spacing w:after="160" w:line="360" w:lineRule="auto"/>
      </w:pPr>
      <w:r>
        <w:lastRenderedPageBreak/>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03CCE939" w14:textId="77777777" w:rsidR="009E378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671BD924"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32662514" w14:textId="77777777" w:rsidR="009E3789" w:rsidRDefault="00000000">
      <w:pPr>
        <w:pStyle w:val="berschrift2"/>
      </w:pPr>
      <w:bookmarkStart w:id="37" w:name="_Toc232525772"/>
      <w:r>
        <w:t>3.3  Was an Attune konkret umgesetzt wird</w:t>
      </w:r>
      <w:bookmarkEnd w:id="37"/>
    </w:p>
    <w:p w14:paraId="13A9326E" w14:textId="77777777" w:rsidR="009E378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5D006859" w14:textId="77777777" w:rsidR="009E3789" w:rsidRDefault="00000000">
      <w:pPr>
        <w:pStyle w:val="berschrift3"/>
      </w:pPr>
      <w:bookmarkStart w:id="38" w:name="_Toc232525773"/>
      <w:r>
        <w:t>3.3.1  Explizite Präferenzangaben und Profilkonstruktion</w:t>
      </w:r>
      <w:bookmarkEnd w:id="38"/>
    </w:p>
    <w:p w14:paraId="73AFF59F"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Attune transparent, </w:t>
      </w:r>
      <w:r>
        <w:lastRenderedPageBreak/>
        <w:t>einsehbar und jederzeit veränderbar. Damit wird die Anforderung an algorithmische Souveränität (Reviglio &amp; Agosti, 2020) konkret operationalisierbar, ohne die Nutzenden mit einem aufwendigen Konfigurationsritual zu überfordern.</w:t>
      </w:r>
    </w:p>
    <w:p w14:paraId="406EC60E" w14:textId="77777777" w:rsidR="009E3789" w:rsidRDefault="00000000">
      <w:pPr>
        <w:pStyle w:val="berschrift3"/>
      </w:pPr>
      <w:bookmarkStart w:id="39" w:name="_Toc232525774"/>
      <w:r>
        <w:t>3.3.2  Vollautomatisierte Sendungspipeline</w:t>
      </w:r>
      <w:bookmarkEnd w:id="39"/>
    </w:p>
    <w:p w14:paraId="74B0D323"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3EA0CD91" w14:textId="77777777" w:rsidR="009E3789" w:rsidRDefault="00000000">
      <w:pPr>
        <w:pStyle w:val="berschrift3"/>
      </w:pPr>
      <w:bookmarkStart w:id="40" w:name="_Toc232525775"/>
      <w:r>
        <w:t>3.3.3  Kuratierungs- und Empfehlungslogik mit alternativem Zielwert</w:t>
      </w:r>
      <w:bookmarkEnd w:id="40"/>
    </w:p>
    <w:p w14:paraId="39FB0439" w14:textId="77777777" w:rsidR="009E378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6DDDE2A9" w14:textId="77777777" w:rsidR="009E3789" w:rsidRDefault="00000000">
      <w:pPr>
        <w:pStyle w:val="berschrift3"/>
      </w:pPr>
      <w:bookmarkStart w:id="41" w:name="_Toc232525776"/>
      <w:r>
        <w:t>3.3.4  Definierte Sessiongestaltung statt endlosem Strom</w:t>
      </w:r>
      <w:bookmarkEnd w:id="41"/>
    </w:p>
    <w:p w14:paraId="744D5312"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578C61C" w14:textId="77777777" w:rsidR="009E3789" w:rsidRDefault="00000000">
      <w:pPr>
        <w:pStyle w:val="berschrift3"/>
      </w:pPr>
      <w:bookmarkStart w:id="42" w:name="_Toc232525777"/>
      <w:r>
        <w:t>3.3.5  Transparenz über Quellen, Logik und Personalisierung</w:t>
      </w:r>
      <w:bookmarkEnd w:id="42"/>
    </w:p>
    <w:p w14:paraId="155501A8"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r>
      <w:r>
        <w:lastRenderedPageBreak/>
        <w:t>Souveränität (Reviglio &amp; Agosti, 2020) in einer für die Nutzenden zugänglichen Form operationalisiert.</w:t>
      </w:r>
    </w:p>
    <w:p w14:paraId="792D4991" w14:textId="77777777" w:rsidR="009E3789" w:rsidRDefault="00000000">
      <w:pPr>
        <w:pStyle w:val="berschrift2"/>
      </w:pPr>
      <w:bookmarkStart w:id="43" w:name="_Toc232525778"/>
      <w:r>
        <w:t>3.4  Welche Mechanismen am Radio untersucht und verbessert werden</w:t>
      </w:r>
      <w:bookmarkEnd w:id="43"/>
    </w:p>
    <w:p w14:paraId="596C4113" w14:textId="77777777" w:rsidR="009E378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29096A6B" w14:textId="77777777" w:rsidR="009E3789" w:rsidRDefault="00000000">
      <w:pPr>
        <w:pStyle w:val="berschrift2"/>
      </w:pPr>
      <w:bookmarkStart w:id="44" w:name="_Toc232525779"/>
      <w:r>
        <w:t>3.5  Abgrenzung des Untersuchungsumfangs</w:t>
      </w:r>
      <w:bookmarkEnd w:id="44"/>
    </w:p>
    <w:p w14:paraId="69444FA7" w14:textId="77777777" w:rsidR="009E378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r>
      <w:r>
        <w:br w:type="page"/>
      </w:r>
    </w:p>
    <w:p w14:paraId="7CB0B020" w14:textId="77777777" w:rsidR="009E3789" w:rsidRDefault="00000000">
      <w:pPr>
        <w:pStyle w:val="berschrift1"/>
      </w:pPr>
      <w:bookmarkStart w:id="45" w:name="_Toc232525780"/>
      <w:r>
        <w:lastRenderedPageBreak/>
        <w:t>4  Forschungsfrage und Zielsetzung</w:t>
      </w:r>
      <w:bookmarkEnd w:id="45"/>
    </w:p>
    <w:p w14:paraId="2161C280" w14:textId="77777777" w:rsidR="009E378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3E6F5A2E" w14:textId="77777777" w:rsidR="009E3789" w:rsidRDefault="00000000">
      <w:pPr>
        <w:pStyle w:val="berschrift2"/>
      </w:pPr>
      <w:bookmarkStart w:id="46" w:name="_Toc232525781"/>
      <w:r>
        <w:t>4.1  Forschungsfrage</w:t>
      </w:r>
      <w:bookmarkEnd w:id="46"/>
    </w:p>
    <w:p w14:paraId="50E35A98"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3D1768CA"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461BD29E"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346BCAF2" w14:textId="77777777" w:rsidR="009E378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26556DB2" w14:textId="77777777" w:rsidR="009E3789" w:rsidRDefault="00000000">
      <w:pPr>
        <w:pStyle w:val="berschrift2"/>
      </w:pPr>
      <w:bookmarkStart w:id="47" w:name="_Toc232525782"/>
      <w:r>
        <w:lastRenderedPageBreak/>
        <w:t>4.2  Teilfragen</w:t>
      </w:r>
      <w:bookmarkEnd w:id="47"/>
    </w:p>
    <w:p w14:paraId="365E1FF4" w14:textId="77777777" w:rsidR="009E378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53FCA8C2" w14:textId="5D8CFE0A" w:rsidR="009E3789" w:rsidRDefault="00000000">
      <w:pPr>
        <w:pStyle w:val="Listenabsatz"/>
        <w:numPr>
          <w:ilvl w:val="0"/>
          <w:numId w:val="1"/>
        </w:numPr>
        <w:spacing w:after="80" w:line="360" w:lineRule="auto"/>
      </w:pPr>
      <w:r>
        <w:t>T1 (Präferenzbildung und Autonomie): Wie wirkt eine explizite, transparente Profilkonfiguration auf das von den Nutzenden berichtete Autonomie- und Kompetenzerleben im Sinne der Self-Determination Theory (Ryan &amp; Deci, 2000; Peters et al., 2018)?</w:t>
      </w:r>
    </w:p>
    <w:p w14:paraId="1EE30181" w14:textId="3DCC3152" w:rsidR="009E3789" w:rsidRDefault="00000000">
      <w:pPr>
        <w:pStyle w:val="Listenabsatz"/>
        <w:numPr>
          <w:ilvl w:val="0"/>
          <w:numId w:val="1"/>
        </w:numPr>
        <w:spacing w:after="80" w:line="360" w:lineRule="auto"/>
      </w:pPr>
      <w:r>
        <w:t>T2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05BD8257" w14:textId="04FAAB04" w:rsidR="009E3789" w:rsidRDefault="00000000">
      <w:pPr>
        <w:pStyle w:val="Listenabsatz"/>
        <w:numPr>
          <w:ilvl w:val="0"/>
          <w:numId w:val="1"/>
        </w:numPr>
        <w:spacing w:after="80" w:line="360" w:lineRule="auto"/>
      </w:pPr>
      <w:r>
        <w:t>T3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523DFA3A" w14:textId="1F7F62B7" w:rsidR="009E3789" w:rsidRDefault="00000000">
      <w:pPr>
        <w:pStyle w:val="Listenabsatz"/>
        <w:numPr>
          <w:ilvl w:val="0"/>
          <w:numId w:val="1"/>
        </w:numPr>
        <w:spacing w:after="80" w:line="360" w:lineRule="auto"/>
      </w:pPr>
      <w:r>
        <w:t>T4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2EB56CDF" w14:textId="74FACB09"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Die Pilotstudie ist auf qualitative und deskriptive Erkenntnisgewinnung mit einer kleinen Probandengruppe ausgelegt (vgl. Abschnitte 5.4 und 5.5).</w:t>
      </w:r>
    </w:p>
    <w:p w14:paraId="011E6CC6" w14:textId="77777777" w:rsidR="009E3789" w:rsidRDefault="00000000">
      <w:pPr>
        <w:pStyle w:val="berschrift2"/>
      </w:pPr>
      <w:bookmarkStart w:id="48" w:name="_Toc232525783"/>
      <w:r>
        <w:lastRenderedPageBreak/>
        <w:t>4.3  Goal und Objective</w:t>
      </w:r>
      <w:bookmarkEnd w:id="48"/>
    </w:p>
    <w:p w14:paraId="073F9F88" w14:textId="77777777" w:rsidR="009E378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2ED7CF58" w14:textId="77777777" w:rsidR="009E378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283A2505" w14:textId="77777777" w:rsidR="009E3789" w:rsidRDefault="00000000">
      <w:pPr>
        <w:spacing w:after="160" w:line="360" w:lineRule="auto"/>
      </w:pPr>
      <w:r>
        <w:rPr>
          <w:b/>
          <w:bCs/>
        </w:rPr>
        <w:t xml:space="preserve">Objective. </w:t>
      </w:r>
      <w:r>
        <w:t>Im Rahmen dieser Arbeit wird ein funktionsfähiger Demonstrator entwickelt, der die Prinzipien der nutzerzentrierten Personalisierung (explizite Präferenzangabe, transparente Empfehlungslogik, bewusste Inhaltsdiversität und definierte Sessiongestaltung)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59AAFBEE" w14:textId="77777777" w:rsidR="009E3789" w:rsidRDefault="00000000">
      <w:pPr>
        <w:spacing w:after="160" w:line="360" w:lineRule="auto"/>
      </w:pPr>
      <w:r>
        <w:t>Aus Goal und Objective leiten sich die Erfolgskriterien der Arbeit ab, die in Abschnitt 8.5 operationalisiert werden.</w:t>
      </w:r>
    </w:p>
    <w:p w14:paraId="0F8FCA1E" w14:textId="77777777" w:rsidR="009E3789" w:rsidRDefault="00000000">
      <w:pPr>
        <w:pStyle w:val="berschrift2"/>
      </w:pPr>
      <w:bookmarkStart w:id="49" w:name="_Toc232525784"/>
      <w:r>
        <w:t>4.4  Nutzen</w:t>
      </w:r>
      <w:bookmarkEnd w:id="49"/>
    </w:p>
    <w:p w14:paraId="1A49AB3B" w14:textId="77777777" w:rsidR="009E378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r>
      <w:r>
        <w:lastRenderedPageBreak/>
        <w:t>bietet das Artefakt ein Erlebnis, das in der heutigen Medienlandschaft als integriertes, durchgängig wellbeing-orientiertes Format kaum verfügbar ist.</w:t>
      </w:r>
    </w:p>
    <w:p w14:paraId="173AB11B" w14:textId="077BBE76"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Ein solches Setting wird in der bisherigen Literatur überwiegend konzeptionell, aber nur selten in einem konsistent gebauten System adressiert (vgl. Abschnitt 2.5). Der Pilottest erzeugt darüber hinaus erste empirische Hinweise auf die Nutzerakzeptanz wellbeing-orientierter Personalisierung und liefert eine methodische Vorlage, an der sich grössere Folgestudien orientieren können.</w:t>
      </w:r>
    </w:p>
    <w:p w14:paraId="41A914E7" w14:textId="77777777" w:rsidR="009E378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0E93AF52" w14:textId="77777777" w:rsidR="009E3789" w:rsidRDefault="00000000">
      <w:pPr>
        <w:pStyle w:val="berschrift2"/>
      </w:pPr>
      <w:bookmarkStart w:id="50" w:name="_Toc232525785"/>
      <w:r>
        <w:t>4.5  Abgrenzung</w:t>
      </w:r>
      <w:bookmarkEnd w:id="50"/>
    </w:p>
    <w:p w14:paraId="52B9A89E" w14:textId="77777777" w:rsidR="009E378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37868858"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3F2974BB"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346FFED4"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78FDD23"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7523648C"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69D55115"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r>
        <w:br w:type="page"/>
      </w:r>
    </w:p>
    <w:p w14:paraId="37948725" w14:textId="77777777" w:rsidR="009E3789" w:rsidRDefault="00000000">
      <w:pPr>
        <w:pStyle w:val="berschrift1"/>
      </w:pPr>
      <w:bookmarkStart w:id="51" w:name="_Toc232525786"/>
      <w:r>
        <w:lastRenderedPageBreak/>
        <w:t>5  Methodik</w:t>
      </w:r>
      <w:bookmarkEnd w:id="51"/>
    </w:p>
    <w:p w14:paraId="58115B39" w14:textId="77777777" w:rsidR="009E378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2CE5902C" w14:textId="77777777" w:rsidR="009E3789" w:rsidRDefault="00000000">
      <w:pPr>
        <w:pStyle w:val="berschrift2"/>
      </w:pPr>
      <w:bookmarkStart w:id="52" w:name="_Toc232525787"/>
      <w:r>
        <w:t>5.1  Vorgehen der Literaturrecherche</w:t>
      </w:r>
      <w:bookmarkEnd w:id="52"/>
    </w:p>
    <w:p w14:paraId="7DD8A220"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7AD0A407" w14:textId="77777777" w:rsidR="009E378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31318ADE" w14:textId="5ABA9CD9"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r>
      <w:r>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Mehrere der so identifizierten Quellen wurden von Claude direkt vorgeschlagen und werden in dieser Arbeit zitiert. Claude diente damit nicht nur der Begriffserweiterung, sondern auch der Identifikation einschlägiger Quellen. Jede vorgeschlagene Quelle wurde anschliessend in Swisscovery, im Verlagskatalog oder über den Digital Object Identifier verifiziert und als Originaldokument bezogen. Kein Inhalt wurde ohne Gegenprüfung übernommen.</w:t>
      </w:r>
    </w:p>
    <w:p w14:paraId="7AABDDA2"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2E628604" w14:textId="77777777" w:rsidR="009E3789" w:rsidRDefault="00000000">
      <w:pPr>
        <w:pStyle w:val="berschrift2"/>
      </w:pPr>
      <w:bookmarkStart w:id="53" w:name="_Toc232525788"/>
      <w:r>
        <w:t>5.2  Forschungsdesign</w:t>
      </w:r>
      <w:bookmarkEnd w:id="53"/>
    </w:p>
    <w:p w14:paraId="14BC0C2A" w14:textId="77777777" w:rsidR="009E378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0D2B7064" w14:textId="77777777" w:rsidR="009E3789" w:rsidRDefault="00000000">
      <w:pPr>
        <w:spacing w:after="160" w:line="360" w:lineRule="auto"/>
      </w:pPr>
      <w:r>
        <w:t xml:space="preserve">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w:t>
      </w:r>
      <w:r>
        <w:lastRenderedPageBreak/>
        <w:t>Recommender-Systems-Forschung, Persuasive Technology) fliessen in das Design ein, und die gewonnenen Erkenntnisse werden zur Wissensbasis zurückgegeben. Im inneren Design Cycle werden die Konstruktion und die Evaluation des Artefakts iterativ verschränkt.</w:t>
      </w:r>
    </w:p>
    <w:p w14:paraId="56836A98" w14:textId="77777777" w:rsidR="009E3789" w:rsidRDefault="00000000">
      <w:pPr>
        <w:spacing w:after="160" w:line="360" w:lineRule="auto"/>
      </w:pPr>
      <w:r>
        <w:t>Auf die vorliegende Arbeit übertragen bedeutet dies: Der Relevance Cycle ist in den Kapiteln 1 und 3 sowie in der Pilotbefragung (Abschnitte 8.3 und 8.6)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(Problem Identification, Definition of Objectives, Design and Development, Demonstration, Evaluation, Communication), die im Gesamtaufbau dieser Arbeit unmittelbar erkennbar ist und in der nachfolgenden Vorgehensbeschreibung in Abschnitt 5.3 ihren operativen Ausdruck findet.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(insbesondere ein Kontrollvergleich und eine Längsschnittbetrachtung) bewusst nachgelagerten Arbeiten überlassen werden (Abschnitt 11.3).</w:t>
      </w:r>
    </w:p>
    <w:p w14:paraId="0A9D20E3" w14:textId="77777777" w:rsidR="009E3789" w:rsidRDefault="00000000">
      <w:pPr>
        <w:pStyle w:val="berschrift2"/>
      </w:pPr>
      <w:bookmarkStart w:id="54" w:name="_Toc232525789"/>
      <w:r>
        <w:t>5.3  Vorgehen im Überblick</w:t>
      </w:r>
      <w:bookmarkEnd w:id="54"/>
    </w:p>
    <w:p w14:paraId="49036BDF"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234E27D3" w14:textId="77777777" w:rsidR="009E3789" w:rsidRDefault="00000000">
      <w:pPr>
        <w:pStyle w:val="BeschriftungTabelle"/>
      </w:pPr>
      <w:bookmarkStart w:id="55" w:name="_Toc232525856"/>
      <w:r>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45F17DE"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085A8D04"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14E0913F"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0630D99C"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1B18E03C" w14:textId="77777777" w:rsidR="009E3789" w:rsidRDefault="00000000">
            <w:pPr>
              <w:spacing w:line="276" w:lineRule="auto"/>
            </w:pPr>
            <w:r>
              <w:rPr>
                <w:b/>
                <w:bCs/>
                <w:sz w:val="20"/>
                <w:szCs w:val="20"/>
              </w:rPr>
              <w:t>Output</w:t>
            </w:r>
          </w:p>
        </w:tc>
      </w:tr>
      <w:tr w:rsidR="009E3789" w14:paraId="2F0FC478" w14:textId="77777777">
        <w:tc>
          <w:tcPr>
            <w:tcW w:w="700" w:type="dxa"/>
            <w:tcBorders>
              <w:top w:val="single" w:sz="4" w:space="0" w:color="CCCCCC"/>
              <w:left w:val="single" w:sz="4" w:space="0" w:color="CCCCCC"/>
              <w:bottom w:val="single" w:sz="4" w:space="0" w:color="CCCCCC"/>
              <w:right w:val="single" w:sz="4" w:space="0" w:color="CCCCCC"/>
            </w:tcBorders>
          </w:tcPr>
          <w:p w14:paraId="6F2370B8" w14:textId="77777777" w:rsidR="009E3789" w:rsidRDefault="00000000">
            <w:pPr>
              <w:spacing w:line="276" w:lineRule="auto"/>
            </w:pPr>
            <w:r>
              <w:rPr>
                <w:sz w:val="20"/>
                <w:szCs w:val="20"/>
              </w:rPr>
              <w:lastRenderedPageBreak/>
              <w:t>1</w:t>
            </w:r>
          </w:p>
        </w:tc>
        <w:tc>
          <w:tcPr>
            <w:tcW w:w="3500" w:type="dxa"/>
            <w:tcBorders>
              <w:top w:val="single" w:sz="4" w:space="0" w:color="CCCCCC"/>
              <w:left w:val="single" w:sz="4" w:space="0" w:color="CCCCCC"/>
              <w:bottom w:val="single" w:sz="4" w:space="0" w:color="CCCCCC"/>
              <w:right w:val="single" w:sz="4" w:space="0" w:color="CCCCCC"/>
            </w:tcBorders>
          </w:tcPr>
          <w:p w14:paraId="3DA83137"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7874D3E2"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34F17B31" w14:textId="77777777" w:rsidR="009E3789" w:rsidRDefault="00000000">
            <w:pPr>
              <w:spacing w:line="276" w:lineRule="auto"/>
            </w:pPr>
            <w:r>
              <w:rPr>
                <w:sz w:val="20"/>
                <w:szCs w:val="20"/>
              </w:rPr>
              <w:t>Theoretischer Rahmen, Gegenüberstellung der Medienmodelle</w:t>
            </w:r>
          </w:p>
        </w:tc>
      </w:tr>
      <w:tr w:rsidR="009E3789" w14:paraId="154D1804" w14:textId="77777777">
        <w:tc>
          <w:tcPr>
            <w:tcW w:w="700" w:type="dxa"/>
            <w:tcBorders>
              <w:top w:val="single" w:sz="4" w:space="0" w:color="CCCCCC"/>
              <w:left w:val="single" w:sz="4" w:space="0" w:color="CCCCCC"/>
              <w:bottom w:val="single" w:sz="4" w:space="0" w:color="CCCCCC"/>
              <w:right w:val="single" w:sz="4" w:space="0" w:color="CCCCCC"/>
            </w:tcBorders>
          </w:tcPr>
          <w:p w14:paraId="0AF0F5E1"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59157AC0"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2812F291"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9F05DD8" w14:textId="77777777" w:rsidR="009E3789" w:rsidRDefault="00000000">
            <w:pPr>
              <w:spacing w:line="276" w:lineRule="auto"/>
            </w:pPr>
            <w:r>
              <w:rPr>
                <w:sz w:val="20"/>
                <w:szCs w:val="20"/>
              </w:rPr>
              <w:t>Systemarchitektur mit Personalisierungsmodul</w:t>
            </w:r>
          </w:p>
        </w:tc>
      </w:tr>
      <w:tr w:rsidR="009E3789" w14:paraId="539BEE7A" w14:textId="77777777">
        <w:tc>
          <w:tcPr>
            <w:tcW w:w="700" w:type="dxa"/>
            <w:tcBorders>
              <w:top w:val="single" w:sz="4" w:space="0" w:color="CCCCCC"/>
              <w:left w:val="single" w:sz="4" w:space="0" w:color="CCCCCC"/>
              <w:bottom w:val="single" w:sz="4" w:space="0" w:color="CCCCCC"/>
              <w:right w:val="single" w:sz="4" w:space="0" w:color="CCCCCC"/>
            </w:tcBorders>
          </w:tcPr>
          <w:p w14:paraId="499EFE56"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738FFB83" w14:textId="77777777" w:rsidR="009E3789" w:rsidRDefault="00000000">
            <w:pPr>
              <w:spacing w:line="276" w:lineRule="auto"/>
            </w:pPr>
            <w:r>
              <w:rPr>
                <w:sz w:val="20"/>
                <w:szCs w:val="20"/>
              </w:rPr>
              <w:t>Durchstich (End-to-End)</w:t>
            </w:r>
          </w:p>
        </w:tc>
        <w:tc>
          <w:tcPr>
            <w:tcW w:w="2399" w:type="dxa"/>
            <w:tcBorders>
              <w:top w:val="single" w:sz="4" w:space="0" w:color="CCCCCC"/>
              <w:left w:val="single" w:sz="4" w:space="0" w:color="CCCCCC"/>
              <w:bottom w:val="single" w:sz="4" w:space="0" w:color="CCCCCC"/>
              <w:right w:val="single" w:sz="4" w:space="0" w:color="CCCCCC"/>
            </w:tcBorders>
          </w:tcPr>
          <w:p w14:paraId="75B0BB5C"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1810B27C" w14:textId="77777777" w:rsidR="009E3789" w:rsidRDefault="00000000">
            <w:pPr>
              <w:spacing w:line="276" w:lineRule="auto"/>
            </w:pPr>
            <w:r>
              <w:rPr>
                <w:sz w:val="20"/>
                <w:szCs w:val="20"/>
              </w:rPr>
              <w:t>Lauffähiger Minimalprototyp</w:t>
            </w:r>
          </w:p>
        </w:tc>
      </w:tr>
      <w:tr w:rsidR="009E3789" w14:paraId="6257C61C" w14:textId="77777777">
        <w:tc>
          <w:tcPr>
            <w:tcW w:w="700" w:type="dxa"/>
            <w:tcBorders>
              <w:top w:val="single" w:sz="4" w:space="0" w:color="CCCCCC"/>
              <w:left w:val="single" w:sz="4" w:space="0" w:color="CCCCCC"/>
              <w:bottom w:val="single" w:sz="4" w:space="0" w:color="CCCCCC"/>
              <w:right w:val="single" w:sz="4" w:space="0" w:color="CCCCCC"/>
            </w:tcBorders>
          </w:tcPr>
          <w:p w14:paraId="20189756"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6A728FFD"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480ABD45"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5F0BCA2B" w14:textId="77777777" w:rsidR="009E3789" w:rsidRDefault="00000000">
            <w:pPr>
              <w:spacing w:line="276" w:lineRule="auto"/>
            </w:pPr>
            <w:r>
              <w:rPr>
                <w:sz w:val="20"/>
                <w:szCs w:val="20"/>
              </w:rPr>
              <w:t>Erweiterter Demonstrator mit wellbeing-orientierten Features</w:t>
            </w:r>
          </w:p>
        </w:tc>
      </w:tr>
      <w:tr w:rsidR="009E3789" w14:paraId="338A2F78" w14:textId="77777777">
        <w:tc>
          <w:tcPr>
            <w:tcW w:w="700" w:type="dxa"/>
            <w:tcBorders>
              <w:top w:val="single" w:sz="4" w:space="0" w:color="CCCCCC"/>
              <w:left w:val="single" w:sz="4" w:space="0" w:color="CCCCCC"/>
              <w:bottom w:val="single" w:sz="4" w:space="0" w:color="CCCCCC"/>
              <w:right w:val="single" w:sz="4" w:space="0" w:color="CCCCCC"/>
            </w:tcBorders>
          </w:tcPr>
          <w:p w14:paraId="5C580EFD"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3943F28D"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7EBCE19D"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2F282E6F" w14:textId="77777777" w:rsidR="009E3789" w:rsidRDefault="00000000">
            <w:pPr>
              <w:spacing w:line="276" w:lineRule="auto"/>
            </w:pPr>
            <w:r>
              <w:rPr>
                <w:sz w:val="20"/>
                <w:szCs w:val="20"/>
              </w:rPr>
              <w:t>Befragungsdaten, qualitative Rückmeldungen</w:t>
            </w:r>
          </w:p>
        </w:tc>
      </w:tr>
      <w:tr w:rsidR="009E3789" w14:paraId="254DD542" w14:textId="77777777">
        <w:tc>
          <w:tcPr>
            <w:tcW w:w="700" w:type="dxa"/>
            <w:tcBorders>
              <w:top w:val="single" w:sz="4" w:space="0" w:color="CCCCCC"/>
              <w:left w:val="single" w:sz="4" w:space="0" w:color="CCCCCC"/>
              <w:bottom w:val="single" w:sz="4" w:space="0" w:color="CCCCCC"/>
              <w:right w:val="single" w:sz="4" w:space="0" w:color="CCCCCC"/>
            </w:tcBorders>
          </w:tcPr>
          <w:p w14:paraId="574BCB96"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11CE0DCA"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28F3BF1F"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29F7DFB4" w14:textId="77777777" w:rsidR="009E3789" w:rsidRDefault="00000000">
            <w:pPr>
              <w:spacing w:line="276" w:lineRule="auto"/>
            </w:pPr>
            <w:r>
              <w:rPr>
                <w:sz w:val="20"/>
                <w:szCs w:val="20"/>
              </w:rPr>
              <w:t>Machbarkeitsbeurteilung, Wellbeing-Evaluation</w:t>
            </w:r>
          </w:p>
        </w:tc>
      </w:tr>
      <w:tr w:rsidR="009E3789" w14:paraId="79AA17B6" w14:textId="77777777">
        <w:tc>
          <w:tcPr>
            <w:tcW w:w="700" w:type="dxa"/>
            <w:tcBorders>
              <w:top w:val="single" w:sz="4" w:space="0" w:color="CCCCCC"/>
              <w:left w:val="single" w:sz="4" w:space="0" w:color="CCCCCC"/>
              <w:bottom w:val="single" w:sz="4" w:space="0" w:color="CCCCCC"/>
              <w:right w:val="single" w:sz="4" w:space="0" w:color="CCCCCC"/>
            </w:tcBorders>
          </w:tcPr>
          <w:p w14:paraId="35FB08CA"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7A8CEF9E"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0BD1701F"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7CC70224" w14:textId="77777777" w:rsidR="009E3789" w:rsidRDefault="00000000">
            <w:pPr>
              <w:spacing w:line="276" w:lineRule="auto"/>
            </w:pPr>
            <w:r>
              <w:rPr>
                <w:sz w:val="20"/>
                <w:szCs w:val="20"/>
              </w:rPr>
              <w:t>Wissenschaftlicher Bericht, Code-Dokumentation</w:t>
            </w:r>
          </w:p>
        </w:tc>
      </w:tr>
    </w:tbl>
    <w:p w14:paraId="0D5C8C0B" w14:textId="77777777" w:rsidR="009E3789" w:rsidRDefault="009E3789">
      <w:pPr>
        <w:spacing w:after="160" w:line="360" w:lineRule="auto"/>
      </w:pPr>
    </w:p>
    <w:p w14:paraId="32753D44" w14:textId="77777777" w:rsidR="009E378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56BC272E" w14:textId="77777777" w:rsidR="009E3789" w:rsidRDefault="00000000">
      <w:pPr>
        <w:pStyle w:val="berschrift2"/>
      </w:pPr>
      <w:bookmarkStart w:id="56" w:name="_Toc232525790"/>
      <w:r>
        <w:t>5.4  Methoden der Datenerhebung</w:t>
      </w:r>
      <w:bookmarkEnd w:id="56"/>
    </w:p>
    <w:p w14:paraId="0B37E283"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79F9640C" w14:textId="77777777" w:rsidR="009E3789" w:rsidRDefault="00000000">
      <w:pPr>
        <w:spacing w:after="160" w:line="360" w:lineRule="auto"/>
      </w:pPr>
      <w:r>
        <w:t xml:space="preserve">Das formative Erstfeedback fand Anfang Mai 2026 mit drei Personen aus dem Privatumfeld statt. In geführten Einzelsessions konfigurierten die Teilnehmenden ein Profil, hörten eine vollständige Sendung und beantworteten anschliessend die </w:t>
      </w:r>
      <w:r>
        <w:lastRenderedPageBreak/>
        <w:t>unveränderte System Usability Scale (Brooke, 1996) sowie zwei offene Fragen. Diese Stufe diente der Identifikation grober Bedienbarkeitsprobleme vor der Hauptstudie; Ablauf und Befunde werden in Abschnitt 8.3 berichtet.</w:t>
      </w:r>
    </w:p>
    <w:p w14:paraId="6F8023DB" w14:textId="77777777"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 Durchführung, Stichprobe und Einwilligung werden in Abschnitt 8.6 beschrieben.</w:t>
      </w:r>
    </w:p>
    <w:p w14:paraId="21EC805F" w14:textId="77777777" w:rsidR="009E3789" w:rsidRDefault="00000000">
      <w:pPr>
        <w:spacing w:after="160" w:line="360" w:lineRule="auto"/>
      </w:pPr>
      <w:r>
        <w:t>Der Fragebogen kombiniert vier Blöcke. Demografische Angaben und Fragen zur gewohnten Mediennutzung ordnen die Stichprobe ein. Die Bedienbarkeit wird mit sechs an den System Usability Scale (Brooke, 1996;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(vgl. Abschnitt 8.6); die Operationalisierung der einzelnen Stränge wird in den Abschnitten 8.2 bis 8.5 entfaltet.</w:t>
      </w:r>
    </w:p>
    <w:p w14:paraId="09058113" w14:textId="77777777" w:rsidR="009E3789" w:rsidRDefault="00000000">
      <w:pPr>
        <w:pStyle w:val="berschrift2"/>
      </w:pPr>
      <w:bookmarkStart w:id="57" w:name="_Toc232525791"/>
      <w:r>
        <w:t>5.5  Methoden der Auswertung</w:t>
      </w:r>
      <w:bookmarkEnd w:id="57"/>
    </w:p>
    <w:p w14:paraId="33357119" w14:textId="77777777" w:rsidR="009E378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24409297" w14:textId="77777777" w:rsidR="009E3789" w:rsidRDefault="00000000">
      <w:pPr>
        <w:spacing w:after="160" w:line="360" w:lineRule="auto"/>
      </w:pPr>
      <w:r>
        <w:lastRenderedPageBreak/>
        <w:t>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deshalb bewusst auf Item-Ebene deskriptiv, und die Skalenmittel dienen nur der Orientierung.</w:t>
      </w:r>
    </w:p>
    <w:p w14:paraId="5C4481C5"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4B335761" w14:textId="77777777" w:rsidR="009E378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Ergänzend liegt im selben Repository ein interaktives HTML-Dashboard (Chart.js) bei, das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0BAC04E6" w14:textId="77777777" w:rsidR="009E3789" w:rsidRDefault="00000000">
      <w:pPr>
        <w:pStyle w:val="berschrift2"/>
      </w:pPr>
      <w:bookmarkStart w:id="58" w:name="_Toc232525792"/>
      <w:r>
        <w:t>5.6  Reflexion zu Ressourcen und Kompetenzen</w:t>
      </w:r>
      <w:bookmarkEnd w:id="58"/>
    </w:p>
    <w:p w14:paraId="6144AB2B" w14:textId="77777777" w:rsidR="009E378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w:t>
      </w:r>
      <w:r>
        <w:lastRenderedPageBreak/>
        <w:t>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226772A1" w14:textId="34A87776" w:rsidR="009E378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Claude Code für die KI-gestützte Code-Entwicklung) werden in der KI-Nutzungserklärung des Front Matter im Detail offengelegt.</w:t>
      </w:r>
    </w:p>
    <w:p w14:paraId="75A55471" w14:textId="77777777" w:rsidR="009E3789" w:rsidRDefault="00000000">
      <w:pPr>
        <w:spacing w:after="160" w:line="360" w:lineRule="auto"/>
      </w:pPr>
      <w:r>
        <w:t>Insgesamt ist das Vorhaben in den verfügbaren Ressourcen (Zeitbudget von rund zehn Wochen, Einzelautorenschaft, kleine Probandengruppe) bewusst so dimensioniert, dass die zentrale Forschungsfrage substanziell beantwortet werden kann, ohne den Rahmen einer BSc-Thesis zu überschreiten.</w:t>
      </w:r>
      <w:r>
        <w:br w:type="page"/>
      </w:r>
    </w:p>
    <w:p w14:paraId="62A5579A" w14:textId="77777777" w:rsidR="009E3789" w:rsidRDefault="00000000">
      <w:pPr>
        <w:pStyle w:val="berschrift1"/>
      </w:pPr>
      <w:bookmarkStart w:id="59" w:name="_Toc232525793"/>
      <w:r>
        <w:lastRenderedPageBreak/>
        <w:t>6  Konzept und Architektur</w:t>
      </w:r>
      <w:bookmarkEnd w:id="59"/>
    </w:p>
    <w:p w14:paraId="7C1EA627" w14:textId="77777777" w:rsidR="009E3789"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3ED925FF" w14:textId="77777777" w:rsidR="009E3789" w:rsidRDefault="00000000">
      <w:pPr>
        <w:pStyle w:val="berschrift2"/>
      </w:pPr>
      <w:bookmarkStart w:id="60" w:name="_Toc232525794"/>
      <w:r>
        <w:t>6.1  Anforderungen</w:t>
      </w:r>
      <w:bookmarkEnd w:id="60"/>
    </w:p>
    <w:p w14:paraId="2B937CFB" w14:textId="77777777"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ohne Autoplay, Endlosstrom oder offene Schleifen (F4). Fünftens muss das System seine Quellen, Verarbeitungsschritte und Personalisierungsentscheidungen gegenüber den Hörerinnen und Hörern offenlegen (F5).</w:t>
      </w:r>
    </w:p>
    <w:p w14:paraId="542E7EC0" w14:textId="77777777" w:rsidR="009E3789"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r>
      <w:r>
        <w:lastRenderedPageBreak/>
        <w:t>Sprache müssen auf den schweizerischen Kontext der Pilotstudie zugeschnitten sein. Nachvollziehbarkeit: Als Forschungsartefakt muss der Quellcode offen einsehbar und die Architektur dokumentierbar sein.</w:t>
      </w:r>
    </w:p>
    <w:p w14:paraId="16C1763A" w14:textId="77777777" w:rsidR="009E3789" w:rsidRDefault="00000000">
      <w:pPr>
        <w:pStyle w:val="berschrift2"/>
      </w:pPr>
      <w:bookmarkStart w:id="61" w:name="_Toc232525795"/>
      <w:r>
        <w:t>6.2  Architekturüberblick</w:t>
      </w:r>
      <w:bookmarkEnd w:id="61"/>
    </w:p>
    <w:p w14:paraId="16E146D2" w14:textId="3146735C" w:rsidR="009E3789"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Das ist eine Voraussetzung dafür, dass die Transparenzanzeige (F5) den tatsächlichen Verarbeitungsweg abbilden kann. Abbildung 6.1 zeigt diesen Aufbau im Überblick.</w:t>
      </w:r>
    </w:p>
    <w:p w14:paraId="5B669F29"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0AF4BC91" w14:textId="77777777" w:rsidR="009E3789" w:rsidRDefault="00000000">
      <w:pPr>
        <w:pStyle w:val="BeschriftungAbbildung"/>
      </w:pPr>
      <w:bookmarkStart w:id="62" w:name="_Toc232525844"/>
      <w:r>
        <w:t>Abbildung 6.1: Komponentenarchitektur von Attune (eigene Darstellung)</w:t>
      </w:r>
      <w:bookmarkEnd w:id="62"/>
    </w:p>
    <w:p w14:paraId="69F2C3E4" w14:textId="77777777" w:rsidR="009E3789"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151EB08" w14:textId="77777777" w:rsidR="009E3789" w:rsidRDefault="00000000">
      <w:pPr>
        <w:pStyle w:val="berschrift2"/>
      </w:pPr>
      <w:bookmarkStart w:id="63" w:name="_Toc232525796"/>
      <w:r>
        <w:t>6.3  Komponenten im Detail</w:t>
      </w:r>
      <w:bookmarkEnd w:id="63"/>
    </w:p>
    <w:p w14:paraId="5EB24648" w14:textId="77777777" w:rsidR="009E3789" w:rsidRDefault="00000000">
      <w:pPr>
        <w:pStyle w:val="berschrift3"/>
      </w:pPr>
      <w:bookmarkStart w:id="64" w:name="_Toc232525797"/>
      <w:r>
        <w:t>6.3.1  Orchestrator</w:t>
      </w:r>
      <w:bookmarkEnd w:id="64"/>
    </w:p>
    <w:p w14:paraId="783F10B8" w14:textId="77777777" w:rsidR="009E3789"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(gewählte Themen, Standort, Sprechstil, Sendungslänge und Musikoption)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6715782" w14:textId="77777777" w:rsidR="009E3789" w:rsidRDefault="00000000">
      <w:pPr>
        <w:pStyle w:val="berschrift3"/>
      </w:pPr>
      <w:bookmarkStart w:id="65" w:name="_Toc232525798"/>
      <w:r>
        <w:t>6.3.2  Personalisierungsmodul</w:t>
      </w:r>
      <w:bookmarkEnd w:id="65"/>
    </w:p>
    <w:p w14:paraId="6536E905" w14:textId="76C456A0"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r>
      <w:r>
        <w:lastRenderedPageBreak/>
        <w:t>Das Profil ist damit im Sinne von Baustein 1 vollständig einsehbar, änderbar und löschbar. Die Nutzerin kann es jederzeit im Formular anpassen oder durch Löschen der Browserdaten restlos entfernen. Eine implizite Anreicherung des Profils durch beobachtetes Verhalten findet konzeptbedingt nicht statt (Reviglio &amp; Agosti, 2020).</w:t>
      </w:r>
    </w:p>
    <w:p w14:paraId="06965A02" w14:textId="77777777" w:rsidR="009E3789" w:rsidRDefault="00000000">
      <w:pPr>
        <w:pStyle w:val="berschrift3"/>
      </w:pPr>
      <w:bookmarkStart w:id="66" w:name="_Toc232525799"/>
      <w:r>
        <w:t>6.3.3  Nachrichten- und Datenintegration</w:t>
      </w:r>
      <w:bookmarkEnd w:id="66"/>
    </w:p>
    <w:p w14:paraId="5107B580" w14:textId="77777777" w:rsidR="009E3789" w:rsidRDefault="00000000">
      <w:pPr>
        <w:spacing w:after="160" w:line="360" w:lineRule="auto"/>
      </w:pPr>
      <w:r>
        <w:t>Die Nachrichtenbeschaffung stützt sich auf öffentliche RSS-Feeds dreier Schweizer Medienhäuser (SRF, NZZ und Tages-Anzeiger),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2FCAC0E0" w14:textId="77777777" w:rsidR="009E3789" w:rsidRDefault="00000000">
      <w:pPr>
        <w:pStyle w:val="berschrift3"/>
      </w:pPr>
      <w:bookmarkStart w:id="67" w:name="_Toc232525800"/>
      <w:r>
        <w:t>6.3.4  LLM-Textgenerierung</w:t>
      </w:r>
      <w:bookmarkEnd w:id="67"/>
    </w:p>
    <w:p w14:paraId="10560EE5" w14:textId="77777777" w:rsidR="009E3789"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(von wach und hell am Morgen bis sehr ruhig in der Nacht), der Nachrichtenblock Vorgaben zu Übergängen zwischen den Meldungen, und die Tiefe der Behandlung skaliert mit der Sendungslänge. Die Tageszeit wird dabei bewusst in der Zeitzone der Hörerschaft bestimmt und nicht in der Serverzeit.</w:t>
      </w:r>
    </w:p>
    <w:p w14:paraId="50861F89" w14:textId="77777777" w:rsidR="009E3789" w:rsidRDefault="00000000">
      <w:pPr>
        <w:pStyle w:val="berschrift3"/>
      </w:pPr>
      <w:bookmarkStart w:id="68" w:name="_Toc232525801"/>
      <w:r>
        <w:t>6.3.5  Sprachsynthese</w:t>
      </w:r>
      <w:bookmarkEnd w:id="68"/>
    </w:p>
    <w:p w14:paraId="4474BB63" w14:textId="77777777" w:rsidR="009E3789"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r>
      <w:r>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4D459F07" w14:textId="77777777" w:rsidR="009E3789" w:rsidRDefault="00000000">
      <w:pPr>
        <w:pStyle w:val="berschrift3"/>
      </w:pPr>
      <w:bookmarkStart w:id="69" w:name="_Toc232525802"/>
      <w:r>
        <w:t>6.3.6  Musikeinbindung</w:t>
      </w:r>
      <w:bookmarkEnd w:id="69"/>
    </w:p>
    <w:p w14:paraId="02F2B620" w14:textId="287866DF" w:rsidR="009E3789" w:rsidRDefault="00000000">
      <w:pPr>
        <w:spacing w:after="160" w:line="360" w:lineRule="auto"/>
      </w:pPr>
      <w:r>
        <w:t>Die Musikauswahl folgt einer Rückfallkaskade: Primär wird im Katalog der Creative-Commons-Plattform Jamendo nach Titeln; ist dort kein passender Titel verfügbar, greift das System auf lokal hinterlegte, lizenzfreie Titel zurück. Die Musiktitel werden an feste Plätze des Segmentplans gebunden, sodass Musik die Moderationsblöcke gliedert, statt als Endlosstrom zu laufen. Die Anzahl der Titel ergibt sich aus der gewählten Sendungslänge.</w:t>
      </w:r>
    </w:p>
    <w:p w14:paraId="3441904A" w14:textId="77777777" w:rsidR="009E3789" w:rsidRDefault="00000000">
      <w:pPr>
        <w:pStyle w:val="berschrift3"/>
      </w:pPr>
      <w:bookmarkStart w:id="70" w:name="_Toc232525803"/>
      <w:r>
        <w:t>6.3.7  Webapplikation und Benutzeroberfläche</w:t>
      </w:r>
      <w:bookmarkEnd w:id="70"/>
    </w:p>
    <w:p w14:paraId="5249363C"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5DB273FC" w14:textId="7F012E53"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(vom Onboarding mit Einwilligung über Profil- und Wiedergabeansicht bis zur Abschlusskarte), jeweils annotiert mit ihrem Theoriebezug. Diese Entwürfe («Radio 25 — Sieben Zustände») dienten als Vorlage für die Umsetzung der Komponenten und sind im GitHub-Repository des Projekts im Ordner reference/design dokumentiert.</w:t>
      </w:r>
    </w:p>
    <w:p w14:paraId="221882BC" w14:textId="77777777" w:rsidR="009E3789" w:rsidRDefault="00000000">
      <w:pPr>
        <w:pStyle w:val="berschrift2"/>
      </w:pPr>
      <w:bookmarkStart w:id="71" w:name="_Toc232525804"/>
      <w:r>
        <w:lastRenderedPageBreak/>
        <w:t>6.4  Wellbeing-Features im Design</w:t>
      </w:r>
      <w:bookmarkEnd w:id="71"/>
    </w:p>
    <w:p w14:paraId="215C2743" w14:textId="536C1320" w:rsidR="009E3789"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Das ist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Dahinter steht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p>
    <w:p w14:paraId="675AFB52" w14:textId="77777777" w:rsidR="009E3789"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28686BA8" w14:textId="742691C8"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w:t>
      </w:r>
      <w:r>
        <w:lastRenderedPageBreak/>
        <w:t>Serendipitäts-Beitrag; die Begründungsansicht erklärt die Zusammenstellung entlang des Profils. Ergänzend prüft eine automatische Quellenkontrolle, ob im gesprochenen Text Medien genannt werden, die nicht unter den tatsächlich verwendeten Quellen sind. Das ist eine designseitige Antwort auf das Halluzinationsrisiko generativer Modelle, das in Abschnitt 10.2 diskutiert wird.</w:t>
      </w:r>
    </w:p>
    <w:p w14:paraId="48F6D0F7" w14:textId="77777777" w:rsidR="009E3789" w:rsidRDefault="00000000">
      <w:pPr>
        <w:pStyle w:val="berschrift2"/>
      </w:pPr>
      <w:bookmarkStart w:id="72" w:name="_Toc232525805"/>
      <w:r>
        <w:t>6.5  Mapping von Werten auf Designentscheidungen</w:t>
      </w:r>
      <w:bookmarkEnd w:id="72"/>
    </w:p>
    <w:p w14:paraId="3FBB71C4" w14:textId="77777777" w:rsidR="009E3789" w:rsidRDefault="00000000">
      <w:pPr>
        <w:spacing w:after="160" w:line="360" w:lineRule="auto"/>
      </w:pPr>
      <w:r>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15084479" w14:textId="77777777" w:rsidR="009E3789" w:rsidRDefault="00000000">
      <w:pPr>
        <w:pStyle w:val="BeschriftungTabelle"/>
      </w:pPr>
      <w:bookmarkStart w:id="73" w:name="_Toc232525857"/>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63F23FED"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79378861"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6277FACE"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2FDD9D8F" w14:textId="77777777" w:rsidR="009E3789" w:rsidRDefault="00000000">
            <w:pPr>
              <w:spacing w:after="40"/>
              <w:rPr>
                <w:b/>
              </w:rPr>
            </w:pPr>
            <w:r>
              <w:rPr>
                <w:b/>
              </w:rPr>
              <w:t>Umsetzung in Attune</w:t>
            </w:r>
          </w:p>
        </w:tc>
      </w:tr>
      <w:tr w:rsidR="009E3789" w14:paraId="528C3F97" w14:textId="77777777">
        <w:tc>
          <w:tcPr>
            <w:tcW w:w="3000" w:type="dxa"/>
            <w:tcBorders>
              <w:top w:val="single" w:sz="4" w:space="0" w:color="999999"/>
              <w:left w:val="single" w:sz="4" w:space="0" w:color="999999"/>
              <w:bottom w:val="single" w:sz="4" w:space="0" w:color="999999"/>
              <w:right w:val="single" w:sz="4" w:space="0" w:color="999999"/>
            </w:tcBorders>
          </w:tcPr>
          <w:p w14:paraId="5F8B6427"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018E0C15"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417221EC" w14:textId="77777777" w:rsidR="009E3789" w:rsidRDefault="00000000">
            <w:pPr>
              <w:spacing w:after="40"/>
            </w:pPr>
            <w:r>
              <w:t>Präferenzformular; einsehbares, änderbares und löschbares Profil</w:t>
            </w:r>
          </w:p>
        </w:tc>
      </w:tr>
      <w:tr w:rsidR="009E3789" w14:paraId="58C9F9F9" w14:textId="77777777">
        <w:tc>
          <w:tcPr>
            <w:tcW w:w="3000" w:type="dxa"/>
            <w:tcBorders>
              <w:top w:val="single" w:sz="4" w:space="0" w:color="999999"/>
              <w:left w:val="single" w:sz="4" w:space="0" w:color="999999"/>
              <w:bottom w:val="single" w:sz="4" w:space="0" w:color="999999"/>
              <w:right w:val="single" w:sz="4" w:space="0" w:color="999999"/>
            </w:tcBorders>
          </w:tcPr>
          <w:p w14:paraId="69705586"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158DF56F"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020D718E" w14:textId="77777777" w:rsidR="009E3789" w:rsidRDefault="00000000">
            <w:pPr>
              <w:spacing w:after="40"/>
            </w:pPr>
            <w:r>
              <w:t>Pipeline-Anzeige in Echtzeit; Begründungsansicht «Warum diese Sendung?»</w:t>
            </w:r>
          </w:p>
        </w:tc>
      </w:tr>
      <w:tr w:rsidR="009E3789" w14:paraId="50D626D2" w14:textId="77777777">
        <w:tc>
          <w:tcPr>
            <w:tcW w:w="3000" w:type="dxa"/>
            <w:tcBorders>
              <w:top w:val="single" w:sz="4" w:space="0" w:color="999999"/>
              <w:left w:val="single" w:sz="4" w:space="0" w:color="999999"/>
              <w:bottom w:val="single" w:sz="4" w:space="0" w:color="999999"/>
              <w:right w:val="single" w:sz="4" w:space="0" w:color="999999"/>
            </w:tcBorders>
          </w:tcPr>
          <w:p w14:paraId="5787B7CD" w14:textId="77777777" w:rsidR="009E3789" w:rsidRDefault="00000000">
            <w:pPr>
              <w:spacing w:after="40"/>
            </w:pPr>
            <w:r>
              <w:t>Algorithmische Souveränität (Reviglio &amp; Agosti, 2020)</w:t>
            </w:r>
          </w:p>
        </w:tc>
        <w:tc>
          <w:tcPr>
            <w:tcW w:w="2699" w:type="dxa"/>
            <w:tcBorders>
              <w:top w:val="single" w:sz="4" w:space="0" w:color="999999"/>
              <w:left w:val="single" w:sz="4" w:space="0" w:color="999999"/>
              <w:bottom w:val="single" w:sz="4" w:space="0" w:color="999999"/>
              <w:right w:val="single" w:sz="4" w:space="0" w:color="999999"/>
            </w:tcBorders>
          </w:tcPr>
          <w:p w14:paraId="0CA30500"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65037616" w14:textId="77777777" w:rsidR="009E3789" w:rsidRDefault="00000000">
            <w:pPr>
              <w:spacing w:after="40"/>
            </w:pPr>
            <w:r>
              <w:t>Quellenliste mit Originallinks; Kennzeichnung von Profil-, Überraschungs- und Auffüll-Beiträgen</w:t>
            </w:r>
          </w:p>
        </w:tc>
      </w:tr>
      <w:tr w:rsidR="009E3789" w14:paraId="2F2103FD" w14:textId="77777777">
        <w:tc>
          <w:tcPr>
            <w:tcW w:w="3000" w:type="dxa"/>
            <w:tcBorders>
              <w:top w:val="single" w:sz="4" w:space="0" w:color="999999"/>
              <w:left w:val="single" w:sz="4" w:space="0" w:color="999999"/>
              <w:bottom w:val="single" w:sz="4" w:space="0" w:color="999999"/>
              <w:right w:val="single" w:sz="4" w:space="0" w:color="999999"/>
            </w:tcBorders>
          </w:tcPr>
          <w:p w14:paraId="429C37A8"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7E0FFB0C"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461F0574" w14:textId="77777777" w:rsidR="009E3789" w:rsidRDefault="00000000">
            <w:pPr>
              <w:spacing w:after="40"/>
            </w:pPr>
            <w:r>
              <w:t>Feste Sendungslänge; hörbares Ende; kein Autoplay, keine Push-Mechanismen</w:t>
            </w:r>
          </w:p>
        </w:tc>
      </w:tr>
      <w:tr w:rsidR="009E3789" w14:paraId="7003F055" w14:textId="77777777">
        <w:tc>
          <w:tcPr>
            <w:tcW w:w="3000" w:type="dxa"/>
            <w:tcBorders>
              <w:top w:val="single" w:sz="4" w:space="0" w:color="999999"/>
              <w:left w:val="single" w:sz="4" w:space="0" w:color="999999"/>
              <w:bottom w:val="single" w:sz="4" w:space="0" w:color="999999"/>
              <w:right w:val="single" w:sz="4" w:space="0" w:color="999999"/>
            </w:tcBorders>
          </w:tcPr>
          <w:p w14:paraId="20A2DA60"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22A06A12" w14:textId="77777777" w:rsidR="009E3789" w:rsidRDefault="00000000">
            <w:pPr>
              <w:spacing w:after="40"/>
            </w:pPr>
            <w:r>
              <w:t>Kuratierung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7F11FC2B" w14:textId="77777777" w:rsidR="009E3789" w:rsidRDefault="00000000">
            <w:pPr>
              <w:spacing w:after="40"/>
            </w:pPr>
            <w:r>
              <w:t>Vierstufige Auswahl: Abdeckung, Serendipität, Tiefe, Auffüllen; Themen-Obergrenze; Tageszeitregel</w:t>
            </w:r>
          </w:p>
        </w:tc>
      </w:tr>
      <w:tr w:rsidR="009E3789" w14:paraId="6311B8A2" w14:textId="77777777">
        <w:tc>
          <w:tcPr>
            <w:tcW w:w="3000" w:type="dxa"/>
            <w:tcBorders>
              <w:top w:val="single" w:sz="4" w:space="0" w:color="999999"/>
              <w:left w:val="single" w:sz="4" w:space="0" w:color="999999"/>
              <w:bottom w:val="single" w:sz="4" w:space="0" w:color="999999"/>
              <w:right w:val="single" w:sz="4" w:space="0" w:color="999999"/>
            </w:tcBorders>
          </w:tcPr>
          <w:p w14:paraId="6227F0AD"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31490A2B"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5A17EDFC" w14:textId="77777777" w:rsidR="009E3789" w:rsidRDefault="00000000">
            <w:pPr>
              <w:spacing w:after="40"/>
            </w:pPr>
            <w:r>
              <w:t>Lokale Profilspeicherung; kein Konto, kein Tracking, keine serverseitige Profildatenbank</w:t>
            </w:r>
          </w:p>
        </w:tc>
      </w:tr>
    </w:tbl>
    <w:p w14:paraId="39E501C2"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r>
      <w:r>
        <w:lastRenderedPageBreak/>
        <w:t>engagement-optimierten Musters und zugleich einem theoretisch begründeten Wert verpflichtet. Die Wirkungs-Validierung in Kapitel 8 prüft entlang derselben Konstrukte, ob diese Designabsichten bei den Nutzerinnen und Nutzern auch ankommen.</w:t>
      </w:r>
    </w:p>
    <w:p w14:paraId="21814054" w14:textId="77777777" w:rsidR="009E3789" w:rsidRDefault="00000000">
      <w:pPr>
        <w:pStyle w:val="berschrift2"/>
      </w:pPr>
      <w:bookmarkStart w:id="74" w:name="_Toc232525806"/>
      <w:r>
        <w:t>6.6  Datenschutz und Datenfluss</w:t>
      </w:r>
      <w:bookmarkEnd w:id="74"/>
    </w:p>
    <w:p w14:paraId="768D899D" w14:textId="77777777"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(Themenwahl, Standortangabe, Sprechstil und Sendungslänge) an den Orchestrierungs-Endpunkt übermittelt und dort flüchtig verarbeitet; eine serverseitige Speicherung findet nicht statt.</w:t>
      </w:r>
    </w:p>
    <w:p w14:paraId="2EE54798" w14:textId="77777777" w:rsidR="009E3789"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r>
      <w:r>
        <w:br w:type="page"/>
      </w:r>
    </w:p>
    <w:p w14:paraId="2CF859ED" w14:textId="77777777" w:rsidR="009E3789" w:rsidRDefault="00000000">
      <w:pPr>
        <w:pStyle w:val="berschrift1"/>
      </w:pPr>
      <w:bookmarkStart w:id="75" w:name="_Toc232525807"/>
      <w:r>
        <w:lastRenderedPageBreak/>
        <w:t>7  Implementation</w:t>
      </w:r>
      <w:bookmarkEnd w:id="75"/>
    </w:p>
    <w:p w14:paraId="4E9EAC6B" w14:textId="77777777" w:rsidR="009E3789"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38495E1D" w14:textId="77777777" w:rsidR="009E3789" w:rsidRDefault="00000000">
      <w:pPr>
        <w:pStyle w:val="berschrift2"/>
      </w:pPr>
      <w:bookmarkStart w:id="76" w:name="_Toc232525808"/>
      <w:r>
        <w:t>7.1  Vorgehen und Iterationen</w:t>
      </w:r>
      <w:bookmarkEnd w:id="76"/>
    </w:p>
    <w:p w14:paraId="71AC3ED2" w14:textId="184BD15F"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Auf das formative Erstfeedback (Abschnitt 8.3) reagierte Mitte Mai die Umbenennung des Artefakts von «Radio 25» zu «Attune». Unmittelbar vor der Pilotbefragung wurde die Erzeugungsqualität gezielt geschärft: stilspezifische Stimmen, eine ausgearbeitete Übergangs-Typologie im Nachrichtenblock, die Neukalibrierung der Längenstufen zugunsten von Tiefe statt Meldungszahl, eine dritte Nachrichtenquelle mit Quellen-Rotation sowie die korrekte Tageszeitbestimmung; die zugehörigen Mechanismen sind in Abschnitt 6.3 beschrieben.</w:t>
      </w:r>
    </w:p>
    <w:p w14:paraId="77F2F8A5" w14:textId="77777777" w:rsidR="009E3789"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3F39C39C" w14:textId="77777777" w:rsidR="009E3789" w:rsidRDefault="00000000">
      <w:pPr>
        <w:pStyle w:val="berschrift2"/>
      </w:pPr>
      <w:bookmarkStart w:id="77" w:name="_Toc232525809"/>
      <w:r>
        <w:lastRenderedPageBreak/>
        <w:t>7.2  Repository-Struktur und Tech-Stack</w:t>
      </w:r>
      <w:bookmarkEnd w:id="77"/>
    </w:p>
    <w:p w14:paraId="26120048" w14:textId="77777777" w:rsidR="009E3789" w:rsidRDefault="00000000">
      <w:pPr>
        <w:spacing w:after="160" w:line="360" w:lineRule="auto"/>
      </w:pPr>
      <w:r>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1BA17E02" w14:textId="77777777" w:rsidR="009E3789" w:rsidRDefault="00000000">
      <w:pPr>
        <w:spacing w:after="160" w:line="360" w:lineRule="auto"/>
      </w:pPr>
      <w:r>
        <w:t>Der Stack besteht aus Next.js 15 mit React 19 und TypeScript, gestaltet mit Tailwind CSS. Die Anbindung der externen Dienste (Sprachmodell, Sprachsynthese und Nachrichten) ist in Abschnitt 6.3 im Detail beschrieben.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1D6BE0E1" w14:textId="77777777" w:rsidR="009E3789" w:rsidRDefault="00000000">
      <w:pPr>
        <w:pStyle w:val="berschrift2"/>
      </w:pPr>
      <w:bookmarkStart w:id="78" w:name="_Toc232525810"/>
      <w:r>
        <w:t>7.3  Pipeline-Implementation</w:t>
      </w:r>
      <w:bookmarkEnd w:id="78"/>
    </w:p>
    <w:p w14:paraId="4E9EDC86" w14:textId="28EEB59D"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folgt dem Fünf-Schritt-Ablauf aus Abschnitt 6.2 mit paralleler Beschaffung von Nachrichten und Wetter und unmittelbar anschliessender Kuratierung. Bei der Texterzeugung werden die Moderationssegmente sequenziell erzeugt, wobei jedem Segment der Kontext der bereits erzeugten Segmente mitgegeben wird. So begrüsst die Wetter-Moderation die Hörerschaft nicht erneut, sondern setzt die laufende Sendung fort. Die abschliessende automatische Quellenkontrolle (Abschnitt 6.4) prüft den gesprochenen Text auf nicht verwendete Medien. Die Sprachsynthese liefert MP3-Segmente, die der Player nacheinander mit einer kurzen Pause von achthundert Millisekunden abspielt; das ist ein bewusst hörbarer Schnitt statt eines nahtlosen Stroms.</w:t>
      </w:r>
    </w:p>
    <w:p w14:paraId="3F7ED0C7" w14:textId="77777777" w:rsidR="009E3789" w:rsidRDefault="00000000">
      <w:pPr>
        <w:pStyle w:val="berschrift2"/>
      </w:pPr>
      <w:bookmarkStart w:id="79" w:name="_Toc232525811"/>
      <w:r>
        <w:lastRenderedPageBreak/>
        <w:t>7.4  Prompt-Engineering</w:t>
      </w:r>
      <w:bookmarkEnd w:id="79"/>
    </w:p>
    <w:p w14:paraId="7F1C42CC" w14:textId="4567FA6E" w:rsidR="009E3789" w:rsidRDefault="00000000">
      <w:pPr>
        <w:spacing w:after="160" w:line="360" w:lineRule="auto"/>
      </w:pPr>
      <w:r>
        <w:t>Das Prompt-Design übersetzt die in Abschnitt 6.3.4 beschriebenen konzeptionellen Vorgaben in das konkrete Verhalten des Sprachmodells; ergänzend zu jener Darstellung werden hier die Umsetzungsdetails festgehalten. Die verbindlichen Regeln zur Quellen-Treue, die im Systemprompt den grössten Raum einnehmen,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7A3B8A83" w14:textId="1716FB9D" w:rsidR="009E3789" w:rsidRDefault="00000000">
      <w:pPr>
        <w:spacing w:after="160" w:line="360" w:lineRule="auto"/>
      </w:pPr>
      <w:r>
        <w:t>Auf Segmentebene ergänzen die Prompts die in Abschnitt 6.3.4 beschriebene Steuerung um zwei Umsetzungsregeln: Fehlt zu einem gewählten Thema aktuelles Material, weisen die Prompts das Modell an, das Thema stillschweigend wegzulassen, statt Inhalte zu konstruieren; und bei längeren Sendungen wird ausdrücklich verlangt, in die Tiefe zu gehen, statt zusätzliche Meldungen zu erfinden. Die Generierung läuft mit moderater Temperatur; das Tokenbudget skaliert mit der Sendungslänge.</w:t>
      </w:r>
    </w:p>
    <w:p w14:paraId="593DADE9" w14:textId="77777777" w:rsidR="009E3789" w:rsidRDefault="00000000">
      <w:pPr>
        <w:pStyle w:val="berschrift2"/>
      </w:pPr>
      <w:bookmarkStart w:id="80" w:name="_Toc232525812"/>
      <w:r>
        <w:t>7.5  Personalisierungs- und Transparenz-UI</w:t>
      </w:r>
      <w:bookmarkEnd w:id="80"/>
    </w:p>
    <w:p w14:paraId="2E45BA42" w14:textId="265D379D" w:rsidR="009E3789" w:rsidRDefault="00000000">
      <w:pPr>
        <w:spacing w:after="160" w:line="360" w:lineRule="auto"/>
      </w:pPr>
      <w:r>
        <w:t>Die umgesetzte Oberfläche realisiert die in den Abschnitten 6.3.7 und 6.4 beschriebenen Komponenten und führt durch eine Sendung in klar getrennten Zuständen. Für die Pilotstudie ist dem Hauptfluss ein Begrüssungsbildschirm vorgeschaltet, der den Studienkontext offenlegt und die Teilnehmerkennung erfasst. Ergänzende Komponenten kennzeichnen den Demonstrationsbetrieb, erlauben das Umschalten auf die kostenfreie Browser-Sprachausgabe und bieten kontextbezogene Hilfe an. Die Abbildungen 7.1 bis 7.6 zeigen die zentralen Zustände im Überblick: Präferenzformular, Vorschaukarte, Pipeline-Anzeige, Wiedergabe mit Quellenliste, Begründungsansicht und Abschlusskarte.</w:t>
      </w:r>
    </w:p>
    <w:p w14:paraId="44073E0F" w14:textId="77777777" w:rsidR="009E3789" w:rsidRDefault="00000000">
      <w:pPr>
        <w:spacing w:after="80"/>
        <w:jc w:val="center"/>
      </w:pPr>
      <w:r>
        <w:rPr>
          <w:noProof/>
        </w:rPr>
        <w:lastRenderedPageBreak/>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64E4953F" w14:textId="77777777" w:rsidR="009E3789" w:rsidRDefault="00000000">
      <w:pPr>
        <w:pStyle w:val="BeschriftungAbbildung"/>
      </w:pPr>
      <w:bookmarkStart w:id="81" w:name="_Toc232525845"/>
      <w:r>
        <w:t>Abbildung 7.1: Präferenzformular im Hauptzustand mit Themenwahl, Standort, Moderationsstil, Sendungslänge und Musikoption (Screenshot des Demonstrators)</w:t>
      </w:r>
      <w:bookmarkEnd w:id="81"/>
    </w:p>
    <w:p w14:paraId="303E7CE3" w14:textId="77777777" w:rsidR="009E3789" w:rsidRDefault="00000000">
      <w:pPr>
        <w:spacing w:after="80"/>
        <w:jc w:val="center"/>
      </w:pPr>
      <w:r>
        <w:rPr>
          <w:noProof/>
        </w:rPr>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6849D2A0" w14:textId="77777777" w:rsidR="009E3789" w:rsidRDefault="00000000">
      <w:pPr>
        <w:pStyle w:val="BeschriftungAbbildung"/>
      </w:pPr>
      <w:bookmarkStart w:id="82" w:name="_Toc232525846"/>
      <w:r>
        <w:lastRenderedPageBreak/>
        <w:t>Abbildung 7.2: Vorschaukarte der geplanten Sendung mit Segmentstruktur, kommuniziertem Ende und Hinweis auf den Überraschungsbeitrag (Screenshot des Demonstrators)</w:t>
      </w:r>
      <w:bookmarkEnd w:id="82"/>
    </w:p>
    <w:p w14:paraId="73222CDF"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012064AC" w14:textId="77777777" w:rsidR="009E3789" w:rsidRDefault="00000000">
      <w:pPr>
        <w:pStyle w:val="BeschriftungAbbildung"/>
      </w:pPr>
      <w:bookmarkStart w:id="83" w:name="_Toc232525847"/>
      <w:r>
        <w:t>Abbildung 7.3: Pipeline-Anzeige während der Sendungserzeugung mit den tatsächlichen Verarbeitungsschritten in Echtzeit (Screenshot des Demonstrators)</w:t>
      </w:r>
      <w:bookmarkEnd w:id="83"/>
    </w:p>
    <w:p w14:paraId="52C2BF20" w14:textId="77777777" w:rsidR="009E3789" w:rsidRDefault="00000000">
      <w:pPr>
        <w:spacing w:after="80"/>
        <w:jc w:val="center"/>
      </w:pPr>
      <w:r>
        <w:rPr>
          <w:noProof/>
        </w:rPr>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142B01A6" w14:textId="77777777" w:rsidR="009E3789" w:rsidRDefault="00000000">
      <w:pPr>
        <w:pStyle w:val="BeschriftungAbbildung"/>
      </w:pPr>
      <w:bookmarkStart w:id="84" w:name="_Toc232525848"/>
      <w:r>
        <w:lastRenderedPageBreak/>
        <w:t>Abbildung 7.4: Wiedergabezustand mit Quellenliste und mitlaufendem Transkript (Screenshot des Demonstrators)</w:t>
      </w:r>
      <w:bookmarkEnd w:id="84"/>
    </w:p>
    <w:p w14:paraId="50EB0622" w14:textId="77777777" w:rsidR="009E3789" w:rsidRDefault="00000000">
      <w:pPr>
        <w:spacing w:after="80"/>
        <w:jc w:val="center"/>
      </w:pPr>
      <w:r>
        <w:rPr>
          <w:noProof/>
        </w:rPr>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63573578" w14:textId="77777777" w:rsidR="009E3789" w:rsidRDefault="00000000">
      <w:pPr>
        <w:pStyle w:val="BeschriftungAbbildung"/>
      </w:pPr>
      <w:bookmarkStart w:id="85" w:name="_Toc232525849"/>
      <w:r>
        <w:t>Abbildung 7.5: Begründungsansicht «Warum diese Sendung?» mit Profil, abgeleiteten Inhalten und Pipeline-Schritten (Screenshot des Demonstrators)</w:t>
      </w:r>
      <w:bookmarkEnd w:id="85"/>
    </w:p>
    <w:p w14:paraId="23AB24BF" w14:textId="77777777" w:rsidR="009E3789" w:rsidRDefault="00000000">
      <w:pPr>
        <w:spacing w:after="80"/>
        <w:jc w:val="center"/>
      </w:pPr>
      <w:r>
        <w:rPr>
          <w:noProof/>
        </w:rPr>
        <w:lastRenderedPageBreak/>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77AD794B" w14:textId="77777777" w:rsidR="009E3789" w:rsidRDefault="00000000">
      <w:pPr>
        <w:pStyle w:val="BeschriftungAbbildung"/>
      </w:pPr>
      <w:bookmarkStart w:id="86" w:name="_Toc232525850"/>
      <w:r>
        <w:t>Abbildung 7.6: Abschlusskarte mit bewusst gesetztem Sendungsende ohne Anschlussempfehlung (Screenshot des Demonstrators)</w:t>
      </w:r>
      <w:bookmarkEnd w:id="86"/>
    </w:p>
    <w:p w14:paraId="55131E24" w14:textId="77777777" w:rsidR="009E3789" w:rsidRDefault="00000000">
      <w:pPr>
        <w:pStyle w:val="berschrift2"/>
      </w:pPr>
      <w:bookmarkStart w:id="87" w:name="_Toc232525813"/>
      <w:r>
        <w:t>7.6  Bekannte Limitationen der Umsetzung</w:t>
      </w:r>
      <w:bookmarkEnd w:id="87"/>
    </w:p>
    <w:p w14:paraId="59783A7F" w14:textId="2D9301F1" w:rsidR="009E3789"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w:t>
      </w:r>
      <w:r>
        <w:lastRenderedPageBreak/>
        <w:t>ausschliesslich im Browser. Das Fehlen einer nativen App wurde von Teilnehmenden als Hürde für die Alltagsnutzung genannt (Abschnitt 9.5).</w:t>
      </w:r>
      <w:r>
        <w:br w:type="page"/>
      </w:r>
    </w:p>
    <w:p w14:paraId="7468F7CB" w14:textId="77777777" w:rsidR="009E3789" w:rsidRDefault="00000000">
      <w:pPr>
        <w:pStyle w:val="berschrift1"/>
      </w:pPr>
      <w:bookmarkStart w:id="88" w:name="_Toc232525814"/>
      <w:r>
        <w:lastRenderedPageBreak/>
        <w:t>8  Validierung</w:t>
      </w:r>
      <w:bookmarkEnd w:id="88"/>
    </w:p>
    <w:p w14:paraId="79F728E5" w14:textId="77777777"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(die einzelnen Datenquellen, der Pilottest-Ablauf und die Auswertungsverfahren) ist in Kapitel 5 (Abschnitte 5.4 und 5.5) ausführlich beschrieben; dieses Kapitel verweist darauf und ergänzt die strangbezogene Operationalisierung.</w:t>
      </w:r>
    </w:p>
    <w:p w14:paraId="19E8C6AA" w14:textId="77777777" w:rsidR="009E3789" w:rsidRDefault="00000000">
      <w:pPr>
        <w:pStyle w:val="berschrift2"/>
      </w:pPr>
      <w:bookmarkStart w:id="89" w:name="_Toc232525815"/>
      <w:r>
        <w:t>8.1  Aufbau der Validierung</w:t>
      </w:r>
      <w:bookmarkEnd w:id="89"/>
    </w:p>
    <w:p w14:paraId="121A29C6"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10C14562" w14:textId="77777777" w:rsidR="009E378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618F79C5" w14:textId="77777777" w:rsidR="009E3789" w:rsidRDefault="00000000">
      <w:pPr>
        <w:pStyle w:val="berschrift2"/>
      </w:pPr>
      <w:bookmarkStart w:id="90" w:name="_Toc232525816"/>
      <w:r>
        <w:t>8.2  Machbarkeitsnachweis</w:t>
      </w:r>
      <w:bookmarkEnd w:id="90"/>
    </w:p>
    <w:p w14:paraId="583F6B1C" w14:textId="77777777" w:rsidR="009E3789" w:rsidRDefault="00000000">
      <w:pPr>
        <w:spacing w:after="160" w:line="360" w:lineRule="auto"/>
      </w:pPr>
      <w:r>
        <w:t>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der lauffähige Prototyp im begleitenden Repository (github.com/MichaelMoeckli/attune, Ordner attune-app) erzeugt eine solche Sendung end-to-end, die zugehörigen Demonstrator-Screenshots zeigt Abschnitt 7.5. Eine vollständige Beispielsendung ist zudem als Bildschirmaufnahme (mit Moderation, Transparenz-Anzeige und gesetztem Sessionende) im begleitenden Repository hinterlegt (examples/example-show-</w:t>
      </w:r>
      <w:r>
        <w:lastRenderedPageBreak/>
        <w:t>recording.mp4) und lässt sich ohne eigenes Setup ansehen. Zweitens wird die Machbarkeit aus Nutzersicht erhoben: Die Pilotbefragung erfasst, ob die 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13FCE445" w14:textId="77777777" w:rsidR="009E3789" w:rsidRDefault="00000000">
      <w:pPr>
        <w:pStyle w:val="berschrift2"/>
      </w:pPr>
      <w:bookmarkStart w:id="91" w:name="_Toc232525817"/>
      <w:r>
        <w:t>8.3  Usability und Akzeptanz</w:t>
      </w:r>
      <w:bookmarkEnd w:id="91"/>
    </w:p>
    <w:p w14:paraId="67CDEF66" w14:textId="77777777" w:rsidR="009E378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62660F11" w14:textId="7BBE41CE" w:rsidR="009E3789" w:rsidRDefault="00000000">
      <w:pPr>
        <w:spacing w:after="160" w:line="360" w:lineRule="auto"/>
      </w:pPr>
      <w:r>
        <w:t>Die beiden offenen Fragen lieferten in erster Linie punktuelle Funktionswünsche (etwa eine wählbare Musikrichtung oder zusätzliche Themenkategorien),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005CF86A" w14:textId="77777777" w:rsidR="009E3789" w:rsidRDefault="00000000">
      <w:pPr>
        <w:spacing w:after="160" w:line="360" w:lineRule="auto"/>
      </w:pPr>
      <w:r>
        <w:lastRenderedPageBreak/>
        <w:t>Die Usability- und Akzeptanzmessung kombinierte sechs an die System Usability Scale (Brooke, 1996) angelehnte Items, berichtet als adaptierter Bedienbarkeits-Index (0–100),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(Sendungslänge, Themenpräferenzen, Stimmenwahl, Diversifikationsgrad und Transparenzanzeige) wurde ein dreigeteiltes Item-Set erhoben: was gefällt, was als unnötig empfunden wird, was zusätzlich gewünscht wäre. Die Items wurden mit LLM-Unterstützung formuliert. Der vollständige Item-Katalog ist als Fragebogen-PDF im begleitenden Repository dokumentiert (vgl. Abschnitt 8.6).</w:t>
      </w:r>
    </w:p>
    <w:p w14:paraId="09B2A9F1" w14:textId="77777777" w:rsidR="009E3789" w:rsidRDefault="00000000">
      <w:pPr>
        <w:pStyle w:val="berschrift2"/>
      </w:pPr>
      <w:bookmarkStart w:id="92" w:name="_Toc232525818"/>
      <w:r>
        <w:t>8.4  Wirkung</w:t>
      </w:r>
      <w:bookmarkEnd w:id="92"/>
    </w:p>
    <w:p w14:paraId="262E3535" w14:textId="77777777"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(Transparenz, Steuerbarkeit und Vertrauen)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55BBEC03" w14:textId="77777777" w:rsidR="009E3789" w:rsidRDefault="00000000">
      <w:pPr>
        <w:pStyle w:val="berschrift2"/>
      </w:pPr>
      <w:bookmarkStart w:id="93" w:name="_Toc232525819"/>
      <w:r>
        <w:lastRenderedPageBreak/>
        <w:t>8.5  Operationalisierung der Erfolgskriterien und Ethik</w:t>
      </w:r>
      <w:bookmarkEnd w:id="93"/>
    </w:p>
    <w:p w14:paraId="255A21C5" w14:textId="77777777" w:rsidR="009E3789" w:rsidRDefault="00000000">
      <w:pPr>
        <w:spacing w:after="160" w:line="360" w:lineRule="auto"/>
      </w:pPr>
      <w:r>
        <w:t>Die in Abschnitt 4.3 konzeptuell formulierten Erfolgskriterien werden für die Validierung pro Strang operationalisiert. Auf der Machbarkeitsebene gilt der End-to-End-Durchlauf als erfolgreich, wenn er auf mindestens 95 Prozent der Versuche aus Nutzersicht fehlerfrei terminiert. Auf der Akzeptanzebene wird ein SUS-Score von mindestens 68 Punkten, dem industriellen Durchschnitt nach Bangor et al. (2008),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0DCE494D" w14:textId="07830828" w:rsidR="009E3789" w:rsidRDefault="00000000">
      <w:pPr>
        <w:spacing w:after="160" w:line="360" w:lineRule="auto"/>
      </w:pPr>
      <w:r>
        <w:t>Ethik, Einwilligung und Datenschutz folgen den ZHAW-Standards für studentische Forschung mit Personen: Die Teilnahme erfolgte freiwillig und pseudonym; vor Studienbeginn stimmten alle Testpersonen einer Einwilligungserklärung (Informed Consent als Bestandteil des Online-Fragebogens, vgl. Abschnitt 8.6) zu, die Studienzweck, Datenarten und Verwendung regelt. Die Befragung erfolgte pseudonym über eine vom Dozenten zugeteilte Teilnehmer-ID. Die Verknüpfung von Namen und IDs lag ausschliesslich beim Dozenten. Für die Auswertung standen nur die IDs zur Verfügung.</w:t>
      </w:r>
    </w:p>
    <w:p w14:paraId="3DDED46F" w14:textId="77777777" w:rsidR="009E3789" w:rsidRDefault="00000000">
      <w:pPr>
        <w:pStyle w:val="berschrift2"/>
      </w:pPr>
      <w:bookmarkStart w:id="94" w:name="_Toc232525820"/>
      <w:r>
        <w:t>8.6  Durchführung der Pilotbefragung</w:t>
      </w:r>
      <w:bookmarkEnd w:id="94"/>
    </w:p>
    <w:p w14:paraId="2888686A" w14:textId="4CEF7213" w:rsidR="009E3789" w:rsidRDefault="00000000">
      <w:pPr>
        <w:spacing w:after="160" w:line="360" w:lineRule="auto"/>
      </w:pPr>
      <w:r>
        <w:t>Die Pilotbefragung wurde als Online-Fragebogen (Google Forms) umgesetzt und am 1. Juni 2026 abgeschlossen. Vor dem Feldstart wurde der vollständige Studienablauf (Profilkonfiguration, Sendung, Fragebogen)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Die Teilnehmenden beurteilen Attune vor dem Erfahrungshintergrund engagement-getriebener Medien.</w:t>
      </w:r>
    </w:p>
    <w:p w14:paraId="7AC30001" w14:textId="7AC30001" w:rsidR="009E3789" w:rsidRDefault="00000000">
      <w:pPr>
        <w:spacing w:after="160" w:line="360" w:lineRule="auto"/>
      </w:pPr>
      <w:r>
        <w:lastRenderedPageBreak/>
        <w:t>Der Ablauf war für alle Teilnehmenden gleich. Die Rekrutierung und die Verteilung der Zugangsdaten erfolgten über den betreuenden Dozenten im Rahmen des ZHAW-Experiments. Jede Person erhielt vom Dozenten den Link zur passwortgeschützten Attune-Webseite, das zugehörige Passwort und eine individuelle Teilnehmer-ID. Zu Beginn der App gaben die Teilnehmenden diese ID ein. Anschliessend konfigurierten sie ein Profil und hörten eine vollständige Sendung. Nach dem Ende der Sendung blendete die App automatisch einen Link zum Google-Forms-Fragebogen ein. Dieser Link übergab die zu Beginn eingegebene ID automatisch an das Formular, sodass die Teilnehmenden sie nicht erneut eintragen mussten. Über diese ID liessen sich die Antworten pseudonym zuordnen. Die Zuordnungsliste von Name zu ID lag ausschliesslich beim Dozenten. Der Studierende selbst hatte keinen Zugriff darauf.</w:t>
      </w:r>
    </w:p>
    <w:p w14:paraId="141A65EE" w14:textId="48DC9955" w:rsidR="009E3789" w:rsidRDefault="00000000">
      <w:pPr>
        <w:spacing w:after="160" w:line="360" w:lineRule="auto"/>
      </w:pPr>
      <w:r>
        <w:t>Die Auswertung folgt dem in Abschnitt 5.5 beschriebenen deskriptiv-qualitativen Vorgehen.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 Ergänzend liegt im selben Repository ein interaktives HTML-Dashboard (Attune_Pilotstudie_Dashboard.html, Chart.js) bei, das die zentralen Kennzahlen für die Präsentation aufbereitet; massgeblich für alle berichteten Werte bleibt jedoch das kommentierte Notebook.</w:t>
      </w:r>
    </w:p>
    <w:p w14:paraId="7AC20001" w14:textId="7AC20001" w:rsidR="009E3789" w:rsidRDefault="00000000">
      <w:pPr>
        <w:pStyle w:val="berschrift2"/>
      </w:pPr>
      <w:bookmarkStart w:id="95" w:name="_Toc_Reproduzierbarkeit"/>
      <w:bookmarkStart w:id="96" w:name="_Toc232525821"/>
      <w:r>
        <w:t>8.7  Reproduzierbarkeit</w:t>
      </w:r>
      <w:bookmarkEnd w:id="95"/>
      <w:bookmarkEnd w:id="96"/>
    </w:p>
    <w:p w14:paraId="7AC20002" w14:textId="7AC20002" w:rsidR="009E3789" w:rsidRDefault="00000000">
      <w:pPr>
        <w:spacing w:after="160" w:line="360" w:lineRule="auto"/>
      </w:pPr>
      <w:r>
        <w:t>Alle Artefakte der empirischen Erhebung sind über das begleitende Repository (github.com/MichaelMoeckli/attune) vollständig reproduzierbar. Eine ausführliche Reproduktionsanleitung (REPRODUCTION.md) im Repository dokumentiert jeden Rekonstruktionsschritt. Der Fragebogen wurde nicht manuell in der Google-Forms-Oberfläche zusammengestellt, sondern durch ein versioniertes Google-Apps-Script erzeugt. Bei erneuter Ausführung baut dieses Skript die Google Form identisch auf. Das Skript und eine lesbare Item-Übersicht liegen im Repository. Die Rohdaten liegen als CSV-Export der Formularantworten vor. Daraus ist die gesamte Auswertung deterministisch ableitbar.</w:t>
      </w:r>
    </w:p>
    <w:p w14:paraId="7AC20003" w14:textId="7AC20003" w:rsidR="009E3789" w:rsidRDefault="00000000">
      <w:pPr>
        <w:spacing w:after="160" w:line="360" w:lineRule="auto"/>
      </w:pPr>
      <w:r>
        <w:lastRenderedPageBreak/>
        <w:t>Die Auswertung ist als kommentiertes Jupyter-Notebook umgesetzt. Dessen HTML-Fassung mit allen Tabellen und Abbildungen ist im Repository publiziert. Sämtliche berichteten Kennzahlen sind daraus reproduzierbar. Das gilt auch für die explorativen Subgruppenvergleiche und die rangbasierten Korrelationen. Das interaktive HTML-Dashboard (Chart.js) ist eine handkodierte Präsentationsschicht. Seine Werte spiegeln das Notebook. Bei Abweichungen bleibt das Notebook massgeblich.</w:t>
      </w:r>
      <w:r>
        <w:br w:type="page"/>
      </w:r>
    </w:p>
    <w:p w14:paraId="53C51082" w14:textId="77777777" w:rsidR="009E3789" w:rsidRDefault="00000000">
      <w:pPr>
        <w:pStyle w:val="berschrift1"/>
      </w:pPr>
      <w:bookmarkStart w:id="97" w:name="_Toc232525822"/>
      <w:r>
        <w:lastRenderedPageBreak/>
        <w:t>9  Ergebnisse der Pilotbefragung</w:t>
      </w:r>
      <w:bookmarkEnd w:id="97"/>
    </w:p>
    <w:p w14:paraId="4A173C25" w14:textId="77777777" w:rsidR="009E378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786B2703" w14:textId="77777777" w:rsidR="009E3789" w:rsidRDefault="00000000">
      <w:pPr>
        <w:pStyle w:val="berschrift2"/>
      </w:pPr>
      <w:bookmarkStart w:id="98" w:name="_Toc232525823"/>
      <w:r>
        <w:t>9.1  Ergebnisse Machbarkeit</w:t>
      </w:r>
      <w:bookmarkEnd w:id="98"/>
    </w:p>
    <w:p w14:paraId="41C49A8C" w14:textId="77777777" w:rsidR="009E3789" w:rsidRDefault="00000000">
      <w:pPr>
        <w:spacing w:after="160" w:line="360" w:lineRule="auto"/>
      </w:pPr>
      <w:del w:id="2003" w:author="Claude" w:date="2026-06-16T13:00:00Z">
        <w:r>
          <w:delText xml:space="preserve">Der Machbarkeitsnachweis aus Nutzersicht gilt als erbracht: 22 von 25 Teilnehmenden gaben an, die Sendung sei vollständig fehlerfrei gelaufen; drei Personen berichteten kleinere Störungen</w:delText>
        </w:r>
      </w:del>
      <w:ins w:id="2004" w:author="Claude" w:date="2026-06-16T13:00:00Z">
        <w:r>
          <w:t xml:space="preserve">Der Machbarkeitsnachweis fällt aus Nutzersicht weitgehend positiv aus. Das in Abschnitt 8.5 gesetzte 95-Prozent-Kriterium wird jedoch knapp verfehlt. 22 von 25 Teilnehmenden (88 Prozent) gaben an, die Sendung sei vollständig fehlerfrei gelaufen. Drei Personen berichteten kleinere Störungen</w:t>
        </w:r>
      </w:ins>
      <w:r>
        <w:t xml:space="preserve">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2E69BB76"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2949661A" w14:textId="77777777" w:rsidR="009E3789" w:rsidRDefault="00000000">
      <w:pPr>
        <w:pStyle w:val="BeschriftungAbbildung"/>
      </w:pPr>
      <w:bookmarkStart w:id="99" w:name="_Toc232525851"/>
      <w:r>
        <w:t>Abbildung 9.1: Technische Qualität aus Nutzersicht (Mittelwerte, Skala 1–5, n = 25)</w:t>
      </w:r>
      <w:bookmarkEnd w:id="99"/>
    </w:p>
    <w:p w14:paraId="7FDEAAD0" w14:textId="77777777" w:rsidR="009E3789" w:rsidRDefault="00000000">
      <w:pPr>
        <w:spacing w:after="160" w:line="360" w:lineRule="auto"/>
      </w:pPr>
      <w:r>
        <w:t xml:space="preserve">Inhaltlich relevant ist ein dokumentierter Faktenfehler in der Moderation: Eine Sendung meldete einen Sieg des FC St. Gallen vom Vorabend, obwohl das Spiel erst zwei </w:t>
      </w:r>
      <w:r>
        <w:lastRenderedPageBreak/>
        <w:t>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1C4BF6AF" w14:textId="77777777" w:rsidR="009E3789" w:rsidRDefault="00000000">
      <w:pPr>
        <w:pStyle w:val="berschrift2"/>
      </w:pPr>
      <w:bookmarkStart w:id="100" w:name="_Toc232525824"/>
      <w:r>
        <w:t>9.2  Ergebnisse Usability und Akzeptanz</w:t>
      </w:r>
      <w:bookmarkEnd w:id="100"/>
    </w:p>
    <w:p w14:paraId="29435AA3" w14:textId="77777777" w:rsidR="009E378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17F8E87F"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2FC1C57" w14:textId="77777777" w:rsidR="009E3789" w:rsidRDefault="00000000">
      <w:pPr>
        <w:spacing w:after="80"/>
        <w:jc w:val="center"/>
      </w:pPr>
      <w:r>
        <w:rPr>
          <w:noProof/>
        </w:rPr>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5CD80507" w14:textId="77777777" w:rsidR="009E3789" w:rsidRDefault="00000000">
      <w:pPr>
        <w:pStyle w:val="BeschriftungAbbildung"/>
      </w:pPr>
      <w:bookmarkStart w:id="101" w:name="_Toc232525852"/>
      <w:r>
        <w:t>Abbildung 9.2: Semantisches Differential «Die App war …» (Mittelwerte, Skala 1–7, n = 25)</w:t>
      </w:r>
      <w:bookmarkEnd w:id="101"/>
    </w:p>
    <w:p w14:paraId="6645CC0F" w14:textId="77777777" w:rsidR="009E3789" w:rsidRDefault="00000000">
      <w:pPr>
        <w:spacing w:after="160" w:line="360" w:lineRule="auto"/>
      </w:pPr>
      <w:r>
        <w:lastRenderedPageBreak/>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1EB25895" w14:textId="77777777" w:rsidR="009E3789" w:rsidRDefault="00000000">
      <w:pPr>
        <w:pStyle w:val="berschrift2"/>
      </w:pPr>
      <w:bookmarkStart w:id="102" w:name="_Toc232525825"/>
      <w:r>
        <w:t>9.3  Ergebnisse Wirkung</w:t>
      </w:r>
      <w:bookmarkEnd w:id="102"/>
    </w:p>
    <w:p w14:paraId="3AFD0CA5"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18DAD87B" w14:textId="77777777" w:rsidR="009E3789" w:rsidRDefault="00000000">
      <w:pPr>
        <w:pStyle w:val="BeschriftungTabelle"/>
      </w:pPr>
      <w:bookmarkStart w:id="103" w:name="_Toc232525858"/>
      <w:r>
        <w:t>Tabelle 9.1: Skalenmittelwerte je Wirkungskonstrukt (Skala 1–5, n = 25)</w:t>
      </w:r>
      <w:bookmarkEnd w:id="103"/>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1125E539"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1EAFA58D"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536ED4E8"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5DEABB72" w14:textId="77777777" w:rsidR="009E3789" w:rsidRDefault="00000000">
            <w:pPr>
              <w:spacing w:line="276" w:lineRule="auto"/>
            </w:pPr>
            <w:r>
              <w:rPr>
                <w:b/>
              </w:rPr>
              <w:t>Skalen-M</w:t>
            </w:r>
          </w:p>
        </w:tc>
      </w:tr>
      <w:tr w:rsidR="009E3789" w14:paraId="45BEE5D2" w14:textId="77777777">
        <w:tc>
          <w:tcPr>
            <w:tcW w:w="3000" w:type="dxa"/>
            <w:tcBorders>
              <w:top w:val="single" w:sz="4" w:space="0" w:color="CCCCCC"/>
              <w:left w:val="single" w:sz="4" w:space="0" w:color="CCCCCC"/>
              <w:bottom w:val="single" w:sz="4" w:space="0" w:color="CCCCCC"/>
              <w:right w:val="single" w:sz="4" w:space="0" w:color="CCCCCC"/>
            </w:tcBorders>
          </w:tcPr>
          <w:p w14:paraId="75D78941"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68B982BD" w14:textId="77777777" w:rsidR="009E3789" w:rsidRDefault="00000000">
            <w:pPr>
              <w:spacing w:line="276" w:lineRule="auto"/>
            </w:pPr>
            <w:r>
              <w:t>SDT: Autonomie (2.3.1)</w:t>
            </w:r>
          </w:p>
        </w:tc>
        <w:tc>
          <w:tcPr>
            <w:tcW w:w="1800" w:type="dxa"/>
            <w:tcBorders>
              <w:top w:val="single" w:sz="4" w:space="0" w:color="CCCCCC"/>
              <w:left w:val="single" w:sz="4" w:space="0" w:color="CCCCCC"/>
              <w:bottom w:val="single" w:sz="4" w:space="0" w:color="CCCCCC"/>
              <w:right w:val="single" w:sz="4" w:space="0" w:color="CCCCCC"/>
            </w:tcBorders>
          </w:tcPr>
          <w:p w14:paraId="2FD97DE1" w14:textId="77777777" w:rsidR="009E3789" w:rsidRDefault="00000000">
            <w:pPr>
              <w:spacing w:line="276" w:lineRule="auto"/>
            </w:pPr>
            <w:r>
              <w:t>3.81</w:t>
            </w:r>
          </w:p>
        </w:tc>
      </w:tr>
      <w:tr w:rsidR="009E3789" w14:paraId="38876451" w14:textId="77777777">
        <w:tc>
          <w:tcPr>
            <w:tcW w:w="3000" w:type="dxa"/>
            <w:tcBorders>
              <w:top w:val="single" w:sz="4" w:space="0" w:color="CCCCCC"/>
              <w:left w:val="single" w:sz="4" w:space="0" w:color="CCCCCC"/>
              <w:bottom w:val="single" w:sz="4" w:space="0" w:color="CCCCCC"/>
              <w:right w:val="single" w:sz="4" w:space="0" w:color="CCCCCC"/>
            </w:tcBorders>
          </w:tcPr>
          <w:p w14:paraId="47839543"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1E01FB5E"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D14F853" w14:textId="77777777" w:rsidR="009E3789" w:rsidRDefault="00000000">
            <w:pPr>
              <w:spacing w:line="276" w:lineRule="auto"/>
            </w:pPr>
            <w:r>
              <w:t>3.98</w:t>
            </w:r>
          </w:p>
        </w:tc>
      </w:tr>
      <w:tr w:rsidR="009E3789" w14:paraId="1B829582" w14:textId="77777777">
        <w:tc>
          <w:tcPr>
            <w:tcW w:w="3000" w:type="dxa"/>
            <w:tcBorders>
              <w:top w:val="single" w:sz="4" w:space="0" w:color="CCCCCC"/>
              <w:left w:val="single" w:sz="4" w:space="0" w:color="CCCCCC"/>
              <w:bottom w:val="single" w:sz="4" w:space="0" w:color="CCCCCC"/>
              <w:right w:val="single" w:sz="4" w:space="0" w:color="CCCCCC"/>
            </w:tcBorders>
          </w:tcPr>
          <w:p w14:paraId="3D203AF0"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1881D5EB"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47F84BD9" w14:textId="77777777" w:rsidR="009E3789" w:rsidRDefault="00000000">
            <w:pPr>
              <w:spacing w:line="276" w:lineRule="auto"/>
            </w:pPr>
            <w:r>
              <w:t>3.54</w:t>
            </w:r>
          </w:p>
        </w:tc>
      </w:tr>
      <w:tr w:rsidR="009E3789" w14:paraId="7C6B88E5" w14:textId="77777777">
        <w:tc>
          <w:tcPr>
            <w:tcW w:w="3000" w:type="dxa"/>
            <w:tcBorders>
              <w:top w:val="single" w:sz="4" w:space="0" w:color="CCCCCC"/>
              <w:left w:val="single" w:sz="4" w:space="0" w:color="CCCCCC"/>
              <w:bottom w:val="single" w:sz="4" w:space="0" w:color="CCCCCC"/>
              <w:right w:val="single" w:sz="4" w:space="0" w:color="CCCCCC"/>
            </w:tcBorders>
          </w:tcPr>
          <w:p w14:paraId="7BAE4F40"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69233ED6"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082E89DD" w14:textId="77777777" w:rsidR="009E3789" w:rsidRDefault="00000000">
            <w:pPr>
              <w:spacing w:line="276" w:lineRule="auto"/>
            </w:pPr>
            <w:r>
              <w:t>3.37</w:t>
            </w:r>
          </w:p>
        </w:tc>
      </w:tr>
      <w:tr w:rsidR="009E3789" w14:paraId="23BD9F87" w14:textId="77777777">
        <w:tc>
          <w:tcPr>
            <w:tcW w:w="3000" w:type="dxa"/>
            <w:tcBorders>
              <w:top w:val="single" w:sz="4" w:space="0" w:color="CCCCCC"/>
              <w:left w:val="single" w:sz="4" w:space="0" w:color="CCCCCC"/>
              <w:bottom w:val="single" w:sz="4" w:space="0" w:color="CCCCCC"/>
              <w:right w:val="single" w:sz="4" w:space="0" w:color="CCCCCC"/>
            </w:tcBorders>
          </w:tcPr>
          <w:p w14:paraId="446FC070"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0E365D49"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56A56FC4" w14:textId="77777777" w:rsidR="009E3789" w:rsidRDefault="00000000">
            <w:pPr>
              <w:spacing w:line="276" w:lineRule="auto"/>
            </w:pPr>
            <w:r>
              <w:t>3.28</w:t>
            </w:r>
          </w:p>
        </w:tc>
      </w:tr>
      <w:tr w:rsidR="009E3789" w14:paraId="5BA6CC9E" w14:textId="77777777">
        <w:tc>
          <w:tcPr>
            <w:tcW w:w="3000" w:type="dxa"/>
            <w:tcBorders>
              <w:top w:val="single" w:sz="4" w:space="0" w:color="CCCCCC"/>
              <w:left w:val="single" w:sz="4" w:space="0" w:color="CCCCCC"/>
              <w:bottom w:val="single" w:sz="4" w:space="0" w:color="CCCCCC"/>
              <w:right w:val="single" w:sz="4" w:space="0" w:color="CCCCCC"/>
            </w:tcBorders>
          </w:tcPr>
          <w:p w14:paraId="3C9DB20B"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08C42C16"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68DC0488" w14:textId="77777777" w:rsidR="009E3789" w:rsidRDefault="00000000">
            <w:pPr>
              <w:spacing w:line="276" w:lineRule="auto"/>
            </w:pPr>
            <w:r>
              <w:t>3.49</w:t>
            </w:r>
          </w:p>
        </w:tc>
      </w:tr>
      <w:tr w:rsidR="009E3789" w14:paraId="199582C8" w14:textId="77777777">
        <w:tc>
          <w:tcPr>
            <w:tcW w:w="3000" w:type="dxa"/>
            <w:tcBorders>
              <w:top w:val="single" w:sz="4" w:space="0" w:color="CCCCCC"/>
              <w:left w:val="single" w:sz="4" w:space="0" w:color="CCCCCC"/>
              <w:bottom w:val="single" w:sz="4" w:space="0" w:color="CCCCCC"/>
              <w:right w:val="single" w:sz="4" w:space="0" w:color="CCCCCC"/>
            </w:tcBorders>
          </w:tcPr>
          <w:p w14:paraId="2904A2DD"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31E8CD7B"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4B1FAF51" w14:textId="77777777" w:rsidR="009E3789" w:rsidRDefault="00000000">
            <w:pPr>
              <w:spacing w:line="276" w:lineRule="auto"/>
            </w:pPr>
            <w:r>
              <w:t>3.65</w:t>
            </w:r>
          </w:p>
        </w:tc>
      </w:tr>
    </w:tbl>
    <w:p w14:paraId="17C6E9A8" w14:textId="77777777" w:rsidR="009E378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beides plausibel als Erstkontakt-Effekte, die für das im Studienkonzept angelegte Längsschnittformat sprechen.</w:t>
      </w:r>
    </w:p>
    <w:p w14:paraId="44FE91F2" w14:textId="77777777"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bei gleichzeitig als ausgewogen wahrgenommener Themenauswahl (M = 3.64).</w:t>
      </w:r>
    </w:p>
    <w:p w14:paraId="7531C86D" w14:textId="77777777" w:rsidR="009E3789" w:rsidRDefault="00000000">
      <w:pPr>
        <w:pStyle w:val="berschrift2"/>
      </w:pPr>
      <w:bookmarkStart w:id="104" w:name="_Toc232525826"/>
      <w:r>
        <w:lastRenderedPageBreak/>
        <w:t>9.4  Beantwortung der Teilfragen T1–T4</w:t>
      </w:r>
      <w:bookmarkEnd w:id="104"/>
    </w:p>
    <w:p w14:paraId="11E303CC"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4D1568DF"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496522F4" w14:textId="77777777" w:rsidR="009E3789" w:rsidRDefault="00000000">
      <w:pPr>
        <w:pStyle w:val="BeschriftungAbbildung"/>
      </w:pPr>
      <w:bookmarkStart w:id="105" w:name="_Toc232525853"/>
      <w:r>
        <w:t>Abbildung 9.3: Aggregierte Teilfragen-Scores T1–T4 (Mittelwert ± Standardabweichung, Skala 1–5)</w:t>
      </w:r>
      <w:bookmarkEnd w:id="105"/>
    </w:p>
    <w:p w14:paraId="47FAD2B7" w14:textId="77777777" w:rsidR="009E3789" w:rsidRDefault="00000000">
      <w:pPr>
        <w:pStyle w:val="berschrift2"/>
      </w:pPr>
      <w:bookmarkStart w:id="106" w:name="_Toc232525827"/>
      <w:r>
        <w:t>9.5  Qualitative Befunde</w:t>
      </w:r>
      <w:bookmarkEnd w:id="106"/>
    </w:p>
    <w:p w14:paraId="7C729BC8" w14:textId="77777777" w:rsidR="009E378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53CF37AC" w14:textId="77777777" w:rsidR="009E3789" w:rsidRDefault="00000000">
      <w:pPr>
        <w:spacing w:after="160" w:line="360" w:lineRule="auto"/>
      </w:pPr>
      <w:r>
        <w:lastRenderedPageBreak/>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 Rangkorrelation nach Spearman nimmt Werte zwischen -1 und +1 an, wobei Werte nahe 1 einen starken Zusammenhang anzeigen). Diese Subgruppenbefunde sind angesichts der kleinen Teilgruppen hypothesengenerierend zu lesen.</w:t>
      </w:r>
    </w:p>
    <w:p w14:paraId="4F97B09A" w14:textId="77777777" w:rsidR="009E3789" w:rsidRDefault="00000000">
      <w:pPr>
        <w:pStyle w:val="berschrift2"/>
      </w:pPr>
      <w:bookmarkStart w:id="107" w:name="_Toc232525828"/>
      <w:r>
        <w:t>9.6  Vergleich mit den Erfolgskriterien</w:t>
      </w:r>
      <w:bookmarkEnd w:id="107"/>
    </w:p>
    <w:p w14:paraId="095EEC19" w14:textId="77777777" w:rsidR="009E378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(mit dem Vorbehalt, dass kein standardkonformer Score vorliegt),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Wohlbefindenserleben bleibt davon unberührt verhalten (Abschnitt 9.3). Die Awareness-Items erzeugen dagegen die geforderten, qualitativ belegten Bewusstseinsberichte (M = 4.08 bis 4.20, gestützt durch Freitextantworten).</w:t>
      </w:r>
    </w:p>
    <w:p w14:paraId="199440FE" w14:textId="18F80EA8" w:rsidR="009E3789" w:rsidRDefault="00000000">
      <w:pPr>
        <w:spacing w:after="160" w:line="360" w:lineRule="auto"/>
      </w:pPr>
      <w:r>
        <w:lastRenderedPageBreak/>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Diese Einordnung vertieft Kapitel 10. Abbildung 9.4 verdichtet diese Gesamtschau grafisch.</w:t>
      </w:r>
    </w:p>
    <w:p w14:paraId="678E15CE"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50E76F41" w14:textId="77777777" w:rsidR="009E3789" w:rsidRDefault="00000000">
      <w:pPr>
        <w:pStyle w:val="BeschriftungAbbildung"/>
      </w:pPr>
      <w:bookmarkStart w:id="108" w:name="_Toc232525854"/>
      <w:r>
        <w:t>Abbildung 9.4: Verdichtete Übersicht entlang der drei Validierungsstränge Machbarkeit, Usability/Akzeptanz und Wirkung</w:t>
      </w:r>
      <w:bookmarkEnd w:id="108"/>
      <w:r>
        <w:br w:type="page"/>
      </w:r>
    </w:p>
    <w:p w14:paraId="59A3EE46" w14:textId="77777777" w:rsidR="009E3789" w:rsidRDefault="00000000">
      <w:pPr>
        <w:pStyle w:val="berschrift1"/>
      </w:pPr>
      <w:bookmarkStart w:id="109" w:name="_Toc232525829"/>
      <w:r>
        <w:lastRenderedPageBreak/>
        <w:t>10  Diskussion</w:t>
      </w:r>
      <w:bookmarkEnd w:id="109"/>
    </w:p>
    <w:p w14:paraId="00F8CF39"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64325E60" w14:textId="77777777" w:rsidR="009E3789" w:rsidRDefault="00000000">
      <w:pPr>
        <w:pStyle w:val="berschrift2"/>
      </w:pPr>
      <w:bookmarkStart w:id="110" w:name="_Toc232525830"/>
      <w:r>
        <w:t>10.1  Beantwortung der Forschungsfrage</w:t>
      </w:r>
      <w:bookmarkEnd w:id="110"/>
    </w:p>
    <w:p w14:paraId="7B5B6A34" w14:textId="77777777" w:rsidR="009E3789" w:rsidRDefault="00000000">
      <w:pPr>
        <w:spacing w:after="160" w:line="360" w:lineRule="auto"/>
      </w:pPr>
      <w:r>
        <w:t xml:space="preserve">Die Hauptforschungsfrage (wie Nutzerinnen und Nutzer ihre individuellen Präferenzen so angeben können, dass das Ergebnis ihre Bedürfnisse erfüllt und zugleich ihr Wohlbefinden fördert) </w:t>
      </w:r>
      <w:r>
        <w:t xml:space="preserve">lässt sich auf Basis der Pilotdaten nur für ihren ersten Teil vorsichtig positiv beantworten. Belegt ist, dass das Ergebnis die Bedürfnisse der Nutzenden erfüllt und auf Akzeptanz stösst. Der zweite Teil der Doppelbedingung verlangt eine Förderung des Wohlbefindens und ist im Erstkontakt nicht nachweisbar.</w:t>
      </w:r>
      <w:r>
        <w:t xml:space="preserve">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(die explizite, transparente Präferenzangabe) zeigt dabei die stärkste Wirkung: T1 (Präferenzbildung und Autonomie) erreicht mit M = 3.94 den höchsten Teilfragen-Wert, getragen vom Kompetenz- (M = 3.98) und Selbstbestimmungserleben (M = 3.81).</w:t>
      </w:r>
    </w:p>
    <w:p w14:paraId="7D0656AE" w14:textId="77777777" w:rsidR="009E3789" w:rsidRDefault="00000000">
      <w:pPr>
        <w:spacing w:after="160" w:line="360" w:lineRule="auto"/>
      </w:pPr>
      <w:r>
        <w:t>Als Antwort auf die Forschungsfrage lässt sich damit formulieren: Wenige, verständliche Stellschrauben (Themenwahl, Sendungslänge, Stimm- und Stilpräferenzen)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773852E9" w14:textId="77777777" w:rsidR="009E3789" w:rsidRDefault="00000000">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w:t>
      </w:r>
      <w:r>
        <w:lastRenderedPageBreak/>
        <w:t>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6D19EAB" w14:textId="77777777" w:rsidR="009E3789" w:rsidRDefault="00000000">
      <w:pPr>
        <w:pStyle w:val="berschrift2"/>
      </w:pPr>
      <w:bookmarkStart w:id="111" w:name="_Toc232525831"/>
      <w:r>
        <w:t>10.2  Diskussion der Machbarkeit</w:t>
      </w:r>
      <w:bookmarkEnd w:id="111"/>
    </w:p>
    <w:p w14:paraId="72C0E0DB" w14:textId="7F570F01"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Rückblickend wäre ein früheres Investment in Übergänge und Abmischung die wichtigste Architekturkorrektur.</w:t>
      </w:r>
    </w:p>
    <w:p w14:paraId="6C7F307C" w14:textId="49E7A09C"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Im auditiven Format ist das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6673F9DC"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w:t>
      </w:r>
      <w:r>
        <w:lastRenderedPageBreak/>
        <w:t>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A454DA8" w14:textId="77777777" w:rsidR="009E3789" w:rsidRDefault="00000000">
      <w:pPr>
        <w:pStyle w:val="berschrift2"/>
      </w:pPr>
      <w:bookmarkStart w:id="112" w:name="_Toc232525832"/>
      <w:r>
        <w:t>10.3  Diskussion der Usability und Akzeptanz</w:t>
      </w:r>
      <w:bookmarkEnd w:id="112"/>
    </w:p>
    <w:p w14:paraId="1FC0EC9E" w14:textId="77777777" w:rsidR="009E3789" w:rsidRDefault="00000000">
      <w:pPr>
        <w:spacing w:after="160" w:line="360" w:lineRule="auto"/>
      </w:pPr>
      <w:r>
        <w:t>Usability und Akzeptanz bilden den stärksten Validierungsstrang. Der adaptierte Bedienbarkeits-Index von 82.5 liegt (mit dem Vorbehalt der Adaption) im «excellent»-Bereich (vgl. Abschnitt 9.2);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(kein Endlosstrom, bewusst gesetzter Abschluss) nicht als Bevormundung, sondern als Qualität wahrgenommen werden.</w:t>
      </w:r>
    </w:p>
    <w:p w14:paraId="474220EC" w14:textId="56095544" w:rsidR="009E3789" w:rsidRDefault="00000000">
      <w:pPr>
        <w:spacing w:after="160" w:line="360" w:lineRule="auto"/>
      </w:pPr>
      <w:r>
        <w:t>Differenzierter fällt das Bild bei der Themenwahl aus: Sie gefällt (M = 3.80), wird aber als zu grob erlebt.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4EF5C810" w14:textId="3F18EE51" w:rsidR="009E3789" w:rsidRDefault="00000000">
      <w:pPr>
        <w:spacing w:after="160" w:line="360" w:lineRule="auto"/>
      </w:pPr>
      <w:r>
        <w:t xml:space="preserve">Jenseits der Bedienbarkeit zeigt sich die Grenze der Akzeptanz: Die Absicht zur regelmässigen Nutzung bleibt verhalten (M = 3.20), die Weiternutzungsfrage ist gespalten (14 zu 11), und als Gründe dagegen dominieren grundsätzliche KI-Skepsis und die fehlende native App. Beides sind Faktoren, die ausserhalb der Bedienoberfläche liegen. Usability ist damit eine notwendige, aber keine hinreichende Bedingung für </w:t>
      </w:r>
      <w:r>
        <w:lastRenderedPageBreak/>
        <w:t>Akzeptanz. Der explorative Befund, dass News-Affinität der stärkste Akzeptanztreiber ist (vgl. Abschnitt 9.5), deutet zugleich an, bei welcher Zielgruppe ein solches Angebot zuerst anschlussfähig ist.</w:t>
      </w:r>
    </w:p>
    <w:p w14:paraId="4608EED8" w14:textId="77777777" w:rsidR="009E3789" w:rsidRDefault="00000000">
      <w:pPr>
        <w:pStyle w:val="berschrift2"/>
      </w:pPr>
      <w:bookmarkStart w:id="113" w:name="_Toc232525833"/>
      <w:r>
        <w:t>10.4  Diskussion der Wirkung</w:t>
      </w:r>
      <w:bookmarkEnd w:id="113"/>
    </w:p>
    <w:p w14:paraId="5FBFB6EC" w14:textId="77777777" w:rsidR="009E3789" w:rsidRDefault="00000000">
      <w:pPr>
        <w:spacing w:after="160" w:line="360" w:lineRule="auto"/>
      </w:pPr>
      <w:r>
        <w:t>Gemessen am theoretischen Rahmen aus Abschnitt 2.3 adressiert Attune die SDT-Grundbedürfnisse selektiv, aber gezielt: Kompetenz (M = 3.98) und Selbstbestimmung (M = 3.81) erreichen die höchsten Wirkungswerte,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58D96F7F" w14:textId="2A2D69F7"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Das ist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Erlebte Kontrolle ist demnach kein Zusatzmerkmal, sondern ein Kern der Akzeptanz.</w:t>
      </w:r>
    </w:p>
    <w:p w14:paraId="28974D54" w14:textId="2B4704D2"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Das ist plausibel, weil im Erstkontakt Neuheit und Bewertungssituation dominieren. Hypothesengenerierend gelesen wirkt der bereits in Abschnitt 10.1 berichtete Kontrastbefund (+0.82 bei den von Plattformen «festgehaltenen» Personen) weniger als </w:t>
      </w:r>
      <w:r>
        <w:lastRenderedPageBreak/>
        <w:t>absolute Verbesserung, denn als erlebbare Kontrasterfahrung zur gewohnten Plattformlogik.</w:t>
      </w:r>
    </w:p>
    <w:p w14:paraId="4F7E6276" w14:textId="77777777" w:rsidR="009E3789" w:rsidRDefault="00000000">
      <w:pPr>
        <w:pStyle w:val="berschrift2"/>
      </w:pPr>
      <w:bookmarkStart w:id="114" w:name="_Toc232525834"/>
      <w:r>
        <w:t>10.5  Implikationen für Design und Praxis</w:t>
      </w:r>
      <w:bookmarkEnd w:id="114"/>
    </w:p>
    <w:p w14:paraId="3E9425A1" w14:textId="77777777" w:rsidR="009E3789" w:rsidRDefault="00000000">
      <w:pPr>
        <w:spacing w:after="160" w:line="360" w:lineRule="auto"/>
      </w:pPr>
      <w:r>
        <w:t>Aus den Befunden lassen sich vier übertragbare Designprinzipien für wellbeing-orientierte Medienartefakte ableiten. Erstens die explizite Präferenzangabe über wenige, verständliche Stellschrauben: sie erzeugt das Autonomie- und Kompetenzerleben, das implizite Personalisierung gerade nicht vermittelt. Zweitens die definierte Session mit bewusst gesetztem Ende: sie wird nicht als Einschränkung, sondern als Qualität erlebt. Drittens Transparenz, die salient im Nutzungsfluss platziert ist: abrufbare, aber versteckte Erklärungen erreichen einen Grossteil der Nutzenden nicht. Viertens Diversität als expliziter Zielwert der Kuratierung anstelle von Engagement-Metriken. Keines dieser Prinzipien ist an das Medium Radio gebunden.</w:t>
      </w:r>
    </w:p>
    <w:p w14:paraId="54746662" w14:textId="77777777" w:rsidR="009E3789" w:rsidRDefault="00000000">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10888FBA" w14:textId="5E90A8D4" w:rsidR="009E3789" w:rsidRDefault="00000000">
      <w:pPr>
        <w:spacing w:after="160" w:line="360" w:lineRule="auto"/>
      </w:pPr>
      <w:r>
        <w:t>Für die Praxis (insbesondere für öffentlich-rechtliche oder werbefreie Anbieter)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Personalisierung und Datenschutz schliessen sich nicht aus. Der News-Affinitäts-Befund legt nahe, ein solches Angebot zunächst bei informationsorientierten Zielgruppen zu positionieren.</w:t>
      </w:r>
    </w:p>
    <w:p w14:paraId="61FE890B" w14:textId="77777777" w:rsidR="009E3789" w:rsidRDefault="00000000">
      <w:pPr>
        <w:pStyle w:val="berschrift2"/>
      </w:pPr>
      <w:bookmarkStart w:id="115" w:name="_Toc232525835"/>
      <w:r>
        <w:t>10.6  Limitationen</w:t>
      </w:r>
      <w:bookmarkEnd w:id="115"/>
    </w:p>
    <w:p w14:paraId="7CDC46DB" w14:textId="6EA9C439" w:rsidR="009E3789" w:rsidRDefault="00000000">
      <w:pPr>
        <w:spacing w:after="160" w:line="360" w:lineRule="auto"/>
      </w:pPr>
      <w:r>
        <w:t xml:space="preserve">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w:t>
      </w:r>
      <w:r>
        <w:lastRenderedPageBreak/>
        <w:t>möglich, und alle Wirkungsbefunde stehen unter dem Vorbehalt des Erstkontakt- und Neuheitseffekts. Es fehlt zudem ein Kontrollvergleich mit einem engagement-optimierten Referenzsystem. Die Teilfrage T2 misst die erlebte Bedürfnisgerechtigkeit der diversifizierten Auswahl, nicht ihre relative Überlegenheit gegenüber einer anderen Logik.</w:t>
      </w:r>
    </w:p>
    <w:p w14:paraId="299733ED"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28AFC206" w14:textId="77777777" w:rsidR="009E3789" w:rsidRDefault="00000000">
      <w:pPr>
        <w:pStyle w:val="berschrift2"/>
      </w:pPr>
      <w:bookmarkStart w:id="116" w:name="_Toc232525836"/>
      <w:r>
        <w:t>10.7  Übertragbarkeit auf andere Medienkontexte</w:t>
      </w:r>
      <w:bookmarkEnd w:id="116"/>
    </w:p>
    <w:p w14:paraId="79B3191F" w14:textId="77777777"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66D7BC43" w14:textId="01D9BE8A" w:rsidR="009E3789" w:rsidRDefault="00000000">
      <w:pPr>
        <w:spacing w:after="160" w:line="360" w:lineRule="auto"/>
      </w:pPr>
      <w:r>
        <w:t xml:space="preserve">Format-spezifisch bleiben dagegen drei Eigenschaften. Die auditive Lean-back-Modalität (das passive, rein hörende Konsumieren im Gegensatz zur aktiv steuernden «Lean-forward»-Nutzung)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w:t>
      </w:r>
      <w:r>
        <w:lastRenderedPageBreak/>
        <w:t>Ein solcher Kanal fehlt textbasierten Angeboten.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r>
        <w:br w:type="page"/>
      </w:r>
    </w:p>
    <w:p w14:paraId="7D5E35DF" w14:textId="77777777" w:rsidR="009E3789" w:rsidRDefault="00000000">
      <w:pPr>
        <w:pStyle w:val="berschrift1"/>
      </w:pPr>
      <w:bookmarkStart w:id="117" w:name="_Toc232525837"/>
      <w:r>
        <w:lastRenderedPageBreak/>
        <w:t>11  Fazit</w:t>
      </w:r>
      <w:bookmarkEnd w:id="117"/>
    </w:p>
    <w:p w14:paraId="22459C8E"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6393C6D4" w14:textId="77777777" w:rsidR="009E3789" w:rsidRDefault="00000000">
      <w:pPr>
        <w:pStyle w:val="berschrift2"/>
      </w:pPr>
      <w:bookmarkStart w:id="118" w:name="_Toc232525838"/>
      <w:r>
        <w:t>11.1  Zusammenfassung</w:t>
      </w:r>
      <w:bookmarkEnd w:id="118"/>
    </w:p>
    <w:p w14:paraId="373FABA7" w14:textId="77777777" w:rsidR="009E378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20A8EA14"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0B28D4E4" w14:textId="77777777" w:rsidR="009E3789" w:rsidRDefault="00000000">
      <w:pPr>
        <w:spacing w:after="160" w:line="360" w:lineRule="auto"/>
      </w:pPr>
      <w:r>
        <w:t xml:space="preserve">Die Forschungsfrage stellt eine Doppelbedingung an das Ergebnis. Für deren ersten Teil erlauben die Ergebnisse eine vorsichtig positive Antwort.</w:t>
      </w:r>
      <w:r>
        <w:t xml:space="preserve"> Die Machbarkeit ist aus Nutzersicht weitgehend belegt, die Bedienbarkeit übertrifft mit einem adaptierten Index von 82.5 das Erfolgskriterium deutlich, und alle vier Teilfragen liegen über der Skalenmitte; am stärksten wirkt mit dem Autonomie- und Kompetenzerleben genau der Mechanismus, der den Kern der Forschungsfrage bildet. </w:t>
      </w:r>
      <w:r>
        <w:t xml:space="preserve">Wenige, verständliche Stellschrauben genügen demnach in Kombination mit einer definierten Session und offengelegter Personalisierungslogik, damit ein vollautomatisiertes Medienangebot als bedürfnisgerecht und autonomieförderlich erlebt wird. </w:t>
      </w:r>
      <w:r>
        <w:t xml:space="preserve">Der zweite Teil der Doppelbedingung verlangt eine Förderung des Wohlbefindens und ist im Erstkontakt nicht nachweisbar. Der unmittelbar berichtete Wohlbefindens-Gewinn bleibt verhalten und liegt mit M = 3.37 für das Wohlbefinden und M = 3.00 für das Entspannungserleben auf beziehungsweise unter der Skalenmitte. Ob er sich mit der Gewöhnung einstellt, kann die einmalige Nutzung nicht zeigen.</w:t>
      </w:r>
      <w:r>
        <w:t xml:space="preserve">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387BD737" w14:textId="77777777" w:rsidR="009E3789" w:rsidRDefault="00000000">
      <w:pPr>
        <w:pStyle w:val="berschrift2"/>
      </w:pPr>
      <w:bookmarkStart w:id="119" w:name="_Toc232525839"/>
      <w:r>
        <w:t>11.2  Beitrag der Arbeit</w:t>
      </w:r>
      <w:bookmarkEnd w:id="119"/>
    </w:p>
    <w:p w14:paraId="01FC2F27" w14:textId="196F631E" w:rsidR="009E3789" w:rsidRDefault="00000000">
      <w:pPr>
        <w:spacing w:after="160" w:line="360" w:lineRule="auto"/>
      </w:pPr>
      <w:r>
        <w:t xml:space="preserve">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w:t>
      </w:r>
      <w:ins w:id="2005" w:author="Claude" w:date="2026-06-16T13:00:00Z">
        <w:r>
          <w:t xml:space="preserve"> Die Zuverlässigkeit aus Nutzersicht erreichte 88 Prozent fehlerfreie Durchläufe. Die in Abschnitt 8.5 gesetzte 95-Prozent-Schwelle wird damit knapp verfehlt. Die berichteten Störungen blieben geringfügig.</w:t>
        </w:r>
      </w:ins>
      <w:r>
        <w:t xml:space="preserve">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Sie lässt sich vollständig aus expliziten, jederzeit einsehbaren Präferenzangaben erzeugen und bleibt damit mit Datensparsamkeit und algorithmischer Souveränität vereinbar.</w:t>
      </w:r>
    </w:p>
    <w:p w14:paraId="42A99A4C" w14:textId="77777777" w:rsidR="009E3789" w:rsidRDefault="00000000">
      <w:pPr>
        <w:pStyle w:val="berschrift2"/>
      </w:pPr>
      <w:bookmarkStart w:id="120" w:name="_Toc232525840"/>
      <w:r>
        <w:t>11.3  Ausblick</w:t>
      </w:r>
      <w:bookmarkEnd w:id="120"/>
    </w:p>
    <w:p w14:paraId="7F91391D" w14:textId="77777777" w:rsidR="009E3789" w:rsidRDefault="00000000">
      <w:pPr>
        <w:spacing w:after="160" w:line="360" w:lineRule="auto"/>
      </w:pPr>
      <w:r>
        <w:t xml:space="preserve">Für die Forschung ergibt sich der nächste Schritt unmittelbar aus der zentralen Limitation: Ein Längsschnittformat mit wiederholter Nutzung müsste klären, ob die verhaltenen Wirkungsbefunde des Erstkontakts in Gewohnheitseffekte übergehen. </w:t>
      </w:r>
      <w:r>
        <w:lastRenderedPageBreak/>
        <w:t>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014906C6" w14:textId="77777777" w:rsidR="009E378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69958982"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r>
      <w:r>
        <w:br w:type="page"/>
      </w:r>
    </w:p>
    <w:p w14:paraId="28C9272E" w14:textId="77777777" w:rsidR="009E3789" w:rsidRDefault="00000000">
      <w:pPr>
        <w:pStyle w:val="berschrift1"/>
        <w:rPr>
          <w:lang w:val="en-US"/>
        </w:rPr>
      </w:pPr>
      <w:bookmarkStart w:id="121" w:name="_Toc232525841"/>
      <w:r>
        <w:rPr>
          <w:lang w:val="en-US"/>
        </w:rPr>
        <w:lastRenderedPageBreak/>
        <w:t>Literaturverzeichnis</w:t>
      </w:r>
      <w:bookmarkEnd w:id="121"/>
    </w:p>
    <w:p w14:paraId="47F0E4AE" w14:textId="77777777" w:rsidR="009E3789" w:rsidRDefault="00000000">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Science, 348</w:t>
      </w:r>
      <w:r>
        <w:rPr>
          <w:lang w:val="en-US"/>
        </w:rPr>
        <w:t>(6239), 1130–1132. https://doi.org/10.1126/science.aaa1160</w:t>
      </w:r>
    </w:p>
    <w:p w14:paraId="7F81C04C"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2FBB22B0"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392E962D"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Usability evaluation in industry</w:t>
      </w:r>
      <w:r>
        <w:rPr>
          <w:lang w:val="en-US"/>
        </w:rPr>
        <w:t xml:space="preserve"> (S. 189–194). Taylor &amp; Francis.</w:t>
      </w:r>
    </w:p>
    <w:p w14:paraId="4B4406D3" w14:textId="77777777" w:rsidR="009E3789"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Science and Engineering Ethics, 26</w:t>
      </w:r>
      <w:r>
        <w:rPr>
          <w:lang w:val="en-US"/>
        </w:rPr>
        <w:t>(4), 2313–2343. https://doi.org/10.1007/s11948-020-00175-8</w:t>
      </w:r>
    </w:p>
    <w:p w14:paraId="0BC6BBA0"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62189CF9" w14:textId="77777777" w:rsidR="009E3789" w:rsidRDefault="00000000">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654AF0F8"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070B453F"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566C2B9F"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r>
      <w:r>
        <w:rPr>
          <w:lang w:val="en-US"/>
        </w:rPr>
        <w:lastRenderedPageBreak/>
        <w:t xml:space="preserve">bubbles and echo chambers. </w:t>
      </w:r>
      <w:r>
        <w:rPr>
          <w:i/>
          <w:iCs/>
          <w:lang w:val="en-US"/>
        </w:rPr>
        <w:t>British Journal of Social Psychology, 58</w:t>
      </w:r>
      <w:r>
        <w:rPr>
          <w:lang w:val="en-US"/>
        </w:rPr>
        <w:t>(1), 129–149. https://doi.org/10.1111/bjso.12286</w:t>
      </w:r>
    </w:p>
    <w:p w14:paraId="0ED25346"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35D1561C"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3AE1340F"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6C96ECA7"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7501AE43" w14:textId="77777777" w:rsidR="009E3789" w:rsidRDefault="00000000">
      <w:pPr>
        <w:spacing w:after="120" w:line="360" w:lineRule="auto"/>
        <w:ind w:left="720" w:hanging="720"/>
        <w:rPr>
          <w:lang w:val="en-US"/>
        </w:rPr>
      </w:pPr>
      <w:r>
        <w:rPr>
          <w:lang w:val="en-US"/>
        </w:rPr>
        <w:t xml:space="preserve">Hevner, A. R. (2007). A three cycle view of design science research. </w:t>
      </w:r>
      <w:r>
        <w:rPr>
          <w:i/>
          <w:iCs/>
          <w:lang w:val="en-US"/>
        </w:rPr>
        <w:t>Scandinavian Journal of Information Systems, 19</w:t>
      </w:r>
      <w:r>
        <w:rPr>
          <w:lang w:val="en-US"/>
        </w:rPr>
        <w:t>(2), 87–92.</w:t>
      </w:r>
    </w:p>
    <w:p w14:paraId="5C873A3F"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4AD2711B" w14:textId="77777777" w:rsidR="009E3789"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Public Opinion Quarterly, 37</w:t>
      </w:r>
      <w:r>
        <w:rPr>
          <w:lang w:val="en-US"/>
        </w:rPr>
        <w:t>(4), 509–523. https://doi.org/10.1086/268109</w:t>
      </w:r>
    </w:p>
    <w:p w14:paraId="0649FA12" w14:textId="77777777" w:rsidR="009E3789" w:rsidRDefault="00000000">
      <w:pPr>
        <w:spacing w:after="120" w:line="360" w:lineRule="auto"/>
        <w:ind w:left="720" w:hanging="720"/>
        <w:rPr>
          <w:lang w:val="en-US"/>
        </w:rPr>
      </w:pPr>
      <w:r>
        <w:rPr>
          <w:lang w:val="en-US"/>
        </w:rPr>
        <w:t xml:space="preserve">Kunaver, M., &amp; Požrl, T. (2017). Diversity in recommender systems – A survey. </w:t>
      </w:r>
      <w:r>
        <w:rPr>
          <w:i/>
          <w:iCs/>
          <w:lang w:val="en-US"/>
        </w:rPr>
        <w:t>Knowledge-Based Systems, 123</w:t>
      </w:r>
      <w:r>
        <w:rPr>
          <w:lang w:val="en-US"/>
        </w:rPr>
        <w:t>, 154–162. https://doi.org/10.1016/j.knosys.2017.02.009</w:t>
      </w:r>
    </w:p>
    <w:p w14:paraId="5F0B2F2C"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4B1D9263"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4885ACEA"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4B477BC0" w14:textId="77777777" w:rsidR="009E3789"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AI &amp; Society, 35</w:t>
      </w:r>
      <w:r>
        <w:rPr>
          <w:lang w:val="en-US"/>
        </w:rPr>
        <w:t>, 957–967. https://doi.org/10.1007/s00146-020-00950-y</w:t>
      </w:r>
    </w:p>
    <w:p w14:paraId="1063606D"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4F76E9BF"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1FF22E6A" w14:textId="77777777" w:rsidR="009E3789" w:rsidRDefault="00000000">
      <w:pPr>
        <w:spacing w:after="120" w:line="360" w:lineRule="auto"/>
        <w:ind w:left="720" w:hanging="720"/>
        <w:rPr>
          <w:lang w:val="en-US"/>
        </w:rPr>
      </w:pPr>
      <w:r>
        <w:t xml:space="preserve">Nguyen, T. T., Hui, P.-M., Harper, F. M., Terveen, L., &amp; Konstan,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28EB4CCF"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65EE72CB"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07B6CE89" w14:textId="77777777" w:rsidR="009E3789"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0B1E09C2" w14:textId="77777777" w:rsidR="009E3789"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Multimodal Technologies and Interaction, 4</w:t>
      </w:r>
      <w:r>
        <w:rPr>
          <w:lang w:val="en-US"/>
        </w:rPr>
        <w:t>(3), 40. https://doi.org/10.3390/mti4030040</w:t>
      </w:r>
    </w:p>
    <w:p w14:paraId="1A68FC7E" w14:textId="77777777" w:rsidR="009E3789" w:rsidRDefault="00000000">
      <w:pPr>
        <w:spacing w:after="120" w:line="360" w:lineRule="auto"/>
        <w:ind w:left="720" w:hanging="720"/>
        <w:rPr>
          <w:lang w:val="en-US"/>
        </w:rPr>
      </w:pPr>
      <w:r>
        <w:rPr>
          <w:lang w:val="en-US"/>
        </w:rPr>
        <w:lastRenderedPageBreak/>
        <w:t xml:space="preserve">Peters, D., Calvo, R. A., &amp; Ryan, R. M. (2018). Designing for motivation, engagement and wellbeing in digital experience. </w:t>
      </w:r>
      <w:r>
        <w:rPr>
          <w:i/>
          <w:iCs/>
          <w:lang w:val="en-US"/>
        </w:rPr>
        <w:t>Frontiers in Psychology, 9</w:t>
      </w:r>
      <w:r>
        <w:rPr>
          <w:lang w:val="en-US"/>
        </w:rPr>
        <w:t>, 797. https://doi.org/10.3389/fpsyg.2018.00797</w:t>
      </w:r>
    </w:p>
    <w:p w14:paraId="48AB3D46" w14:textId="77777777" w:rsidR="009E3789"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Social Media + Society, 6</w:t>
      </w:r>
      <w:r>
        <w:rPr>
          <w:lang w:val="en-US"/>
        </w:rPr>
        <w:t>(2), 1–12. https://doi.org/10.1177/2056305120915613</w:t>
      </w:r>
    </w:p>
    <w:p w14:paraId="6C5A758D" w14:textId="77777777" w:rsidR="009E3789" w:rsidRDefault="00000000">
      <w:pPr>
        <w:spacing w:after="120" w:line="360" w:lineRule="auto"/>
        <w:ind w:left="720" w:hanging="720"/>
      </w:pPr>
      <w:r>
        <w:rPr>
          <w:lang w:val="en-US"/>
        </w:rPr>
        <w:t xml:space="preserve">Ricci, F., Rokach, L., &amp; Shapira, B. (Hrsg.). </w:t>
      </w:r>
      <w:r>
        <w:t xml:space="preserve">(2015). </w:t>
      </w:r>
      <w:r>
        <w:rPr>
          <w:i/>
          <w:iCs/>
        </w:rPr>
        <w:t>Recommender systems handbook</w:t>
      </w:r>
      <w:r>
        <w:t xml:space="preserve"> (2. Auflage). Springer. https://doi.org/10.1007/978-1-4899-7637-6</w:t>
      </w:r>
    </w:p>
    <w:p w14:paraId="655C9B3B" w14:textId="77777777" w:rsidR="009E3789" w:rsidRDefault="00000000">
      <w:pPr>
        <w:spacing w:after="120" w:line="360" w:lineRule="auto"/>
        <w:ind w:left="720" w:hanging="720"/>
        <w:rPr>
          <w:lang w:val="en-US"/>
        </w:rPr>
      </w:pPr>
      <w:r w:rsidRPr="00754ED7">
        <w:rPr>
          <w:lang w:val="en-US"/>
        </w:rPr>
        <w:t xml:space="preserve">Ryan, R. M., &amp; Deci, E. L. (2000). </w:t>
      </w:r>
      <w:r>
        <w:rPr>
          <w:lang w:val="en-US"/>
        </w:rPr>
        <w:t xml:space="preserve">Self-determination theory and the facilitation of intrinsic motivation, social development, and well-being. </w:t>
      </w:r>
      <w:r>
        <w:rPr>
          <w:i/>
          <w:iCs/>
          <w:lang w:val="en-US"/>
        </w:rPr>
        <w:t>American Psychologist, 55</w:t>
      </w:r>
      <w:r>
        <w:rPr>
          <w:lang w:val="en-US"/>
        </w:rPr>
        <w:t>(1), 68–78. https://doi.org/10.1037/0003-066X.55.1.68</w:t>
      </w:r>
    </w:p>
    <w:p w14:paraId="2CBC0DC3"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4568B7D3" w14:textId="77777777" w:rsidR="009E3789" w:rsidRDefault="00000000">
      <w:pPr>
        <w:spacing w:after="120" w:line="360" w:lineRule="auto"/>
        <w:ind w:left="720" w:hanging="720"/>
        <w:rPr>
          <w:lang w:val="en-US"/>
        </w:rPr>
      </w:pPr>
      <w:r w:rsidRPr="00D13B22">
        <w:t xml:space="preserve">Vanden Abeele, M. M. P. (2021). </w:t>
      </w:r>
      <w:r>
        <w:rPr>
          <w:lang w:val="en-US"/>
        </w:rPr>
        <w:t xml:space="preserve">Digital wellbeing as a dynamic construct. </w:t>
      </w:r>
      <w:r>
        <w:rPr>
          <w:i/>
          <w:iCs/>
          <w:lang w:val="en-US"/>
        </w:rPr>
        <w:t>Communication Theory, 31</w:t>
      </w:r>
      <w:r>
        <w:rPr>
          <w:lang w:val="en-US"/>
        </w:rPr>
        <w:t>(4), 932–955. https://doi.org/10.1093/ct/qtaa024</w:t>
      </w:r>
    </w:p>
    <w:p w14:paraId="5D60E627"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696A5177"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2EC42044" w14:textId="77777777" w:rsidR="009E3789"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3516A8F8"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415D0AE2"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2977634F"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r>
        <w:t>PublicAffairs.</w:t>
      </w:r>
      <w:r>
        <w:br w:type="page"/>
      </w:r>
    </w:p>
    <w:p w14:paraId="6429940E" w14:textId="77777777" w:rsidR="009E3789" w:rsidRDefault="00000000">
      <w:pPr>
        <w:pStyle w:val="berschrift1"/>
      </w:pPr>
      <w:bookmarkStart w:id="122" w:name="_Toc232525842"/>
      <w:r>
        <w:lastRenderedPageBreak/>
        <w:t>Wahrheitserklärung</w:t>
      </w:r>
      <w:bookmarkEnd w:id="122"/>
    </w:p>
    <w:p w14:paraId="2A21CC6E"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6DAC6EA7" w14:textId="77777777" w:rsidR="009E3789" w:rsidRDefault="00000000">
      <w:pPr>
        <w:spacing w:after="160" w:line="360" w:lineRule="auto"/>
      </w:pPr>
      <w:r>
        <w:t>Ort, Datum: Winterthur, 17. Juni 2026</w:t>
      </w:r>
    </w:p>
    <w:p w14:paraId="0B1DDC94"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13A3E06D" w14:textId="77777777" w:rsidR="009E3789" w:rsidRDefault="00000000">
      <w:pPr>
        <w:spacing w:after="160" w:line="360" w:lineRule="auto"/>
      </w:pPr>
      <w:r>
        <w:t xml:space="preserve"> Michael Möckli</w:t>
      </w:r>
      <w:r>
        <w:br w:type="page"/>
      </w:r>
    </w:p>
    <w:p w14:paraId="10E57417" w14:textId="77777777" w:rsidR="009E3789" w:rsidRDefault="00000000">
      <w:pPr>
        <w:pStyle w:val="berschrift1"/>
      </w:pPr>
      <w:bookmarkStart w:id="123" w:name="_Toc232525843"/>
      <w:r>
        <w:lastRenderedPageBreak/>
        <w:t>Erklärung zur Nutzung künstlicher Intelligenz</w:t>
      </w:r>
      <w:bookmarkEnd w:id="123"/>
    </w:p>
    <w:p w14:paraId="4DA35C90"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0F22E1B9" w14:textId="1BB20993" w:rsidR="009E3789" w:rsidRDefault="00000000">
      <w:pPr>
        <w:spacing w:after="160" w:line="360" w:lineRule="auto"/>
      </w:pPr>
      <w:r>
        <w:t>Literaturrecherche:</w:t>
      </w:r>
      <w:r w:rsidR="00616FB7">
        <w:t xml:space="preserve"> </w:t>
      </w:r>
      <w:r>
        <w:t>Claude (Anthropic) wurde zur Query-Expansion, zur Erschliessung angrenzender Theoriefelder und zur direkten Quellensuche eingesetzt. Mehrere in dieser Arbeit zitierte Quellen gehen auf Vorschläge von Claude zurück. Jede vorgeschlagene Quelle wurde anschliessend in Swisscovery, im Verlagskatalog oder über den Digital Object Identifier verifiziert und als Originaldokument bezogen (Abschnitt 5.1).</w:t>
      </w:r>
    </w:p>
    <w:p w14:paraId="483A2EC7" w14:textId="77777777" w:rsidR="009E378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7B216773"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4B8A9AD7" w14:textId="77777777" w:rsidR="009E378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6BA07" w14:textId="77777777" w:rsidR="001160CF" w:rsidRDefault="001160CF">
      <w:r>
        <w:separator/>
      </w:r>
    </w:p>
  </w:endnote>
  <w:endnote w:type="continuationSeparator" w:id="0">
    <w:p w14:paraId="1C014C24" w14:textId="77777777" w:rsidR="001160CF" w:rsidRDefault="00116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3445"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07F"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CDAA"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694C2" w14:textId="77777777" w:rsidR="001160CF" w:rsidRDefault="001160CF">
      <w:r>
        <w:separator/>
      </w:r>
    </w:p>
  </w:footnote>
  <w:footnote w:type="continuationSeparator" w:id="0">
    <w:p w14:paraId="4D7BCC36" w14:textId="77777777" w:rsidR="001160CF" w:rsidRDefault="00116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CC9A"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35B1"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287B5"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052464"/>
    <w:rsid w:val="000A6AE9"/>
    <w:rsid w:val="000E480B"/>
    <w:rsid w:val="000F2631"/>
    <w:rsid w:val="000F48CF"/>
    <w:rsid w:val="001160CF"/>
    <w:rsid w:val="002019B5"/>
    <w:rsid w:val="002303AD"/>
    <w:rsid w:val="00287409"/>
    <w:rsid w:val="00376417"/>
    <w:rsid w:val="00491BA5"/>
    <w:rsid w:val="004C07A0"/>
    <w:rsid w:val="005024E9"/>
    <w:rsid w:val="00504288"/>
    <w:rsid w:val="0051343B"/>
    <w:rsid w:val="00616FB7"/>
    <w:rsid w:val="00667BEB"/>
    <w:rsid w:val="006F3EE6"/>
    <w:rsid w:val="00754ED7"/>
    <w:rsid w:val="00772779"/>
    <w:rsid w:val="007B6ACF"/>
    <w:rsid w:val="009E3789"/>
    <w:rsid w:val="00D13B22"/>
    <w:rsid w:val="00E13E7D"/>
    <w:rsid w:val="00E154FE"/>
    <w:rsid w:val="00E91BAB"/>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445C"/>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22303</Words>
  <Characters>140514</Characters>
  <Application>Microsoft Office Word</Application>
  <DocSecurity>0</DocSecurity>
  <Lines>1170</Lines>
  <Paragraphs>324</Paragraphs>
  <ScaleCrop>false</ScaleCrop>
  <Company/>
  <LinksUpToDate>false</LinksUpToDate>
  <CharactersWithSpaces>162493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18</cp:revision>
  <dcterms:created xsi:type="dcterms:W3CDTF">2026-04-25T15:59:00Z</dcterms:created>
  <dcterms:modified xsi:type="dcterms:W3CDTF">2026-06-16T16:09:00Z</dcterms:modified>
  <dc:language>en-US</dc:language>
</cp:coreProperties>
</file>