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369131"/>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77777777" w:rsidR="009E378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369132"/>
      <w:r>
        <w:lastRenderedPageBreak/>
        <w:t>Inhaltsverzeichnis</w:t>
      </w:r>
      <w:bookmarkEnd w:id="1"/>
    </w:p>
    <w:sdt>
      <w:sdtPr>
        <w:id w:val="-1923638116"/>
        <w:docPartObj>
          <w:docPartGallery w:val="Table of Contents"/>
          <w:docPartUnique/>
        </w:docPartObj>
      </w:sdtPr>
      <w:sdtContent>
        <w:p w14:paraId="489D9EB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369131">
            <w:r>
              <w:rPr>
                <w:rStyle w:val="IndexLink"/>
                <w:webHidden/>
              </w:rPr>
              <w:t>Management Summary</w:t>
            </w:r>
            <w:r>
              <w:rPr>
                <w:rStyle w:val="IndexLink"/>
              </w:rPr>
              <w:tab/>
            </w:r>
            <w:r>
              <w:rPr>
                <w:webHidden/>
              </w:rPr>
              <w:fldChar w:fldCharType="begin"/>
            </w:r>
            <w:r>
              <w:rPr>
                <w:webHidden/>
              </w:rPr>
              <w:instrText>PAGEREF _Toc232369131 \h</w:instrText>
            </w:r>
            <w:r>
              <w:rPr>
                <w:webHidden/>
              </w:rPr>
            </w:r>
            <w:r>
              <w:rPr>
                <w:webHidden/>
              </w:rPr>
              <w:fldChar w:fldCharType="separate"/>
            </w:r>
            <w:r>
              <w:rPr>
                <w:rStyle w:val="IndexLink"/>
                <w:rFonts w:eastAsiaTheme="minorEastAsia" w:cstheme="minorBidi"/>
                <w:kern w:val="2"/>
                <w14:ligatures w14:val="standardContextual"/>
              </w:rPr>
              <w:t>2</w:t>
            </w:r>
            <w:r>
              <w:rPr>
                <w:webHidden/>
              </w:rPr>
              <w:fldChar w:fldCharType="end"/>
            </w:r>
          </w:hyperlink>
        </w:p>
        <w:p w14:paraId="61DEFCD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2">
            <w:r>
              <w:rPr>
                <w:rStyle w:val="IndexLink"/>
                <w:webHidden/>
              </w:rPr>
              <w:t>Inhaltsverzeichnis</w:t>
            </w:r>
            <w:r>
              <w:rPr>
                <w:rStyle w:val="IndexLink"/>
              </w:rPr>
              <w:tab/>
            </w:r>
            <w:r>
              <w:rPr>
                <w:webHidden/>
              </w:rPr>
              <w:fldChar w:fldCharType="begin"/>
            </w:r>
            <w:r>
              <w:rPr>
                <w:webHidden/>
              </w:rPr>
              <w:instrText>PAGEREF _Toc232369132 \h</w:instrText>
            </w:r>
            <w:r>
              <w:rPr>
                <w:webHidden/>
              </w:rPr>
            </w:r>
            <w:r>
              <w:rPr>
                <w:webHidden/>
              </w:rPr>
              <w:fldChar w:fldCharType="separate"/>
            </w:r>
            <w:r>
              <w:rPr>
                <w:rStyle w:val="IndexLink"/>
                <w:rFonts w:eastAsiaTheme="minorEastAsia" w:cstheme="minorBidi"/>
                <w:kern w:val="2"/>
                <w14:ligatures w14:val="standardContextual"/>
              </w:rPr>
              <w:t>4</w:t>
            </w:r>
            <w:r>
              <w:rPr>
                <w:webHidden/>
              </w:rPr>
              <w:fldChar w:fldCharType="end"/>
            </w:r>
          </w:hyperlink>
        </w:p>
        <w:p w14:paraId="4297AC7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3">
            <w:r>
              <w:rPr>
                <w:rStyle w:val="IndexLink"/>
                <w:webHidden/>
              </w:rPr>
              <w:t>Abbildungsverzeichnis</w:t>
            </w:r>
            <w:r>
              <w:rPr>
                <w:rStyle w:val="IndexLink"/>
              </w:rPr>
              <w:tab/>
            </w:r>
            <w:r>
              <w:rPr>
                <w:webHidden/>
              </w:rPr>
              <w:fldChar w:fldCharType="begin"/>
            </w:r>
            <w:r>
              <w:rPr>
                <w:webHidden/>
              </w:rPr>
              <w:instrText>PAGEREF _Toc232369133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4FBF0BB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4">
            <w:r>
              <w:rPr>
                <w:rStyle w:val="IndexLink"/>
                <w:webHidden/>
              </w:rPr>
              <w:t>Tabellenverzeichnis</w:t>
            </w:r>
            <w:r>
              <w:rPr>
                <w:rStyle w:val="IndexLink"/>
              </w:rPr>
              <w:tab/>
            </w:r>
            <w:r>
              <w:rPr>
                <w:webHidden/>
              </w:rPr>
              <w:fldChar w:fldCharType="begin"/>
            </w:r>
            <w:r>
              <w:rPr>
                <w:webHidden/>
              </w:rPr>
              <w:instrText>PAGEREF _Toc232369134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6F31732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5">
            <w:r>
              <w:rPr>
                <w:rStyle w:val="IndexLink"/>
                <w:webHidden/>
              </w:rPr>
              <w:t>Abkürzungsverzeichnis</w:t>
            </w:r>
            <w:r>
              <w:rPr>
                <w:rStyle w:val="IndexLink"/>
              </w:rPr>
              <w:tab/>
            </w:r>
            <w:r>
              <w:rPr>
                <w:webHidden/>
              </w:rPr>
              <w:fldChar w:fldCharType="begin"/>
            </w:r>
            <w:r>
              <w:rPr>
                <w:webHidden/>
              </w:rPr>
              <w:instrText>PAGEREF _Toc232369135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571C5D5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6">
            <w:r>
              <w:rPr>
                <w:rStyle w:val="IndexLink"/>
                <w:webHidden/>
              </w:rPr>
              <w:t>1  Motivation</w:t>
            </w:r>
            <w:r>
              <w:rPr>
                <w:rStyle w:val="IndexLink"/>
              </w:rPr>
              <w:tab/>
            </w:r>
            <w:r>
              <w:rPr>
                <w:webHidden/>
              </w:rPr>
              <w:fldChar w:fldCharType="begin"/>
            </w:r>
            <w:r>
              <w:rPr>
                <w:webHidden/>
              </w:rPr>
              <w:instrText>PAGEREF _Toc232369136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7634A97D"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7">
            <w:r>
              <w:rPr>
                <w:rStyle w:val="IndexLink"/>
                <w:webHidden/>
              </w:rPr>
              <w:t>1.1  Das Spannungsfeld zwischen Nutzer und Anbieter</w:t>
            </w:r>
            <w:r>
              <w:rPr>
                <w:rStyle w:val="IndexLink"/>
              </w:rPr>
              <w:tab/>
            </w:r>
            <w:r>
              <w:rPr>
                <w:webHidden/>
              </w:rPr>
              <w:fldChar w:fldCharType="begin"/>
            </w:r>
            <w:r>
              <w:rPr>
                <w:webHidden/>
              </w:rPr>
              <w:instrText>PAGEREF _Toc232369137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5D5722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8">
            <w:r>
              <w:rPr>
                <w:rStyle w:val="IndexLink"/>
                <w:webHidden/>
              </w:rPr>
              <w:t>1.2  Das Geschäftsmodell der Aufmerksamkeitsökonomie</w:t>
            </w:r>
            <w:r>
              <w:rPr>
                <w:rStyle w:val="IndexLink"/>
              </w:rPr>
              <w:tab/>
            </w:r>
            <w:r>
              <w:rPr>
                <w:webHidden/>
              </w:rPr>
              <w:fldChar w:fldCharType="begin"/>
            </w:r>
            <w:r>
              <w:rPr>
                <w:webHidden/>
              </w:rPr>
              <w:instrText>PAGEREF _Toc232369138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72C1966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9">
            <w:r>
              <w:rPr>
                <w:rStyle w:val="IndexLink"/>
                <w:webHidden/>
              </w:rPr>
              <w:t>1.3  Manipulative Designmuster</w:t>
            </w:r>
            <w:r>
              <w:rPr>
                <w:rStyle w:val="IndexLink"/>
              </w:rPr>
              <w:tab/>
            </w:r>
            <w:r>
              <w:rPr>
                <w:webHidden/>
              </w:rPr>
              <w:fldChar w:fldCharType="begin"/>
            </w:r>
            <w:r>
              <w:rPr>
                <w:webHidden/>
              </w:rPr>
              <w:instrText>PAGEREF _Toc232369139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07B3ACD0"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0">
            <w:r>
              <w:rPr>
                <w:rStyle w:val="IndexLink"/>
                <w:webHidden/>
              </w:rPr>
              <w:t>1.4  Filterblasen, Echokammern und Polarisierung</w:t>
            </w:r>
            <w:r>
              <w:rPr>
                <w:rStyle w:val="IndexLink"/>
              </w:rPr>
              <w:tab/>
            </w:r>
            <w:r>
              <w:rPr>
                <w:webHidden/>
              </w:rPr>
              <w:fldChar w:fldCharType="begin"/>
            </w:r>
            <w:r>
              <w:rPr>
                <w:webHidden/>
              </w:rPr>
              <w:instrText>PAGEREF _Toc232369140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12F94E7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1">
            <w:r>
              <w:rPr>
                <w:rStyle w:val="IndexLink"/>
                <w:webHidden/>
              </w:rPr>
              <w:t>1.5  Psychisches Wohlbefinden und Suchtverhalten</w:t>
            </w:r>
            <w:r>
              <w:rPr>
                <w:rStyle w:val="IndexLink"/>
              </w:rPr>
              <w:tab/>
            </w:r>
            <w:r>
              <w:rPr>
                <w:webHidden/>
              </w:rPr>
              <w:fldChar w:fldCharType="begin"/>
            </w:r>
            <w:r>
              <w:rPr>
                <w:webHidden/>
              </w:rPr>
              <w:instrText>PAGEREF _Toc232369141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014376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2">
            <w:r>
              <w:rPr>
                <w:rStyle w:val="IndexLink"/>
                <w:webHidden/>
              </w:rPr>
              <w:t>1.6  Verlust der Nutzerautonomie</w:t>
            </w:r>
            <w:r>
              <w:rPr>
                <w:rStyle w:val="IndexLink"/>
              </w:rPr>
              <w:tab/>
            </w:r>
            <w:r>
              <w:rPr>
                <w:webHidden/>
              </w:rPr>
              <w:fldChar w:fldCharType="begin"/>
            </w:r>
            <w:r>
              <w:rPr>
                <w:webHidden/>
              </w:rPr>
              <w:instrText>PAGEREF _Toc232369142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1413EC1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3">
            <w:r>
              <w:rPr>
                <w:rStyle w:val="IndexLink"/>
                <w:webHidden/>
              </w:rPr>
              <w:t>1.7  Zwischenfazit: Der Kern des Problems</w:t>
            </w:r>
            <w:r>
              <w:rPr>
                <w:rStyle w:val="IndexLink"/>
              </w:rPr>
              <w:tab/>
            </w:r>
            <w:r>
              <w:rPr>
                <w:webHidden/>
              </w:rPr>
              <w:fldChar w:fldCharType="begin"/>
            </w:r>
            <w:r>
              <w:rPr>
                <w:webHidden/>
              </w:rPr>
              <w:instrText>PAGEREF _Toc232369143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5B5530B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44">
            <w:r>
              <w:rPr>
                <w:rStyle w:val="IndexLink"/>
                <w:webHidden/>
              </w:rPr>
              <w:t>2  Background</w:t>
            </w:r>
            <w:r>
              <w:rPr>
                <w:rStyle w:val="IndexLink"/>
              </w:rPr>
              <w:tab/>
            </w:r>
            <w:r>
              <w:rPr>
                <w:webHidden/>
              </w:rPr>
              <w:fldChar w:fldCharType="begin"/>
            </w:r>
            <w:r>
              <w:rPr>
                <w:webHidden/>
              </w:rPr>
              <w:instrText>PAGEREF _Toc232369144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6E3B5D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5">
            <w:r>
              <w:rPr>
                <w:rStyle w:val="IndexLink"/>
                <w:webHidden/>
              </w:rPr>
              <w:t>2.1  Bedürfnisse und Motivationen der Akteure</w:t>
            </w:r>
            <w:r>
              <w:rPr>
                <w:rStyle w:val="IndexLink"/>
              </w:rPr>
              <w:tab/>
            </w:r>
            <w:r>
              <w:rPr>
                <w:webHidden/>
              </w:rPr>
              <w:fldChar w:fldCharType="begin"/>
            </w:r>
            <w:r>
              <w:rPr>
                <w:webHidden/>
              </w:rPr>
              <w:instrText>PAGEREF _Toc232369145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7679E92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6">
            <w:r>
              <w:rPr>
                <w:rStyle w:val="IndexLink"/>
                <w:webHidden/>
              </w:rPr>
              <w:t>2.1.1  Anbieterseite</w:t>
            </w:r>
            <w:r>
              <w:rPr>
                <w:rStyle w:val="IndexLink"/>
              </w:rPr>
              <w:tab/>
            </w:r>
            <w:r>
              <w:rPr>
                <w:webHidden/>
              </w:rPr>
              <w:fldChar w:fldCharType="begin"/>
            </w:r>
            <w:r>
              <w:rPr>
                <w:webHidden/>
              </w:rPr>
              <w:instrText>PAGEREF _Toc232369146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3DF2E0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7">
            <w:r>
              <w:rPr>
                <w:rStyle w:val="IndexLink"/>
                <w:webHidden/>
              </w:rPr>
              <w:t>2.1.2  Nutzerseite</w:t>
            </w:r>
            <w:r>
              <w:rPr>
                <w:rStyle w:val="IndexLink"/>
              </w:rPr>
              <w:tab/>
            </w:r>
            <w:r>
              <w:rPr>
                <w:webHidden/>
              </w:rPr>
              <w:fldChar w:fldCharType="begin"/>
            </w:r>
            <w:r>
              <w:rPr>
                <w:webHidden/>
              </w:rPr>
              <w:instrText>PAGEREF _Toc232369147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299E4C0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8">
            <w:r>
              <w:rPr>
                <w:rStyle w:val="IndexLink"/>
                <w:webHidden/>
              </w:rPr>
              <w:t>2.2  Mechanismen digitaler Medienangebote</w:t>
            </w:r>
            <w:r>
              <w:rPr>
                <w:rStyle w:val="IndexLink"/>
              </w:rPr>
              <w:tab/>
            </w:r>
            <w:r>
              <w:rPr>
                <w:webHidden/>
              </w:rPr>
              <w:fldChar w:fldCharType="begin"/>
            </w:r>
            <w:r>
              <w:rPr>
                <w:webHidden/>
              </w:rPr>
              <w:instrText>PAGEREF _Toc232369148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38D7A6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9">
            <w:r>
              <w:rPr>
                <w:rStyle w:val="IndexLink"/>
                <w:webHidden/>
              </w:rPr>
              <w:t>2.2.1  Klassifikation und Ontologien</w:t>
            </w:r>
            <w:r>
              <w:rPr>
                <w:rStyle w:val="IndexLink"/>
              </w:rPr>
              <w:tab/>
            </w:r>
            <w:r>
              <w:rPr>
                <w:webHidden/>
              </w:rPr>
              <w:fldChar w:fldCharType="begin"/>
            </w:r>
            <w:r>
              <w:rPr>
                <w:webHidden/>
              </w:rPr>
              <w:instrText>PAGEREF _Toc232369149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441E1CC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0">
            <w:r>
              <w:rPr>
                <w:rStyle w:val="IndexLink"/>
                <w:webHidden/>
              </w:rPr>
              <w:t>2.2.2  Suche</w:t>
            </w:r>
            <w:r>
              <w:rPr>
                <w:rStyle w:val="IndexLink"/>
              </w:rPr>
              <w:tab/>
            </w:r>
            <w:r>
              <w:rPr>
                <w:webHidden/>
              </w:rPr>
              <w:fldChar w:fldCharType="begin"/>
            </w:r>
            <w:r>
              <w:rPr>
                <w:webHidden/>
              </w:rPr>
              <w:instrText>PAGEREF _Toc232369150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52440F02"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1">
            <w:r>
              <w:rPr>
                <w:rStyle w:val="IndexLink"/>
                <w:webHidden/>
              </w:rPr>
              <w:t>2.2.3  Empfehlungssysteme</w:t>
            </w:r>
            <w:r>
              <w:rPr>
                <w:rStyle w:val="IndexLink"/>
              </w:rPr>
              <w:tab/>
            </w:r>
            <w:r>
              <w:rPr>
                <w:webHidden/>
              </w:rPr>
              <w:fldChar w:fldCharType="begin"/>
            </w:r>
            <w:r>
              <w:rPr>
                <w:webHidden/>
              </w:rPr>
              <w:instrText>PAGEREF _Toc232369151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1800A974"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2">
            <w:r>
              <w:rPr>
                <w:rStyle w:val="IndexLink"/>
                <w:webHidden/>
              </w:rPr>
              <w:t>2.2.4  Personalisierung und Feed-Kuration</w:t>
            </w:r>
            <w:r>
              <w:rPr>
                <w:rStyle w:val="IndexLink"/>
              </w:rPr>
              <w:tab/>
            </w:r>
            <w:r>
              <w:rPr>
                <w:webHidden/>
              </w:rPr>
              <w:fldChar w:fldCharType="begin"/>
            </w:r>
            <w:r>
              <w:rPr>
                <w:webHidden/>
              </w:rPr>
              <w:instrText>PAGEREF _Toc232369152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6C7185E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3">
            <w:r>
              <w:rPr>
                <w:rStyle w:val="IndexLink"/>
                <w:webHidden/>
              </w:rPr>
              <w:t>2.2.5  Sharing und soziale Mechanismen</w:t>
            </w:r>
            <w:r>
              <w:rPr>
                <w:rStyle w:val="IndexLink"/>
              </w:rPr>
              <w:tab/>
            </w:r>
            <w:r>
              <w:rPr>
                <w:webHidden/>
              </w:rPr>
              <w:fldChar w:fldCharType="begin"/>
            </w:r>
            <w:r>
              <w:rPr>
                <w:webHidden/>
              </w:rPr>
              <w:instrText>PAGEREF _Toc232369153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A2BDD8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4">
            <w:r>
              <w:rPr>
                <w:rStyle w:val="IndexLink"/>
                <w:webHidden/>
              </w:rPr>
              <w:t>2.2.6  Persuasive Design und Nudging</w:t>
            </w:r>
            <w:r>
              <w:rPr>
                <w:rStyle w:val="IndexLink"/>
              </w:rPr>
              <w:tab/>
            </w:r>
            <w:r>
              <w:rPr>
                <w:webHidden/>
              </w:rPr>
              <w:fldChar w:fldCharType="begin"/>
            </w:r>
            <w:r>
              <w:rPr>
                <w:webHidden/>
              </w:rPr>
              <w:instrText>PAGEREF _Toc232369154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FDEEE7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5">
            <w:r>
              <w:rPr>
                <w:rStyle w:val="IndexLink"/>
                <w:webHidden/>
              </w:rPr>
              <w:t>2.2.7  Monetarisierungsmechanismen</w:t>
            </w:r>
            <w:r>
              <w:rPr>
                <w:rStyle w:val="IndexLink"/>
              </w:rPr>
              <w:tab/>
            </w:r>
            <w:r>
              <w:rPr>
                <w:webHidden/>
              </w:rPr>
              <w:fldChar w:fldCharType="begin"/>
            </w:r>
            <w:r>
              <w:rPr>
                <w:webHidden/>
              </w:rPr>
              <w:instrText>PAGEREF _Toc232369155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6703F2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56">
            <w:r>
              <w:rPr>
                <w:rStyle w:val="IndexLink"/>
                <w:webHidden/>
              </w:rPr>
              <w:t>2.3  Beurteilungsgrundlagen</w:t>
            </w:r>
            <w:r>
              <w:rPr>
                <w:rStyle w:val="IndexLink"/>
              </w:rPr>
              <w:tab/>
            </w:r>
            <w:r>
              <w:rPr>
                <w:webHidden/>
              </w:rPr>
              <w:fldChar w:fldCharType="begin"/>
            </w:r>
            <w:r>
              <w:rPr>
                <w:webHidden/>
              </w:rPr>
              <w:instrText>PAGEREF _Toc232369156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1B346E4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7">
            <w:r>
              <w:rPr>
                <w:rStyle w:val="IndexLink"/>
                <w:webHidden/>
              </w:rPr>
              <w:t>2.3.1  Self-Determination Theory (SDT)</w:t>
            </w:r>
            <w:r>
              <w:rPr>
                <w:rStyle w:val="IndexLink"/>
              </w:rPr>
              <w:tab/>
            </w:r>
            <w:r>
              <w:rPr>
                <w:webHidden/>
              </w:rPr>
              <w:fldChar w:fldCharType="begin"/>
            </w:r>
            <w:r>
              <w:rPr>
                <w:webHidden/>
              </w:rPr>
              <w:instrText>PAGEREF _Toc232369157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4578485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8">
            <w:r>
              <w:rPr>
                <w:rStyle w:val="IndexLink"/>
                <w:webHidden/>
              </w:rPr>
              <w:t>2.3.2  Value-Sensitive Design (VSD)</w:t>
            </w:r>
            <w:r>
              <w:rPr>
                <w:rStyle w:val="IndexLink"/>
              </w:rPr>
              <w:tab/>
            </w:r>
            <w:r>
              <w:rPr>
                <w:webHidden/>
              </w:rPr>
              <w:fldChar w:fldCharType="begin"/>
            </w:r>
            <w:r>
              <w:rPr>
                <w:webHidden/>
              </w:rPr>
              <w:instrText>PAGEREF _Toc232369158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327C905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9">
            <w:r>
              <w:rPr>
                <w:rStyle w:val="IndexLink"/>
                <w:webHidden/>
              </w:rPr>
              <w:t>2.3.3  Digital Wellbeing</w:t>
            </w:r>
            <w:r>
              <w:rPr>
                <w:rStyle w:val="IndexLink"/>
              </w:rPr>
              <w:tab/>
            </w:r>
            <w:r>
              <w:rPr>
                <w:webHidden/>
              </w:rPr>
              <w:fldChar w:fldCharType="begin"/>
            </w:r>
            <w:r>
              <w:rPr>
                <w:webHidden/>
              </w:rPr>
              <w:instrText>PAGEREF _Toc232369159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6FBB40A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0">
            <w:r>
              <w:rPr>
                <w:rStyle w:val="IndexLink"/>
                <w:webHidden/>
              </w:rPr>
              <w:t>2.3.4  Ethik von Empfehlungssystemen und algorithmische Souveränität</w:t>
            </w:r>
            <w:r>
              <w:rPr>
                <w:rStyle w:val="IndexLink"/>
              </w:rPr>
              <w:tab/>
            </w:r>
            <w:r>
              <w:rPr>
                <w:webHidden/>
              </w:rPr>
              <w:fldChar w:fldCharType="begin"/>
            </w:r>
            <w:r>
              <w:rPr>
                <w:webHidden/>
              </w:rPr>
              <w:instrText>PAGEREF _Toc232369160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7DAC7D6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1">
            <w:r>
              <w:rPr>
                <w:rStyle w:val="IndexLink"/>
                <w:webHidden/>
              </w:rPr>
              <w:t>2.3.5  Gebrauchstauglichkeit und Akzeptanz</w:t>
            </w:r>
            <w:r>
              <w:rPr>
                <w:rStyle w:val="IndexLink"/>
              </w:rPr>
              <w:tab/>
            </w:r>
            <w:r>
              <w:rPr>
                <w:webHidden/>
              </w:rPr>
              <w:fldChar w:fldCharType="begin"/>
            </w:r>
            <w:r>
              <w:rPr>
                <w:webHidden/>
              </w:rPr>
              <w:instrText>PAGEREF _Toc232369161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5D544C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2">
            <w:r>
              <w:rPr>
                <w:rStyle w:val="IndexLink"/>
                <w:webHidden/>
              </w:rPr>
              <w:t>2.4  Gegenüberstellung der Medienmodelle</w:t>
            </w:r>
            <w:r>
              <w:rPr>
                <w:rStyle w:val="IndexLink"/>
              </w:rPr>
              <w:tab/>
            </w:r>
            <w:r>
              <w:rPr>
                <w:webHidden/>
              </w:rPr>
              <w:fldChar w:fldCharType="begin"/>
            </w:r>
            <w:r>
              <w:rPr>
                <w:webHidden/>
              </w:rPr>
              <w:instrText>PAGEREF _Toc232369162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60BD5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3">
            <w:r>
              <w:rPr>
                <w:rStyle w:val="IndexLink"/>
                <w:webHidden/>
              </w:rPr>
              <w:t>2.5  Forschungslücke</w:t>
            </w:r>
            <w:r>
              <w:rPr>
                <w:rStyle w:val="IndexLink"/>
              </w:rPr>
              <w:tab/>
            </w:r>
            <w:r>
              <w:rPr>
                <w:webHidden/>
              </w:rPr>
              <w:fldChar w:fldCharType="begin"/>
            </w:r>
            <w:r>
              <w:rPr>
                <w:webHidden/>
              </w:rPr>
              <w:instrText>PAGEREF _Toc232369163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F03335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64">
            <w:r>
              <w:rPr>
                <w:rStyle w:val="IndexLink"/>
                <w:webHidden/>
              </w:rPr>
              <w:t>3  Attune als Forschungsartefakt</w:t>
            </w:r>
            <w:r>
              <w:rPr>
                <w:rStyle w:val="IndexLink"/>
              </w:rPr>
              <w:tab/>
            </w:r>
            <w:r>
              <w:rPr>
                <w:webHidden/>
              </w:rPr>
              <w:fldChar w:fldCharType="begin"/>
            </w:r>
            <w:r>
              <w:rPr>
                <w:webHidden/>
              </w:rPr>
              <w:instrText>PAGEREF _Toc232369164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08D5127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5">
            <w:r>
              <w:rPr>
                <w:rStyle w:val="IndexLink"/>
                <w:webHidden/>
              </w:rPr>
              <w:t>3.1  Warum dieses Untersuchungsmedium?</w:t>
            </w:r>
            <w:r>
              <w:rPr>
                <w:rStyle w:val="IndexLink"/>
              </w:rPr>
              <w:tab/>
            </w:r>
            <w:r>
              <w:rPr>
                <w:webHidden/>
              </w:rPr>
              <w:fldChar w:fldCharType="begin"/>
            </w:r>
            <w:r>
              <w:rPr>
                <w:webHidden/>
              </w:rPr>
              <w:instrText>PAGEREF _Toc232369165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7132C0E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6">
            <w:r>
              <w:rPr>
                <w:rStyle w:val="IndexLink"/>
                <w:webHidden/>
              </w:rPr>
              <w:t>3.2  Leitidee und theoretische Verankerung</w:t>
            </w:r>
            <w:r>
              <w:rPr>
                <w:rStyle w:val="IndexLink"/>
              </w:rPr>
              <w:tab/>
            </w:r>
            <w:r>
              <w:rPr>
                <w:webHidden/>
              </w:rPr>
              <w:fldChar w:fldCharType="begin"/>
            </w:r>
            <w:r>
              <w:rPr>
                <w:webHidden/>
              </w:rPr>
              <w:instrText>PAGEREF _Toc232369166 \h</w:instrText>
            </w:r>
            <w:r>
              <w:rPr>
                <w:webHidden/>
              </w:rPr>
            </w:r>
            <w:r>
              <w:rPr>
                <w:webHidden/>
              </w:rPr>
              <w:fldChar w:fldCharType="separate"/>
            </w:r>
            <w:r>
              <w:rPr>
                <w:rStyle w:val="IndexLink"/>
                <w:rFonts w:eastAsiaTheme="minorEastAsia" w:cstheme="minorBidi"/>
                <w:kern w:val="2"/>
                <w14:ligatures w14:val="standardContextual"/>
              </w:rPr>
              <w:t>25</w:t>
            </w:r>
            <w:r>
              <w:rPr>
                <w:webHidden/>
              </w:rPr>
              <w:fldChar w:fldCharType="end"/>
            </w:r>
          </w:hyperlink>
        </w:p>
        <w:p w14:paraId="431FAEB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7">
            <w:r>
              <w:rPr>
                <w:rStyle w:val="IndexLink"/>
                <w:webHidden/>
              </w:rPr>
              <w:t>3.3  Was an Attune konkret umgesetzt wird</w:t>
            </w:r>
            <w:r>
              <w:rPr>
                <w:rStyle w:val="IndexLink"/>
              </w:rPr>
              <w:tab/>
            </w:r>
            <w:r>
              <w:rPr>
                <w:webHidden/>
              </w:rPr>
              <w:fldChar w:fldCharType="begin"/>
            </w:r>
            <w:r>
              <w:rPr>
                <w:webHidden/>
              </w:rPr>
              <w:instrText>PAGEREF _Toc232369167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317F91DB"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8">
            <w:r>
              <w:rPr>
                <w:rStyle w:val="IndexLink"/>
                <w:webHidden/>
              </w:rPr>
              <w:t>3.3.1  Explizite Präferenzangaben und Profilkonstruktion</w:t>
            </w:r>
            <w:r>
              <w:rPr>
                <w:rStyle w:val="IndexLink"/>
              </w:rPr>
              <w:tab/>
            </w:r>
            <w:r>
              <w:rPr>
                <w:webHidden/>
              </w:rPr>
              <w:fldChar w:fldCharType="begin"/>
            </w:r>
            <w:r>
              <w:rPr>
                <w:webHidden/>
              </w:rPr>
              <w:instrText>PAGEREF _Toc232369168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060B4871"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9">
            <w:r>
              <w:rPr>
                <w:rStyle w:val="IndexLink"/>
                <w:webHidden/>
              </w:rPr>
              <w:t>3.3.2  Vollautomatisierte Sendungspipeline</w:t>
            </w:r>
            <w:r>
              <w:rPr>
                <w:rStyle w:val="IndexLink"/>
              </w:rPr>
              <w:tab/>
            </w:r>
            <w:r>
              <w:rPr>
                <w:webHidden/>
              </w:rPr>
              <w:fldChar w:fldCharType="begin"/>
            </w:r>
            <w:r>
              <w:rPr>
                <w:webHidden/>
              </w:rPr>
              <w:instrText>PAGEREF _Toc232369169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79E6CE45"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0">
            <w:r>
              <w:rPr>
                <w:rStyle w:val="IndexLink"/>
                <w:webHidden/>
              </w:rPr>
              <w:t>3.3.3  Kuratierungs- und Empfehlungslogik mit alternativem Zielwert</w:t>
            </w:r>
            <w:r>
              <w:rPr>
                <w:rStyle w:val="IndexLink"/>
              </w:rPr>
              <w:tab/>
            </w:r>
            <w:r>
              <w:rPr>
                <w:webHidden/>
              </w:rPr>
              <w:fldChar w:fldCharType="begin"/>
            </w:r>
            <w:r>
              <w:rPr>
                <w:webHidden/>
              </w:rPr>
              <w:instrText>PAGEREF _Toc232369170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2684284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1">
            <w:r>
              <w:rPr>
                <w:rStyle w:val="IndexLink"/>
                <w:webHidden/>
              </w:rPr>
              <w:t>3.3.4  Definierte Sessiongestaltung statt endlosem Strom</w:t>
            </w:r>
            <w:r>
              <w:rPr>
                <w:rStyle w:val="IndexLink"/>
              </w:rPr>
              <w:tab/>
            </w:r>
            <w:r>
              <w:rPr>
                <w:webHidden/>
              </w:rPr>
              <w:fldChar w:fldCharType="begin"/>
            </w:r>
            <w:r>
              <w:rPr>
                <w:webHidden/>
              </w:rPr>
              <w:instrText>PAGEREF _Toc232369171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3708EA67"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2">
            <w:r>
              <w:rPr>
                <w:rStyle w:val="IndexLink"/>
                <w:webHidden/>
              </w:rPr>
              <w:t>3.3.5  Transparenz über Quellen, Logik und Personalisierung</w:t>
            </w:r>
            <w:r>
              <w:rPr>
                <w:rStyle w:val="IndexLink"/>
              </w:rPr>
              <w:tab/>
            </w:r>
            <w:r>
              <w:rPr>
                <w:webHidden/>
              </w:rPr>
              <w:fldChar w:fldCharType="begin"/>
            </w:r>
            <w:r>
              <w:rPr>
                <w:webHidden/>
              </w:rPr>
              <w:instrText>PAGEREF _Toc232369172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6C1552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3">
            <w:r>
              <w:rPr>
                <w:rStyle w:val="IndexLink"/>
                <w:webHidden/>
              </w:rPr>
              <w:t>3.4  Welche Mechanismen am Radio untersucht und verbessert werden</w:t>
            </w:r>
            <w:r>
              <w:rPr>
                <w:rStyle w:val="IndexLink"/>
              </w:rPr>
              <w:tab/>
            </w:r>
            <w:r>
              <w:rPr>
                <w:webHidden/>
              </w:rPr>
              <w:fldChar w:fldCharType="begin"/>
            </w:r>
            <w:r>
              <w:rPr>
                <w:webHidden/>
              </w:rPr>
              <w:instrText>PAGEREF _Toc232369173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0906085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4">
            <w:r>
              <w:rPr>
                <w:rStyle w:val="IndexLink"/>
                <w:webHidden/>
              </w:rPr>
              <w:t>3.5  Abgrenzung des Untersuchungsumfangs</w:t>
            </w:r>
            <w:r>
              <w:rPr>
                <w:rStyle w:val="IndexLink"/>
              </w:rPr>
              <w:tab/>
            </w:r>
            <w:r>
              <w:rPr>
                <w:webHidden/>
              </w:rPr>
              <w:fldChar w:fldCharType="begin"/>
            </w:r>
            <w:r>
              <w:rPr>
                <w:webHidden/>
              </w:rPr>
              <w:instrText>PAGEREF _Toc232369174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477BA96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75">
            <w:r>
              <w:rPr>
                <w:rStyle w:val="IndexLink"/>
                <w:webHidden/>
              </w:rPr>
              <w:t>4  Forschungsfrage und Zielsetzung</w:t>
            </w:r>
            <w:r>
              <w:rPr>
                <w:rStyle w:val="IndexLink"/>
              </w:rPr>
              <w:tab/>
            </w:r>
            <w:r>
              <w:rPr>
                <w:webHidden/>
              </w:rPr>
              <w:fldChar w:fldCharType="begin"/>
            </w:r>
            <w:r>
              <w:rPr>
                <w:webHidden/>
              </w:rPr>
              <w:instrText>PAGEREF _Toc232369175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6E1DE7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6">
            <w:r>
              <w:rPr>
                <w:rStyle w:val="IndexLink"/>
                <w:webHidden/>
              </w:rPr>
              <w:t>4.1  Forschungsfrage</w:t>
            </w:r>
            <w:r>
              <w:rPr>
                <w:rStyle w:val="IndexLink"/>
              </w:rPr>
              <w:tab/>
            </w:r>
            <w:r>
              <w:rPr>
                <w:webHidden/>
              </w:rPr>
              <w:fldChar w:fldCharType="begin"/>
            </w:r>
            <w:r>
              <w:rPr>
                <w:webHidden/>
              </w:rPr>
              <w:instrText>PAGEREF _Toc232369176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0C34A38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7">
            <w:r>
              <w:rPr>
                <w:rStyle w:val="IndexLink"/>
                <w:webHidden/>
              </w:rPr>
              <w:t>4.2  Teilfragen</w:t>
            </w:r>
            <w:r>
              <w:rPr>
                <w:rStyle w:val="IndexLink"/>
              </w:rPr>
              <w:tab/>
            </w:r>
            <w:r>
              <w:rPr>
                <w:webHidden/>
              </w:rPr>
              <w:fldChar w:fldCharType="begin"/>
            </w:r>
            <w:r>
              <w:rPr>
                <w:webHidden/>
              </w:rPr>
              <w:instrText>PAGEREF _Toc232369177 \h</w:instrText>
            </w:r>
            <w:r>
              <w:rPr>
                <w:webHidden/>
              </w:rPr>
            </w:r>
            <w:r>
              <w:rPr>
                <w:webHidden/>
              </w:rPr>
              <w:fldChar w:fldCharType="separate"/>
            </w:r>
            <w:r>
              <w:rPr>
                <w:rStyle w:val="IndexLink"/>
                <w:rFonts w:eastAsiaTheme="minorEastAsia" w:cstheme="minorBidi"/>
                <w:kern w:val="2"/>
                <w14:ligatures w14:val="standardContextual"/>
              </w:rPr>
              <w:t>30</w:t>
            </w:r>
            <w:r>
              <w:rPr>
                <w:webHidden/>
              </w:rPr>
              <w:fldChar w:fldCharType="end"/>
            </w:r>
          </w:hyperlink>
        </w:p>
        <w:p w14:paraId="5A723D7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8">
            <w:r>
              <w:rPr>
                <w:rStyle w:val="IndexLink"/>
                <w:webHidden/>
              </w:rPr>
              <w:t>4.3  Goal und Objective</w:t>
            </w:r>
            <w:r>
              <w:rPr>
                <w:rStyle w:val="IndexLink"/>
              </w:rPr>
              <w:tab/>
            </w:r>
            <w:r>
              <w:rPr>
                <w:webHidden/>
              </w:rPr>
              <w:fldChar w:fldCharType="begin"/>
            </w:r>
            <w:r>
              <w:rPr>
                <w:webHidden/>
              </w:rPr>
              <w:instrText>PAGEREF _Toc232369178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6BAE079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9">
            <w:r>
              <w:rPr>
                <w:rStyle w:val="IndexLink"/>
                <w:webHidden/>
              </w:rPr>
              <w:t>4.4  Nutzen</w:t>
            </w:r>
            <w:r>
              <w:rPr>
                <w:rStyle w:val="IndexLink"/>
              </w:rPr>
              <w:tab/>
            </w:r>
            <w:r>
              <w:rPr>
                <w:webHidden/>
              </w:rPr>
              <w:fldChar w:fldCharType="begin"/>
            </w:r>
            <w:r>
              <w:rPr>
                <w:webHidden/>
              </w:rPr>
              <w:instrText>PAGEREF _Toc232369179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0E6690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0">
            <w:r>
              <w:rPr>
                <w:rStyle w:val="IndexLink"/>
                <w:webHidden/>
              </w:rPr>
              <w:t>4.5  Abgrenzung</w:t>
            </w:r>
            <w:r>
              <w:rPr>
                <w:rStyle w:val="IndexLink"/>
              </w:rPr>
              <w:tab/>
            </w:r>
            <w:r>
              <w:rPr>
                <w:webHidden/>
              </w:rPr>
              <w:fldChar w:fldCharType="begin"/>
            </w:r>
            <w:r>
              <w:rPr>
                <w:webHidden/>
              </w:rPr>
              <w:instrText>PAGEREF _Toc232369180 \h</w:instrText>
            </w:r>
            <w:r>
              <w:rPr>
                <w:webHidden/>
              </w:rPr>
            </w:r>
            <w:r>
              <w:rPr>
                <w:webHidden/>
              </w:rPr>
              <w:fldChar w:fldCharType="separate"/>
            </w:r>
            <w:r>
              <w:rPr>
                <w:rStyle w:val="IndexLink"/>
                <w:rFonts w:eastAsiaTheme="minorEastAsia" w:cstheme="minorBidi"/>
                <w:kern w:val="2"/>
                <w14:ligatures w14:val="standardContextual"/>
              </w:rPr>
              <w:t>32</w:t>
            </w:r>
            <w:r>
              <w:rPr>
                <w:webHidden/>
              </w:rPr>
              <w:fldChar w:fldCharType="end"/>
            </w:r>
          </w:hyperlink>
        </w:p>
        <w:p w14:paraId="0FBB202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1">
            <w:r>
              <w:rPr>
                <w:rStyle w:val="IndexLink"/>
                <w:webHidden/>
              </w:rPr>
              <w:t>5  Methodik</w:t>
            </w:r>
            <w:r>
              <w:rPr>
                <w:rStyle w:val="IndexLink"/>
              </w:rPr>
              <w:tab/>
            </w:r>
            <w:r>
              <w:rPr>
                <w:webHidden/>
              </w:rPr>
              <w:fldChar w:fldCharType="begin"/>
            </w:r>
            <w:r>
              <w:rPr>
                <w:webHidden/>
              </w:rPr>
              <w:instrText>PAGEREF _Toc232369181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18CD893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2">
            <w:r>
              <w:rPr>
                <w:rStyle w:val="IndexLink"/>
                <w:webHidden/>
              </w:rPr>
              <w:t>5.1  Vorgehen der Literaturrecherche</w:t>
            </w:r>
            <w:r>
              <w:rPr>
                <w:rStyle w:val="IndexLink"/>
              </w:rPr>
              <w:tab/>
            </w:r>
            <w:r>
              <w:rPr>
                <w:webHidden/>
              </w:rPr>
              <w:fldChar w:fldCharType="begin"/>
            </w:r>
            <w:r>
              <w:rPr>
                <w:webHidden/>
              </w:rPr>
              <w:instrText>PAGEREF _Toc232369182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2016691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3">
            <w:r>
              <w:rPr>
                <w:rStyle w:val="IndexLink"/>
                <w:webHidden/>
              </w:rPr>
              <w:t>5.2  Forschungsdesign</w:t>
            </w:r>
            <w:r>
              <w:rPr>
                <w:rStyle w:val="IndexLink"/>
              </w:rPr>
              <w:tab/>
            </w:r>
            <w:r>
              <w:rPr>
                <w:webHidden/>
              </w:rPr>
              <w:fldChar w:fldCharType="begin"/>
            </w:r>
            <w:r>
              <w:rPr>
                <w:webHidden/>
              </w:rPr>
              <w:instrText>PAGEREF _Toc232369183 \h</w:instrText>
            </w:r>
            <w:r>
              <w:rPr>
                <w:webHidden/>
              </w:rPr>
            </w:r>
            <w:r>
              <w:rPr>
                <w:webHidden/>
              </w:rPr>
              <w:fldChar w:fldCharType="separate"/>
            </w:r>
            <w:r>
              <w:rPr>
                <w:rStyle w:val="IndexLink"/>
                <w:rFonts w:eastAsiaTheme="minorEastAsia" w:cstheme="minorBidi"/>
                <w:kern w:val="2"/>
                <w14:ligatures w14:val="standardContextual"/>
              </w:rPr>
              <w:t>35</w:t>
            </w:r>
            <w:r>
              <w:rPr>
                <w:webHidden/>
              </w:rPr>
              <w:fldChar w:fldCharType="end"/>
            </w:r>
          </w:hyperlink>
        </w:p>
        <w:p w14:paraId="16CA43D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4">
            <w:r>
              <w:rPr>
                <w:rStyle w:val="IndexLink"/>
                <w:webHidden/>
              </w:rPr>
              <w:t>5.3  Vorgehen im Überblick</w:t>
            </w:r>
            <w:r>
              <w:rPr>
                <w:rStyle w:val="IndexLink"/>
              </w:rPr>
              <w:tab/>
            </w:r>
            <w:r>
              <w:rPr>
                <w:webHidden/>
              </w:rPr>
              <w:fldChar w:fldCharType="begin"/>
            </w:r>
            <w:r>
              <w:rPr>
                <w:webHidden/>
              </w:rPr>
              <w:instrText>PAGEREF _Toc232369184 \h</w:instrText>
            </w:r>
            <w:r>
              <w:rPr>
                <w:webHidden/>
              </w:rPr>
            </w:r>
            <w:r>
              <w:rPr>
                <w:webHidden/>
              </w:rPr>
              <w:fldChar w:fldCharType="separate"/>
            </w:r>
            <w:r>
              <w:rPr>
                <w:rStyle w:val="IndexLink"/>
                <w:rFonts w:eastAsiaTheme="minorEastAsia" w:cstheme="minorBidi"/>
                <w:kern w:val="2"/>
                <w14:ligatures w14:val="standardContextual"/>
              </w:rPr>
              <w:t>36</w:t>
            </w:r>
            <w:r>
              <w:rPr>
                <w:webHidden/>
              </w:rPr>
              <w:fldChar w:fldCharType="end"/>
            </w:r>
          </w:hyperlink>
        </w:p>
        <w:p w14:paraId="689A4B1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5">
            <w:r>
              <w:rPr>
                <w:rStyle w:val="IndexLink"/>
                <w:webHidden/>
              </w:rPr>
              <w:t>5.4  Methoden der Datenerhebung</w:t>
            </w:r>
            <w:r>
              <w:rPr>
                <w:rStyle w:val="IndexLink"/>
              </w:rPr>
              <w:tab/>
            </w:r>
            <w:r>
              <w:rPr>
                <w:webHidden/>
              </w:rPr>
              <w:fldChar w:fldCharType="begin"/>
            </w:r>
            <w:r>
              <w:rPr>
                <w:webHidden/>
              </w:rPr>
              <w:instrText>PAGEREF _Toc232369185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023F174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6">
            <w:r>
              <w:rPr>
                <w:rStyle w:val="IndexLink"/>
                <w:webHidden/>
              </w:rPr>
              <w:t>5.5  Methoden der Auswertung</w:t>
            </w:r>
            <w:r>
              <w:rPr>
                <w:rStyle w:val="IndexLink"/>
              </w:rPr>
              <w:tab/>
            </w:r>
            <w:r>
              <w:rPr>
                <w:webHidden/>
              </w:rPr>
              <w:fldChar w:fldCharType="begin"/>
            </w:r>
            <w:r>
              <w:rPr>
                <w:webHidden/>
              </w:rPr>
              <w:instrText>PAGEREF _Toc232369186 \h</w:instrText>
            </w:r>
            <w:r>
              <w:rPr>
                <w:webHidden/>
              </w:rPr>
            </w:r>
            <w:r>
              <w:rPr>
                <w:webHidden/>
              </w:rPr>
              <w:fldChar w:fldCharType="separate"/>
            </w:r>
            <w:r>
              <w:rPr>
                <w:rStyle w:val="IndexLink"/>
                <w:rFonts w:eastAsiaTheme="minorEastAsia" w:cstheme="minorBidi"/>
                <w:kern w:val="2"/>
                <w14:ligatures w14:val="standardContextual"/>
              </w:rPr>
              <w:t>38</w:t>
            </w:r>
            <w:r>
              <w:rPr>
                <w:webHidden/>
              </w:rPr>
              <w:fldChar w:fldCharType="end"/>
            </w:r>
          </w:hyperlink>
        </w:p>
        <w:p w14:paraId="496CF6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7">
            <w:r>
              <w:rPr>
                <w:rStyle w:val="IndexLink"/>
                <w:webHidden/>
              </w:rPr>
              <w:t>5.6  Reflexion zu Ressourcen und Kompetenzen</w:t>
            </w:r>
            <w:r>
              <w:rPr>
                <w:rStyle w:val="IndexLink"/>
              </w:rPr>
              <w:tab/>
            </w:r>
            <w:r>
              <w:rPr>
                <w:webHidden/>
              </w:rPr>
              <w:fldChar w:fldCharType="begin"/>
            </w:r>
            <w:r>
              <w:rPr>
                <w:webHidden/>
              </w:rPr>
              <w:instrText>PAGEREF _Toc232369187 \h</w:instrText>
            </w:r>
            <w:r>
              <w:rPr>
                <w:webHidden/>
              </w:rPr>
            </w:r>
            <w:r>
              <w:rPr>
                <w:webHidden/>
              </w:rPr>
              <w:fldChar w:fldCharType="separate"/>
            </w:r>
            <w:r>
              <w:rPr>
                <w:rStyle w:val="IndexLink"/>
                <w:rFonts w:eastAsiaTheme="minorEastAsia" w:cstheme="minorBidi"/>
                <w:kern w:val="2"/>
                <w14:ligatures w14:val="standardContextual"/>
              </w:rPr>
              <w:t>39</w:t>
            </w:r>
            <w:r>
              <w:rPr>
                <w:webHidden/>
              </w:rPr>
              <w:fldChar w:fldCharType="end"/>
            </w:r>
          </w:hyperlink>
        </w:p>
        <w:p w14:paraId="7448DC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8">
            <w:r>
              <w:rPr>
                <w:rStyle w:val="IndexLink"/>
                <w:webHidden/>
              </w:rPr>
              <w:t>6  Konzept und Architektur</w:t>
            </w:r>
            <w:r>
              <w:rPr>
                <w:rStyle w:val="IndexLink"/>
              </w:rPr>
              <w:tab/>
            </w:r>
            <w:r>
              <w:rPr>
                <w:webHidden/>
              </w:rPr>
              <w:fldChar w:fldCharType="begin"/>
            </w:r>
            <w:r>
              <w:rPr>
                <w:webHidden/>
              </w:rPr>
              <w:instrText>PAGEREF _Toc232369188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A3770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9">
            <w:r>
              <w:rPr>
                <w:rStyle w:val="IndexLink"/>
                <w:webHidden/>
              </w:rPr>
              <w:t>6.1  Anforderungen</w:t>
            </w:r>
            <w:r>
              <w:rPr>
                <w:rStyle w:val="IndexLink"/>
              </w:rPr>
              <w:tab/>
            </w:r>
            <w:r>
              <w:rPr>
                <w:webHidden/>
              </w:rPr>
              <w:fldChar w:fldCharType="begin"/>
            </w:r>
            <w:r>
              <w:rPr>
                <w:webHidden/>
              </w:rPr>
              <w:instrText>PAGEREF _Toc232369189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BF310F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0">
            <w:r>
              <w:rPr>
                <w:rStyle w:val="IndexLink"/>
                <w:webHidden/>
              </w:rPr>
              <w:t>6.2  Architekturüberblick</w:t>
            </w:r>
            <w:r>
              <w:rPr>
                <w:rStyle w:val="IndexLink"/>
              </w:rPr>
              <w:tab/>
            </w:r>
            <w:r>
              <w:rPr>
                <w:webHidden/>
              </w:rPr>
              <w:fldChar w:fldCharType="begin"/>
            </w:r>
            <w:r>
              <w:rPr>
                <w:webHidden/>
              </w:rPr>
              <w:instrText>PAGEREF _Toc232369190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26DF367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1">
            <w:r>
              <w:rPr>
                <w:rStyle w:val="IndexLink"/>
                <w:webHidden/>
              </w:rPr>
              <w:t>6.3  Komponenten im Detail</w:t>
            </w:r>
            <w:r>
              <w:rPr>
                <w:rStyle w:val="IndexLink"/>
              </w:rPr>
              <w:tab/>
            </w:r>
            <w:r>
              <w:rPr>
                <w:webHidden/>
              </w:rPr>
              <w:fldChar w:fldCharType="begin"/>
            </w:r>
            <w:r>
              <w:rPr>
                <w:webHidden/>
              </w:rPr>
              <w:instrText>PAGEREF _Toc232369191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5C393F6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2">
            <w:r>
              <w:rPr>
                <w:rStyle w:val="IndexLink"/>
                <w:webHidden/>
              </w:rPr>
              <w:t>6.3.1  Orchestrator</w:t>
            </w:r>
            <w:r>
              <w:rPr>
                <w:rStyle w:val="IndexLink"/>
              </w:rPr>
              <w:tab/>
            </w:r>
            <w:r>
              <w:rPr>
                <w:webHidden/>
              </w:rPr>
              <w:fldChar w:fldCharType="begin"/>
            </w:r>
            <w:r>
              <w:rPr>
                <w:webHidden/>
              </w:rPr>
              <w:instrText>PAGEREF _Toc232369192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1B4354C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3">
            <w:r>
              <w:rPr>
                <w:rStyle w:val="IndexLink"/>
                <w:webHidden/>
              </w:rPr>
              <w:t>6.3.2  Personalisierungsmodul</w:t>
            </w:r>
            <w:r>
              <w:rPr>
                <w:rStyle w:val="IndexLink"/>
              </w:rPr>
              <w:tab/>
            </w:r>
            <w:r>
              <w:rPr>
                <w:webHidden/>
              </w:rPr>
              <w:fldChar w:fldCharType="begin"/>
            </w:r>
            <w:r>
              <w:rPr>
                <w:webHidden/>
              </w:rPr>
              <w:instrText>PAGEREF _Toc232369193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011711E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4">
            <w:r>
              <w:rPr>
                <w:rStyle w:val="IndexLink"/>
                <w:webHidden/>
              </w:rPr>
              <w:t>6.3.3  Nachrichten- und Datenintegration</w:t>
            </w:r>
            <w:r>
              <w:rPr>
                <w:rStyle w:val="IndexLink"/>
              </w:rPr>
              <w:tab/>
            </w:r>
            <w:r>
              <w:rPr>
                <w:webHidden/>
              </w:rPr>
              <w:fldChar w:fldCharType="begin"/>
            </w:r>
            <w:r>
              <w:rPr>
                <w:webHidden/>
              </w:rPr>
              <w:instrText>PAGEREF _Toc232369194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6D16C80C"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5">
            <w:r>
              <w:rPr>
                <w:rStyle w:val="IndexLink"/>
                <w:webHidden/>
              </w:rPr>
              <w:t>6.3.4  LLM-Textgenerierung</w:t>
            </w:r>
            <w:r>
              <w:rPr>
                <w:rStyle w:val="IndexLink"/>
              </w:rPr>
              <w:tab/>
            </w:r>
            <w:r>
              <w:rPr>
                <w:webHidden/>
              </w:rPr>
              <w:fldChar w:fldCharType="begin"/>
            </w:r>
            <w:r>
              <w:rPr>
                <w:webHidden/>
              </w:rPr>
              <w:instrText>PAGEREF _Toc232369195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1E055B3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6">
            <w:r>
              <w:rPr>
                <w:rStyle w:val="IndexLink"/>
                <w:webHidden/>
              </w:rPr>
              <w:t>6.3.5  Sprachsynthese</w:t>
            </w:r>
            <w:r>
              <w:rPr>
                <w:rStyle w:val="IndexLink"/>
              </w:rPr>
              <w:tab/>
            </w:r>
            <w:r>
              <w:rPr>
                <w:webHidden/>
              </w:rPr>
              <w:fldChar w:fldCharType="begin"/>
            </w:r>
            <w:r>
              <w:rPr>
                <w:webHidden/>
              </w:rPr>
              <w:instrText>PAGEREF _Toc232369196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4E8A014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7">
            <w:r>
              <w:rPr>
                <w:rStyle w:val="IndexLink"/>
                <w:webHidden/>
              </w:rPr>
              <w:t>6.3.6  Musikeinbindung</w:t>
            </w:r>
            <w:r>
              <w:rPr>
                <w:rStyle w:val="IndexLink"/>
              </w:rPr>
              <w:tab/>
            </w:r>
            <w:r>
              <w:rPr>
                <w:webHidden/>
              </w:rPr>
              <w:fldChar w:fldCharType="begin"/>
            </w:r>
            <w:r>
              <w:rPr>
                <w:webHidden/>
              </w:rPr>
              <w:instrText>PAGEREF _Toc232369197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1F611ED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8">
            <w:r>
              <w:rPr>
                <w:rStyle w:val="IndexLink"/>
                <w:webHidden/>
              </w:rPr>
              <w:t>6.3.7  Webapplikation und Benutzeroberfläche</w:t>
            </w:r>
            <w:r>
              <w:rPr>
                <w:rStyle w:val="IndexLink"/>
              </w:rPr>
              <w:tab/>
            </w:r>
            <w:r>
              <w:rPr>
                <w:webHidden/>
              </w:rPr>
              <w:fldChar w:fldCharType="begin"/>
            </w:r>
            <w:r>
              <w:rPr>
                <w:webHidden/>
              </w:rPr>
              <w:instrText>PAGEREF _Toc232369198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6BE93AE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9">
            <w:r>
              <w:rPr>
                <w:rStyle w:val="IndexLink"/>
                <w:webHidden/>
              </w:rPr>
              <w:t>6.4  Wellbeing-Features im Design</w:t>
            </w:r>
            <w:r>
              <w:rPr>
                <w:rStyle w:val="IndexLink"/>
              </w:rPr>
              <w:tab/>
            </w:r>
            <w:r>
              <w:rPr>
                <w:webHidden/>
              </w:rPr>
              <w:fldChar w:fldCharType="begin"/>
            </w:r>
            <w:r>
              <w:rPr>
                <w:webHidden/>
              </w:rPr>
              <w:instrText>PAGEREF _Toc232369199 \h</w:instrText>
            </w:r>
            <w:r>
              <w:rPr>
                <w:webHidden/>
              </w:rPr>
            </w:r>
            <w:r>
              <w:rPr>
                <w:webHidden/>
              </w:rPr>
              <w:fldChar w:fldCharType="separate"/>
            </w:r>
            <w:r>
              <w:rPr>
                <w:rStyle w:val="IndexLink"/>
                <w:rFonts w:eastAsiaTheme="minorEastAsia" w:cstheme="minorBidi"/>
                <w:kern w:val="2"/>
                <w14:ligatures w14:val="standardContextual"/>
              </w:rPr>
              <w:t>46</w:t>
            </w:r>
            <w:r>
              <w:rPr>
                <w:webHidden/>
              </w:rPr>
              <w:fldChar w:fldCharType="end"/>
            </w:r>
          </w:hyperlink>
        </w:p>
        <w:p w14:paraId="6D869CF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0">
            <w:r>
              <w:rPr>
                <w:rStyle w:val="IndexLink"/>
                <w:webHidden/>
              </w:rPr>
              <w:t>6.5  Mapping von Werten auf Designentscheidungen</w:t>
            </w:r>
            <w:r>
              <w:rPr>
                <w:rStyle w:val="IndexLink"/>
              </w:rPr>
              <w:tab/>
            </w:r>
            <w:r>
              <w:rPr>
                <w:webHidden/>
              </w:rPr>
              <w:fldChar w:fldCharType="begin"/>
            </w:r>
            <w:r>
              <w:rPr>
                <w:webHidden/>
              </w:rPr>
              <w:instrText>PAGEREF _Toc232369200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6040AE22"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1">
            <w:r>
              <w:rPr>
                <w:rStyle w:val="IndexLink"/>
                <w:webHidden/>
              </w:rPr>
              <w:t>6.6  Datenschutz und Datenfluss</w:t>
            </w:r>
            <w:r>
              <w:rPr>
                <w:rStyle w:val="IndexLink"/>
              </w:rPr>
              <w:tab/>
            </w:r>
            <w:r>
              <w:rPr>
                <w:webHidden/>
              </w:rPr>
              <w:fldChar w:fldCharType="begin"/>
            </w:r>
            <w:r>
              <w:rPr>
                <w:webHidden/>
              </w:rPr>
              <w:instrText>PAGEREF _Toc232369201 \h</w:instrText>
            </w:r>
            <w:r>
              <w:rPr>
                <w:webHidden/>
              </w:rPr>
            </w:r>
            <w:r>
              <w:rPr>
                <w:webHidden/>
              </w:rPr>
              <w:fldChar w:fldCharType="separate"/>
            </w:r>
            <w:r>
              <w:rPr>
                <w:rStyle w:val="IndexLink"/>
                <w:rFonts w:eastAsiaTheme="minorEastAsia" w:cstheme="minorBidi"/>
                <w:kern w:val="2"/>
                <w14:ligatures w14:val="standardContextual"/>
              </w:rPr>
              <w:t>48</w:t>
            </w:r>
            <w:r>
              <w:rPr>
                <w:webHidden/>
              </w:rPr>
              <w:fldChar w:fldCharType="end"/>
            </w:r>
          </w:hyperlink>
        </w:p>
        <w:p w14:paraId="2C6538A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2">
            <w:r>
              <w:rPr>
                <w:rStyle w:val="IndexLink"/>
                <w:webHidden/>
              </w:rPr>
              <w:t>7  Implementation</w:t>
            </w:r>
            <w:r>
              <w:rPr>
                <w:rStyle w:val="IndexLink"/>
              </w:rPr>
              <w:tab/>
            </w:r>
            <w:r>
              <w:rPr>
                <w:webHidden/>
              </w:rPr>
              <w:fldChar w:fldCharType="begin"/>
            </w:r>
            <w:r>
              <w:rPr>
                <w:webHidden/>
              </w:rPr>
              <w:instrText>PAGEREF _Toc232369202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423C15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3">
            <w:r>
              <w:rPr>
                <w:rStyle w:val="IndexLink"/>
                <w:webHidden/>
              </w:rPr>
              <w:t>7.1  Vorgehen und Iterationen</w:t>
            </w:r>
            <w:r>
              <w:rPr>
                <w:rStyle w:val="IndexLink"/>
              </w:rPr>
              <w:tab/>
            </w:r>
            <w:r>
              <w:rPr>
                <w:webHidden/>
              </w:rPr>
              <w:fldChar w:fldCharType="begin"/>
            </w:r>
            <w:r>
              <w:rPr>
                <w:webHidden/>
              </w:rPr>
              <w:instrText>PAGEREF _Toc232369203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15FF484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4">
            <w:r>
              <w:rPr>
                <w:rStyle w:val="IndexLink"/>
                <w:webHidden/>
              </w:rPr>
              <w:t>7.2  Repository-Struktur und Tech-Stack</w:t>
            </w:r>
            <w:r>
              <w:rPr>
                <w:rStyle w:val="IndexLink"/>
              </w:rPr>
              <w:tab/>
            </w:r>
            <w:r>
              <w:rPr>
                <w:webHidden/>
              </w:rPr>
              <w:fldChar w:fldCharType="begin"/>
            </w:r>
            <w:r>
              <w:rPr>
                <w:webHidden/>
              </w:rPr>
              <w:instrText>PAGEREF _Toc232369204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D85392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5">
            <w:r>
              <w:rPr>
                <w:rStyle w:val="IndexLink"/>
                <w:webHidden/>
              </w:rPr>
              <w:t>7.3  Pipeline-Implementation</w:t>
            </w:r>
            <w:r>
              <w:rPr>
                <w:rStyle w:val="IndexLink"/>
              </w:rPr>
              <w:tab/>
            </w:r>
            <w:r>
              <w:rPr>
                <w:webHidden/>
              </w:rPr>
              <w:fldChar w:fldCharType="begin"/>
            </w:r>
            <w:r>
              <w:rPr>
                <w:webHidden/>
              </w:rPr>
              <w:instrText>PAGEREF _Toc232369205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AEEEAE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6">
            <w:r>
              <w:rPr>
                <w:rStyle w:val="IndexLink"/>
                <w:webHidden/>
              </w:rPr>
              <w:t>7.4  Prompt-Engineering</w:t>
            </w:r>
            <w:r>
              <w:rPr>
                <w:rStyle w:val="IndexLink"/>
              </w:rPr>
              <w:tab/>
            </w:r>
            <w:r>
              <w:rPr>
                <w:webHidden/>
              </w:rPr>
              <w:fldChar w:fldCharType="begin"/>
            </w:r>
            <w:r>
              <w:rPr>
                <w:webHidden/>
              </w:rPr>
              <w:instrText>PAGEREF _Toc232369206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3AB5A5D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7">
            <w:r>
              <w:rPr>
                <w:rStyle w:val="IndexLink"/>
                <w:webHidden/>
              </w:rPr>
              <w:t>7.5  Personalisierungs- und Transparenz-UI</w:t>
            </w:r>
            <w:r>
              <w:rPr>
                <w:rStyle w:val="IndexLink"/>
              </w:rPr>
              <w:tab/>
            </w:r>
            <w:r>
              <w:rPr>
                <w:webHidden/>
              </w:rPr>
              <w:fldChar w:fldCharType="begin"/>
            </w:r>
            <w:r>
              <w:rPr>
                <w:webHidden/>
              </w:rPr>
              <w:instrText>PAGEREF _Toc232369207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65A8C6F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8">
            <w:r>
              <w:rPr>
                <w:rStyle w:val="IndexLink"/>
                <w:webHidden/>
              </w:rPr>
              <w:t>7.6  Bekannte Limitationen der Umsetzung</w:t>
            </w:r>
            <w:r>
              <w:rPr>
                <w:rStyle w:val="IndexLink"/>
              </w:rPr>
              <w:tab/>
            </w:r>
            <w:r>
              <w:rPr>
                <w:webHidden/>
              </w:rPr>
              <w:fldChar w:fldCharType="begin"/>
            </w:r>
            <w:r>
              <w:rPr>
                <w:webHidden/>
              </w:rPr>
              <w:instrText>PAGEREF _Toc232369208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16E57D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9">
            <w:r>
              <w:rPr>
                <w:rStyle w:val="IndexLink"/>
                <w:webHidden/>
              </w:rPr>
              <w:t>8  Validierung</w:t>
            </w:r>
            <w:r>
              <w:rPr>
                <w:rStyle w:val="IndexLink"/>
              </w:rPr>
              <w:tab/>
            </w:r>
            <w:r>
              <w:rPr>
                <w:webHidden/>
              </w:rPr>
              <w:fldChar w:fldCharType="begin"/>
            </w:r>
            <w:r>
              <w:rPr>
                <w:webHidden/>
              </w:rPr>
              <w:instrText>PAGEREF _Toc232369209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D0398D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0">
            <w:r>
              <w:rPr>
                <w:rStyle w:val="IndexLink"/>
                <w:webHidden/>
              </w:rPr>
              <w:t>8.1  Aufbau der Validierung</w:t>
            </w:r>
            <w:r>
              <w:rPr>
                <w:rStyle w:val="IndexLink"/>
              </w:rPr>
              <w:tab/>
            </w:r>
            <w:r>
              <w:rPr>
                <w:webHidden/>
              </w:rPr>
              <w:fldChar w:fldCharType="begin"/>
            </w:r>
            <w:r>
              <w:rPr>
                <w:webHidden/>
              </w:rPr>
              <w:instrText>PAGEREF _Toc232369210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0E0BECC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1">
            <w:r>
              <w:rPr>
                <w:rStyle w:val="IndexLink"/>
                <w:webHidden/>
              </w:rPr>
              <w:t>8.2  Machbarkeitsnachweis</w:t>
            </w:r>
            <w:r>
              <w:rPr>
                <w:rStyle w:val="IndexLink"/>
              </w:rPr>
              <w:tab/>
            </w:r>
            <w:r>
              <w:rPr>
                <w:webHidden/>
              </w:rPr>
              <w:fldChar w:fldCharType="begin"/>
            </w:r>
            <w:r>
              <w:rPr>
                <w:webHidden/>
              </w:rPr>
              <w:instrText>PAGEREF _Toc232369211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A86E18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2">
            <w:r>
              <w:rPr>
                <w:rStyle w:val="IndexLink"/>
                <w:webHidden/>
              </w:rPr>
              <w:t>8.3  Usability und Akzeptanz</w:t>
            </w:r>
            <w:r>
              <w:rPr>
                <w:rStyle w:val="IndexLink"/>
              </w:rPr>
              <w:tab/>
            </w:r>
            <w:r>
              <w:rPr>
                <w:webHidden/>
              </w:rPr>
              <w:fldChar w:fldCharType="begin"/>
            </w:r>
            <w:r>
              <w:rPr>
                <w:webHidden/>
              </w:rPr>
              <w:instrText>PAGEREF _Toc232369212 \h</w:instrText>
            </w:r>
            <w:r>
              <w:rPr>
                <w:webHidden/>
              </w:rPr>
            </w:r>
            <w:r>
              <w:rPr>
                <w:webHidden/>
              </w:rPr>
              <w:fldChar w:fldCharType="separate"/>
            </w:r>
            <w:r>
              <w:rPr>
                <w:rStyle w:val="IndexLink"/>
                <w:rFonts w:eastAsiaTheme="minorEastAsia" w:cstheme="minorBidi"/>
                <w:kern w:val="2"/>
                <w14:ligatures w14:val="standardContextual"/>
              </w:rPr>
              <w:t>58</w:t>
            </w:r>
            <w:r>
              <w:rPr>
                <w:webHidden/>
              </w:rPr>
              <w:fldChar w:fldCharType="end"/>
            </w:r>
          </w:hyperlink>
        </w:p>
        <w:p w14:paraId="23881A4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3">
            <w:r>
              <w:rPr>
                <w:rStyle w:val="IndexLink"/>
                <w:webHidden/>
              </w:rPr>
              <w:t>8.4  Wirkung</w:t>
            </w:r>
            <w:r>
              <w:rPr>
                <w:rStyle w:val="IndexLink"/>
              </w:rPr>
              <w:tab/>
            </w:r>
            <w:r>
              <w:rPr>
                <w:webHidden/>
              </w:rPr>
              <w:fldChar w:fldCharType="begin"/>
            </w:r>
            <w:r>
              <w:rPr>
                <w:webHidden/>
              </w:rPr>
              <w:instrText>PAGEREF _Toc232369213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3765861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4">
            <w:r>
              <w:rPr>
                <w:rStyle w:val="IndexLink"/>
                <w:webHidden/>
              </w:rPr>
              <w:t>8.5  Operationalisierung der Erfolgskriterien und Ethik</w:t>
            </w:r>
            <w:r>
              <w:rPr>
                <w:rStyle w:val="IndexLink"/>
              </w:rPr>
              <w:tab/>
            </w:r>
            <w:r>
              <w:rPr>
                <w:webHidden/>
              </w:rPr>
              <w:fldChar w:fldCharType="begin"/>
            </w:r>
            <w:r>
              <w:rPr>
                <w:webHidden/>
              </w:rPr>
              <w:instrText>PAGEREF _Toc232369214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4CD5E7D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5">
            <w:r>
              <w:rPr>
                <w:rStyle w:val="IndexLink"/>
                <w:webHidden/>
              </w:rPr>
              <w:t>8.6  Durchführung der Pilotbefragung</w:t>
            </w:r>
            <w:r>
              <w:rPr>
                <w:rStyle w:val="IndexLink"/>
              </w:rPr>
              <w:tab/>
            </w:r>
            <w:r>
              <w:rPr>
                <w:webHidden/>
              </w:rPr>
              <w:fldChar w:fldCharType="begin"/>
            </w:r>
            <w:r>
              <w:rPr>
                <w:webHidden/>
              </w:rPr>
              <w:instrText>PAGEREF _Toc232369215 \h</w:instrText>
            </w:r>
            <w:r>
              <w:rPr>
                <w:webHidden/>
              </w:rPr>
            </w:r>
            <w:r>
              <w:rPr>
                <w:webHidden/>
              </w:rPr>
              <w:fldChar w:fldCharType="separate"/>
            </w:r>
            <w:r>
              <w:rPr>
                <w:rStyle w:val="IndexLink"/>
                <w:rFonts w:eastAsiaTheme="minorEastAsia" w:cstheme="minorBidi"/>
                <w:kern w:val="2"/>
                <w14:ligatures w14:val="standardContextual"/>
              </w:rPr>
              <w:t>60</w:t>
            </w:r>
            <w:r>
              <w:rPr>
                <w:webHidden/>
              </w:rPr>
              <w:fldChar w:fldCharType="end"/>
            </w:r>
          </w:hyperlink>
        </w:p>
        <w:p w14:paraId="452BE18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16">
            <w:r>
              <w:rPr>
                <w:rStyle w:val="IndexLink"/>
                <w:webHidden/>
              </w:rPr>
              <w:t>9  Ergebnisse der Pilotbefragung</w:t>
            </w:r>
            <w:r>
              <w:rPr>
                <w:rStyle w:val="IndexLink"/>
              </w:rPr>
              <w:tab/>
            </w:r>
            <w:r>
              <w:rPr>
                <w:webHidden/>
              </w:rPr>
              <w:fldChar w:fldCharType="begin"/>
            </w:r>
            <w:r>
              <w:rPr>
                <w:webHidden/>
              </w:rPr>
              <w:instrText>PAGEREF _Toc232369216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3F7790E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7">
            <w:r>
              <w:rPr>
                <w:rStyle w:val="IndexLink"/>
                <w:webHidden/>
              </w:rPr>
              <w:t>9.1  Ergebnisse Machbarkeit</w:t>
            </w:r>
            <w:r>
              <w:rPr>
                <w:rStyle w:val="IndexLink"/>
              </w:rPr>
              <w:tab/>
            </w:r>
            <w:r>
              <w:rPr>
                <w:webHidden/>
              </w:rPr>
              <w:fldChar w:fldCharType="begin"/>
            </w:r>
            <w:r>
              <w:rPr>
                <w:webHidden/>
              </w:rPr>
              <w:instrText>PAGEREF _Toc232369217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68FF6CE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8">
            <w:r>
              <w:rPr>
                <w:rStyle w:val="IndexLink"/>
                <w:webHidden/>
              </w:rPr>
              <w:t>9.2  Ergebnisse Usability und Akzeptanz</w:t>
            </w:r>
            <w:r>
              <w:rPr>
                <w:rStyle w:val="IndexLink"/>
              </w:rPr>
              <w:tab/>
            </w:r>
            <w:r>
              <w:rPr>
                <w:webHidden/>
              </w:rPr>
              <w:fldChar w:fldCharType="begin"/>
            </w:r>
            <w:r>
              <w:rPr>
                <w:webHidden/>
              </w:rPr>
              <w:instrText>PAGEREF _Toc232369218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2A01921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9">
            <w:r>
              <w:rPr>
                <w:rStyle w:val="IndexLink"/>
                <w:webHidden/>
              </w:rPr>
              <w:t>9.3  Ergebnisse Wirkung</w:t>
            </w:r>
            <w:r>
              <w:rPr>
                <w:rStyle w:val="IndexLink"/>
              </w:rPr>
              <w:tab/>
            </w:r>
            <w:r>
              <w:rPr>
                <w:webHidden/>
              </w:rPr>
              <w:fldChar w:fldCharType="begin"/>
            </w:r>
            <w:r>
              <w:rPr>
                <w:webHidden/>
              </w:rPr>
              <w:instrText>PAGEREF _Toc232369219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94F453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0">
            <w:r>
              <w:rPr>
                <w:rStyle w:val="IndexLink"/>
                <w:webHidden/>
              </w:rPr>
              <w:t>9.4  Beantwortung der Teilfragen T1–T4</w:t>
            </w:r>
            <w:r>
              <w:rPr>
                <w:rStyle w:val="IndexLink"/>
              </w:rPr>
              <w:tab/>
            </w:r>
            <w:r>
              <w:rPr>
                <w:webHidden/>
              </w:rPr>
              <w:fldChar w:fldCharType="begin"/>
            </w:r>
            <w:r>
              <w:rPr>
                <w:webHidden/>
              </w:rPr>
              <w:instrText>PAGEREF _Toc232369220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11F314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1">
            <w:r>
              <w:rPr>
                <w:rStyle w:val="IndexLink"/>
                <w:webHidden/>
              </w:rPr>
              <w:t>9.5  Qualitative Befunde</w:t>
            </w:r>
            <w:r>
              <w:rPr>
                <w:rStyle w:val="IndexLink"/>
              </w:rPr>
              <w:tab/>
            </w:r>
            <w:r>
              <w:rPr>
                <w:webHidden/>
              </w:rPr>
              <w:fldChar w:fldCharType="begin"/>
            </w:r>
            <w:r>
              <w:rPr>
                <w:webHidden/>
              </w:rPr>
              <w:instrText>PAGEREF _Toc232369221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74B2A35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2">
            <w:r>
              <w:rPr>
                <w:rStyle w:val="IndexLink"/>
                <w:webHidden/>
              </w:rPr>
              <w:t>9.6  Vergleich mit den Erfolgskriterien</w:t>
            </w:r>
            <w:r>
              <w:rPr>
                <w:rStyle w:val="IndexLink"/>
              </w:rPr>
              <w:tab/>
            </w:r>
            <w:r>
              <w:rPr>
                <w:webHidden/>
              </w:rPr>
              <w:fldChar w:fldCharType="begin"/>
            </w:r>
            <w:r>
              <w:rPr>
                <w:webHidden/>
              </w:rPr>
              <w:instrText>PAGEREF _Toc232369222 \h</w:instrText>
            </w:r>
            <w:r>
              <w:rPr>
                <w:webHidden/>
              </w:rPr>
            </w:r>
            <w:r>
              <w:rPr>
                <w:webHidden/>
              </w:rPr>
              <w:fldChar w:fldCharType="separate"/>
            </w:r>
            <w:r>
              <w:rPr>
                <w:rStyle w:val="IndexLink"/>
                <w:rFonts w:eastAsiaTheme="minorEastAsia" w:cstheme="minorBidi"/>
                <w:kern w:val="2"/>
                <w14:ligatures w14:val="standardContextual"/>
              </w:rPr>
              <w:t>65</w:t>
            </w:r>
            <w:r>
              <w:rPr>
                <w:webHidden/>
              </w:rPr>
              <w:fldChar w:fldCharType="end"/>
            </w:r>
          </w:hyperlink>
        </w:p>
        <w:p w14:paraId="0431616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23">
            <w:r>
              <w:rPr>
                <w:rStyle w:val="IndexLink"/>
                <w:webHidden/>
              </w:rPr>
              <w:t>10  Diskussion</w:t>
            </w:r>
            <w:r>
              <w:rPr>
                <w:rStyle w:val="IndexLink"/>
              </w:rPr>
              <w:tab/>
            </w:r>
            <w:r>
              <w:rPr>
                <w:webHidden/>
              </w:rPr>
              <w:fldChar w:fldCharType="begin"/>
            </w:r>
            <w:r>
              <w:rPr>
                <w:webHidden/>
              </w:rPr>
              <w:instrText>PAGEREF _Toc232369223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75727EC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4">
            <w:r>
              <w:rPr>
                <w:rStyle w:val="IndexLink"/>
                <w:webHidden/>
              </w:rPr>
              <w:t>10.1  Beantwortung der Forschungsfrage</w:t>
            </w:r>
            <w:r>
              <w:rPr>
                <w:rStyle w:val="IndexLink"/>
              </w:rPr>
              <w:tab/>
            </w:r>
            <w:r>
              <w:rPr>
                <w:webHidden/>
              </w:rPr>
              <w:fldChar w:fldCharType="begin"/>
            </w:r>
            <w:r>
              <w:rPr>
                <w:webHidden/>
              </w:rPr>
              <w:instrText>PAGEREF _Toc232369224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4475F09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5">
            <w:r>
              <w:rPr>
                <w:rStyle w:val="IndexLink"/>
                <w:webHidden/>
              </w:rPr>
              <w:t>10.2  Diskussion der Machbarkeit</w:t>
            </w:r>
            <w:r>
              <w:rPr>
                <w:rStyle w:val="IndexLink"/>
              </w:rPr>
              <w:tab/>
            </w:r>
            <w:r>
              <w:rPr>
                <w:webHidden/>
              </w:rPr>
              <w:fldChar w:fldCharType="begin"/>
            </w:r>
            <w:r>
              <w:rPr>
                <w:webHidden/>
              </w:rPr>
              <w:instrText>PAGEREF _Toc232369225 \h</w:instrText>
            </w:r>
            <w:r>
              <w:rPr>
                <w:webHidden/>
              </w:rPr>
            </w:r>
            <w:r>
              <w:rPr>
                <w:webHidden/>
              </w:rPr>
              <w:fldChar w:fldCharType="separate"/>
            </w:r>
            <w:r>
              <w:rPr>
                <w:rStyle w:val="IndexLink"/>
                <w:rFonts w:eastAsiaTheme="minorEastAsia" w:cstheme="minorBidi"/>
                <w:kern w:val="2"/>
                <w14:ligatures w14:val="standardContextual"/>
              </w:rPr>
              <w:t>68</w:t>
            </w:r>
            <w:r>
              <w:rPr>
                <w:webHidden/>
              </w:rPr>
              <w:fldChar w:fldCharType="end"/>
            </w:r>
          </w:hyperlink>
        </w:p>
        <w:p w14:paraId="7B9B53C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6">
            <w:r>
              <w:rPr>
                <w:rStyle w:val="IndexLink"/>
                <w:webHidden/>
              </w:rPr>
              <w:t>10.3  Diskussion der Usability und Akzeptanz</w:t>
            </w:r>
            <w:r>
              <w:rPr>
                <w:rStyle w:val="IndexLink"/>
              </w:rPr>
              <w:tab/>
            </w:r>
            <w:r>
              <w:rPr>
                <w:webHidden/>
              </w:rPr>
              <w:fldChar w:fldCharType="begin"/>
            </w:r>
            <w:r>
              <w:rPr>
                <w:webHidden/>
              </w:rPr>
              <w:instrText>PAGEREF _Toc232369226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10E9D65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7">
            <w:r>
              <w:rPr>
                <w:rStyle w:val="IndexLink"/>
                <w:webHidden/>
              </w:rPr>
              <w:t>10.4  Diskussion der Wirkung</w:t>
            </w:r>
            <w:r>
              <w:rPr>
                <w:rStyle w:val="IndexLink"/>
              </w:rPr>
              <w:tab/>
            </w:r>
            <w:r>
              <w:rPr>
                <w:webHidden/>
              </w:rPr>
              <w:fldChar w:fldCharType="begin"/>
            </w:r>
            <w:r>
              <w:rPr>
                <w:webHidden/>
              </w:rPr>
              <w:instrText>PAGEREF _Toc232369227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75D12B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8">
            <w:r>
              <w:rPr>
                <w:rStyle w:val="IndexLink"/>
                <w:webHidden/>
              </w:rPr>
              <w:t>10.5  Implikationen für Design und Praxis</w:t>
            </w:r>
            <w:r>
              <w:rPr>
                <w:rStyle w:val="IndexLink"/>
              </w:rPr>
              <w:tab/>
            </w:r>
            <w:r>
              <w:rPr>
                <w:webHidden/>
              </w:rPr>
              <w:fldChar w:fldCharType="begin"/>
            </w:r>
            <w:r>
              <w:rPr>
                <w:webHidden/>
              </w:rPr>
              <w:instrText>PAGEREF _Toc232369228 \h</w:instrText>
            </w:r>
            <w:r>
              <w:rPr>
                <w:webHidden/>
              </w:rPr>
            </w:r>
            <w:r>
              <w:rPr>
                <w:webHidden/>
              </w:rPr>
              <w:fldChar w:fldCharType="separate"/>
            </w:r>
            <w:r>
              <w:rPr>
                <w:rStyle w:val="IndexLink"/>
                <w:rFonts w:eastAsiaTheme="minorEastAsia" w:cstheme="minorBidi"/>
                <w:kern w:val="2"/>
                <w14:ligatures w14:val="standardContextual"/>
              </w:rPr>
              <w:t>70</w:t>
            </w:r>
            <w:r>
              <w:rPr>
                <w:webHidden/>
              </w:rPr>
              <w:fldChar w:fldCharType="end"/>
            </w:r>
          </w:hyperlink>
        </w:p>
        <w:p w14:paraId="7482F59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9">
            <w:r>
              <w:rPr>
                <w:rStyle w:val="IndexLink"/>
                <w:webHidden/>
              </w:rPr>
              <w:t>10.6  Limitationen</w:t>
            </w:r>
            <w:r>
              <w:rPr>
                <w:rStyle w:val="IndexLink"/>
              </w:rPr>
              <w:tab/>
            </w:r>
            <w:r>
              <w:rPr>
                <w:webHidden/>
              </w:rPr>
              <w:fldChar w:fldCharType="begin"/>
            </w:r>
            <w:r>
              <w:rPr>
                <w:webHidden/>
              </w:rPr>
              <w:instrText>PAGEREF _Toc232369229 \h</w:instrText>
            </w:r>
            <w:r>
              <w:rPr>
                <w:webHidden/>
              </w:rPr>
            </w:r>
            <w:r>
              <w:rPr>
                <w:webHidden/>
              </w:rPr>
              <w:fldChar w:fldCharType="separate"/>
            </w:r>
            <w:r>
              <w:rPr>
                <w:rStyle w:val="IndexLink"/>
                <w:rFonts w:eastAsiaTheme="minorEastAsia" w:cstheme="minorBidi"/>
                <w:kern w:val="2"/>
                <w14:ligatures w14:val="standardContextual"/>
              </w:rPr>
              <w:t>71</w:t>
            </w:r>
            <w:r>
              <w:rPr>
                <w:webHidden/>
              </w:rPr>
              <w:fldChar w:fldCharType="end"/>
            </w:r>
          </w:hyperlink>
        </w:p>
        <w:p w14:paraId="5F1537E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0">
            <w:r>
              <w:rPr>
                <w:rStyle w:val="IndexLink"/>
                <w:webHidden/>
              </w:rPr>
              <w:t>10.7  Übertragbarkeit auf andere Medienkontexte</w:t>
            </w:r>
            <w:r>
              <w:rPr>
                <w:rStyle w:val="IndexLink"/>
              </w:rPr>
              <w:tab/>
            </w:r>
            <w:r>
              <w:rPr>
                <w:webHidden/>
              </w:rPr>
              <w:fldChar w:fldCharType="begin"/>
            </w:r>
            <w:r>
              <w:rPr>
                <w:webHidden/>
              </w:rPr>
              <w:instrText>PAGEREF _Toc232369230 \h</w:instrText>
            </w:r>
            <w:r>
              <w:rPr>
                <w:webHidden/>
              </w:rPr>
            </w:r>
            <w:r>
              <w:rPr>
                <w:webHidden/>
              </w:rPr>
              <w:fldChar w:fldCharType="separate"/>
            </w:r>
            <w:r>
              <w:rPr>
                <w:rStyle w:val="IndexLink"/>
                <w:rFonts w:eastAsiaTheme="minorEastAsia" w:cstheme="minorBidi"/>
                <w:kern w:val="2"/>
                <w14:ligatures w14:val="standardContextual"/>
              </w:rPr>
              <w:t>72</w:t>
            </w:r>
            <w:r>
              <w:rPr>
                <w:webHidden/>
              </w:rPr>
              <w:fldChar w:fldCharType="end"/>
            </w:r>
          </w:hyperlink>
        </w:p>
        <w:p w14:paraId="4C0EE88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1">
            <w:r>
              <w:rPr>
                <w:rStyle w:val="IndexLink"/>
                <w:webHidden/>
              </w:rPr>
              <w:t>11  Fazit</w:t>
            </w:r>
            <w:r>
              <w:rPr>
                <w:rStyle w:val="IndexLink"/>
              </w:rPr>
              <w:tab/>
            </w:r>
            <w:r>
              <w:rPr>
                <w:webHidden/>
              </w:rPr>
              <w:fldChar w:fldCharType="begin"/>
            </w:r>
            <w:r>
              <w:rPr>
                <w:webHidden/>
              </w:rPr>
              <w:instrText>PAGEREF _Toc232369231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72FC02D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2">
            <w:r>
              <w:rPr>
                <w:rStyle w:val="IndexLink"/>
                <w:webHidden/>
              </w:rPr>
              <w:t>11.1  Zusammenfassung</w:t>
            </w:r>
            <w:r>
              <w:rPr>
                <w:rStyle w:val="IndexLink"/>
              </w:rPr>
              <w:tab/>
            </w:r>
            <w:r>
              <w:rPr>
                <w:webHidden/>
              </w:rPr>
              <w:fldChar w:fldCharType="begin"/>
            </w:r>
            <w:r>
              <w:rPr>
                <w:webHidden/>
              </w:rPr>
              <w:instrText>PAGEREF _Toc232369232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49061D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3">
            <w:r>
              <w:rPr>
                <w:rStyle w:val="IndexLink"/>
                <w:webHidden/>
              </w:rPr>
              <w:t>11.2  Beitrag der Arbeit</w:t>
            </w:r>
            <w:r>
              <w:rPr>
                <w:rStyle w:val="IndexLink"/>
              </w:rPr>
              <w:tab/>
            </w:r>
            <w:r>
              <w:rPr>
                <w:webHidden/>
              </w:rPr>
              <w:fldChar w:fldCharType="begin"/>
            </w:r>
            <w:r>
              <w:rPr>
                <w:webHidden/>
              </w:rPr>
              <w:instrText>PAGEREF _Toc232369233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0A9F883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4">
            <w:r>
              <w:rPr>
                <w:rStyle w:val="IndexLink"/>
                <w:webHidden/>
              </w:rPr>
              <w:t>11.3  Ausblick</w:t>
            </w:r>
            <w:r>
              <w:rPr>
                <w:rStyle w:val="IndexLink"/>
              </w:rPr>
              <w:tab/>
            </w:r>
            <w:r>
              <w:rPr>
                <w:webHidden/>
              </w:rPr>
              <w:fldChar w:fldCharType="begin"/>
            </w:r>
            <w:r>
              <w:rPr>
                <w:webHidden/>
              </w:rPr>
              <w:instrText>PAGEREF _Toc232369234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25396D04"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5">
            <w:r>
              <w:rPr>
                <w:rStyle w:val="IndexLink"/>
                <w:webHidden/>
                <w:lang w:val="en-US"/>
              </w:rPr>
              <w:t>Literaturverzeichnis</w:t>
            </w:r>
            <w:r>
              <w:rPr>
                <w:rStyle w:val="IndexLink"/>
              </w:rPr>
              <w:tab/>
            </w:r>
            <w:r>
              <w:rPr>
                <w:webHidden/>
              </w:rPr>
              <w:fldChar w:fldCharType="begin"/>
            </w:r>
            <w:r>
              <w:rPr>
                <w:webHidden/>
              </w:rPr>
              <w:instrText>PAGEREF _Toc232369235 \h</w:instrText>
            </w:r>
            <w:r>
              <w:rPr>
                <w:webHidden/>
              </w:rPr>
            </w:r>
            <w:r>
              <w:rPr>
                <w:webHidden/>
              </w:rPr>
              <w:fldChar w:fldCharType="separate"/>
            </w:r>
            <w:r>
              <w:rPr>
                <w:rStyle w:val="IndexLink"/>
                <w:rFonts w:eastAsiaTheme="minorEastAsia" w:cstheme="minorBidi"/>
                <w:kern w:val="2"/>
                <w14:ligatures w14:val="standardContextual"/>
              </w:rPr>
              <w:t>76</w:t>
            </w:r>
            <w:r>
              <w:rPr>
                <w:webHidden/>
              </w:rPr>
              <w:fldChar w:fldCharType="end"/>
            </w:r>
          </w:hyperlink>
        </w:p>
        <w:p w14:paraId="2717ED6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6">
            <w:r>
              <w:rPr>
                <w:rStyle w:val="IndexLink"/>
                <w:webHidden/>
              </w:rPr>
              <w:t>Wahrheitserklärung</w:t>
            </w:r>
            <w:r>
              <w:rPr>
                <w:rStyle w:val="IndexLink"/>
              </w:rPr>
              <w:tab/>
            </w:r>
            <w:r>
              <w:rPr>
                <w:webHidden/>
              </w:rPr>
              <w:fldChar w:fldCharType="begin"/>
            </w:r>
            <w:r>
              <w:rPr>
                <w:webHidden/>
              </w:rPr>
              <w:instrText>PAGEREF _Toc232369236 \h</w:instrText>
            </w:r>
            <w:r>
              <w:rPr>
                <w:webHidden/>
              </w:rPr>
            </w:r>
            <w:r>
              <w:rPr>
                <w:webHidden/>
              </w:rPr>
              <w:fldChar w:fldCharType="separate"/>
            </w:r>
            <w:r>
              <w:rPr>
                <w:rStyle w:val="IndexLink"/>
                <w:rFonts w:eastAsiaTheme="minorEastAsia" w:cstheme="minorBidi"/>
                <w:kern w:val="2"/>
                <w14:ligatures w14:val="standardContextual"/>
              </w:rPr>
              <w:t>81</w:t>
            </w:r>
            <w:r>
              <w:rPr>
                <w:webHidden/>
              </w:rPr>
              <w:fldChar w:fldCharType="end"/>
            </w:r>
          </w:hyperlink>
        </w:p>
        <w:p w14:paraId="5BFC2033"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7">
            <w:r>
              <w:rPr>
                <w:rStyle w:val="IndexLink"/>
                <w:webHidden/>
              </w:rPr>
              <w:t>Erklärung zur Nutzung künstlicher Intelligenz</w:t>
            </w:r>
            <w:r>
              <w:rPr>
                <w:rStyle w:val="IndexLink"/>
              </w:rPr>
              <w:tab/>
            </w:r>
            <w:r>
              <w:rPr>
                <w:webHidden/>
              </w:rPr>
              <w:fldChar w:fldCharType="begin"/>
            </w:r>
            <w:r>
              <w:rPr>
                <w:webHidden/>
              </w:rPr>
              <w:instrText>PAGEREF _Toc232369237 \h</w:instrText>
            </w:r>
            <w:r>
              <w:rPr>
                <w:webHidden/>
              </w:rPr>
            </w:r>
            <w:r>
              <w:rPr>
                <w:webHidden/>
              </w:rPr>
              <w:fldChar w:fldCharType="separate"/>
            </w:r>
            <w:r>
              <w:rPr>
                <w:rStyle w:val="IndexLink"/>
                <w:rFonts w:eastAsiaTheme="minorEastAsia" w:cstheme="minorBidi"/>
                <w:kern w:val="2"/>
                <w14:ligatures w14:val="standardContextual"/>
              </w:rPr>
              <w:t>82</w:t>
            </w:r>
            <w:r>
              <w:rPr>
                <w:webHidden/>
              </w:rPr>
              <w:fldChar w:fldCharType="end"/>
            </w:r>
          </w:hyperlink>
          <w:r>
            <w:rPr>
              <w:rStyle w:val="IndexLink"/>
              <w:kern w:val="2"/>
            </w:rPr>
            <w:fldChar w:fldCharType="end"/>
          </w:r>
        </w:p>
      </w:sdtContent>
    </w:sdt>
    <w:p w14:paraId="726C27CE" w14:textId="77777777" w:rsidR="009E3789" w:rsidRDefault="00000000">
      <w:pPr>
        <w:spacing w:after="160"/>
      </w:pPr>
      <w:r>
        <w:br w:type="page"/>
      </w:r>
    </w:p>
    <w:p w14:paraId="3A3FFD87" w14:textId="77777777" w:rsidR="009E3789" w:rsidRDefault="00000000">
      <w:pPr>
        <w:pStyle w:val="berschrift1"/>
      </w:pPr>
      <w:bookmarkStart w:id="2" w:name="_Toc232369133"/>
      <w:r>
        <w:lastRenderedPageBreak/>
        <w:t>Abbildungsverzeichnis</w:t>
      </w:r>
      <w:bookmarkEnd w:id="2"/>
    </w:p>
    <w:sdt>
      <w:sdtPr>
        <w:id w:val="1662345738"/>
        <w:docPartObj>
          <w:docPartGallery w:val="Table of Contents"/>
          <w:docPartUnique/>
        </w:docPartObj>
      </w:sdtPr>
      <w:sdtContent>
        <w:p w14:paraId="43EDE8E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369263">
            <w:r>
              <w:rPr>
                <w:rStyle w:val="IndexLink"/>
                <w:webHidden/>
              </w:rPr>
              <w:t>Abbildung 6.1: Komponentenarchitektur von Attune (eigene Darstellung)</w:t>
            </w:r>
            <w:r>
              <w:rPr>
                <w:rStyle w:val="IndexLink"/>
              </w:rPr>
              <w:tab/>
            </w:r>
            <w:r>
              <w:rPr>
                <w:webHidden/>
              </w:rPr>
              <w:fldChar w:fldCharType="begin"/>
            </w:r>
            <w:r>
              <w:rPr>
                <w:webHidden/>
              </w:rPr>
              <w:instrText>PAGEREF _Toc232369263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190CBCF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4">
            <w:r>
              <w:rPr>
                <w:rStyle w:val="IndexLink"/>
                <w:webHidden/>
              </w:rPr>
              <w:t>Abbildung 7.1: Präferenzformular im Hauptzustand mit Themenwahl, Standort, Moderationsstil, Sendungslänge und Musikoption (Screenshot des Demonstrators)</w:t>
            </w:r>
            <w:r>
              <w:rPr>
                <w:rStyle w:val="IndexLink"/>
              </w:rPr>
              <w:tab/>
            </w:r>
            <w:r>
              <w:rPr>
                <w:webHidden/>
              </w:rPr>
              <w:fldChar w:fldCharType="begin"/>
            </w:r>
            <w:r>
              <w:rPr>
                <w:webHidden/>
              </w:rPr>
              <w:instrText>PAGEREF _Toc232369264 \h</w:instrText>
            </w:r>
            <w:r>
              <w:rPr>
                <w:webHidden/>
              </w:rPr>
            </w:r>
            <w:r>
              <w:rPr>
                <w:webHidden/>
              </w:rPr>
              <w:fldChar w:fldCharType="separate"/>
            </w:r>
            <w:r>
              <w:rPr>
                <w:rStyle w:val="IndexLink"/>
                <w:rFonts w:eastAsiaTheme="minorEastAsia" w:cstheme="minorBidi"/>
                <w:kern w:val="2"/>
                <w14:ligatures w14:val="standardContextual"/>
              </w:rPr>
              <w:t>52</w:t>
            </w:r>
            <w:r>
              <w:rPr>
                <w:webHidden/>
              </w:rPr>
              <w:fldChar w:fldCharType="end"/>
            </w:r>
          </w:hyperlink>
        </w:p>
        <w:p w14:paraId="18BAEBF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5">
            <w:r>
              <w:rPr>
                <w:rStyle w:val="IndexLink"/>
                <w:webHidden/>
              </w:rPr>
              <w:t>Abbildung 7.2: Vorschaukarte der geplanten Sendung mit Segmentstruktur, kommuniziertem Ende und Hinweis auf den Überraschungsbeitrag (Screenshot des Demonstrators)</w:t>
            </w:r>
            <w:r>
              <w:rPr>
                <w:rStyle w:val="IndexLink"/>
              </w:rPr>
              <w:tab/>
            </w:r>
            <w:r>
              <w:rPr>
                <w:webHidden/>
              </w:rPr>
              <w:fldChar w:fldCharType="begin"/>
            </w:r>
            <w:r>
              <w:rPr>
                <w:webHidden/>
              </w:rPr>
              <w:instrText>PAGEREF _Toc232369265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55FA083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6">
            <w:r>
              <w:rPr>
                <w:rStyle w:val="IndexLink"/>
                <w:webHidden/>
              </w:rPr>
              <w:t>Abbildung 7.3: Pipeline-Anzeige während der Sendungserzeugung mit den tatsächlichen Verarbeitungsschritten in Echtzeit (Screenshot des Demonstrators)</w:t>
            </w:r>
            <w:r>
              <w:rPr>
                <w:rStyle w:val="IndexLink"/>
              </w:rPr>
              <w:tab/>
            </w:r>
            <w:r>
              <w:rPr>
                <w:webHidden/>
              </w:rPr>
              <w:fldChar w:fldCharType="begin"/>
            </w:r>
            <w:r>
              <w:rPr>
                <w:webHidden/>
              </w:rPr>
              <w:instrText>PAGEREF _Toc232369266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741AF2E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7">
            <w:r>
              <w:rPr>
                <w:rStyle w:val="IndexLink"/>
                <w:webHidden/>
              </w:rPr>
              <w:t>Abbildung 7.4: Wiedergabezustand mit Quellenliste und mitlaufendem Transkript (Screenshot des Demonstrators)</w:t>
            </w:r>
            <w:r>
              <w:rPr>
                <w:rStyle w:val="IndexLink"/>
              </w:rPr>
              <w:tab/>
            </w:r>
            <w:r>
              <w:rPr>
                <w:webHidden/>
              </w:rPr>
              <w:fldChar w:fldCharType="begin"/>
            </w:r>
            <w:r>
              <w:rPr>
                <w:webHidden/>
              </w:rPr>
              <w:instrText>PAGEREF _Toc232369267 \h</w:instrText>
            </w:r>
            <w:r>
              <w:rPr>
                <w:webHidden/>
              </w:rPr>
            </w:r>
            <w:r>
              <w:rPr>
                <w:webHidden/>
              </w:rPr>
              <w:fldChar w:fldCharType="separate"/>
            </w:r>
            <w:r>
              <w:rPr>
                <w:rStyle w:val="IndexLink"/>
                <w:rFonts w:eastAsiaTheme="minorEastAsia" w:cstheme="minorBidi"/>
                <w:kern w:val="2"/>
                <w14:ligatures w14:val="standardContextual"/>
              </w:rPr>
              <w:t>54</w:t>
            </w:r>
            <w:r>
              <w:rPr>
                <w:webHidden/>
              </w:rPr>
              <w:fldChar w:fldCharType="end"/>
            </w:r>
          </w:hyperlink>
        </w:p>
        <w:p w14:paraId="48E4C96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8">
            <w:r>
              <w:rPr>
                <w:rStyle w:val="IndexLink"/>
                <w:webHidden/>
              </w:rPr>
              <w:t>Abbildung 7.5: Begründungsansicht «Warum diese Sendung?» mit Profil, abgeleiteten Inhalten und Pipeline-Schritten (Screenshot des Demonstrators)</w:t>
            </w:r>
            <w:r>
              <w:rPr>
                <w:rStyle w:val="IndexLink"/>
              </w:rPr>
              <w:tab/>
            </w:r>
            <w:r>
              <w:rPr>
                <w:webHidden/>
              </w:rPr>
              <w:fldChar w:fldCharType="begin"/>
            </w:r>
            <w:r>
              <w:rPr>
                <w:webHidden/>
              </w:rPr>
              <w:instrText>PAGEREF _Toc232369268 \h</w:instrText>
            </w:r>
            <w:r>
              <w:rPr>
                <w:webHidden/>
              </w:rPr>
            </w:r>
            <w:r>
              <w:rPr>
                <w:webHidden/>
              </w:rPr>
              <w:fldChar w:fldCharType="separate"/>
            </w:r>
            <w:r>
              <w:rPr>
                <w:rStyle w:val="IndexLink"/>
                <w:rFonts w:eastAsiaTheme="minorEastAsia" w:cstheme="minorBidi"/>
                <w:kern w:val="2"/>
                <w14:ligatures w14:val="standardContextual"/>
              </w:rPr>
              <w:t>55</w:t>
            </w:r>
            <w:r>
              <w:rPr>
                <w:webHidden/>
              </w:rPr>
              <w:fldChar w:fldCharType="end"/>
            </w:r>
          </w:hyperlink>
        </w:p>
        <w:p w14:paraId="0C10483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9">
            <w:r>
              <w:rPr>
                <w:rStyle w:val="IndexLink"/>
                <w:webHidden/>
              </w:rPr>
              <w:t>Abbildung 7.6: Abschlusskarte mit bewusst gesetztem Sendungsende ohne Anschlussempfehlung (Screenshot des Demonstrators)</w:t>
            </w:r>
            <w:r>
              <w:rPr>
                <w:rStyle w:val="IndexLink"/>
              </w:rPr>
              <w:tab/>
            </w:r>
            <w:r>
              <w:rPr>
                <w:webHidden/>
              </w:rPr>
              <w:fldChar w:fldCharType="begin"/>
            </w:r>
            <w:r>
              <w:rPr>
                <w:webHidden/>
              </w:rPr>
              <w:instrText>PAGEREF _Toc232369269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67AF5C3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0">
            <w:r>
              <w:rPr>
                <w:rStyle w:val="IndexLink"/>
                <w:webHidden/>
              </w:rPr>
              <w:t>Abbildung 9.1: Technische Qualität aus Nutzersicht (Mittelwerte, Skala 1–5, n = 25)</w:t>
            </w:r>
            <w:r>
              <w:rPr>
                <w:rStyle w:val="IndexLink"/>
              </w:rPr>
              <w:tab/>
            </w:r>
            <w:r>
              <w:rPr>
                <w:webHidden/>
              </w:rPr>
              <w:fldChar w:fldCharType="begin"/>
            </w:r>
            <w:r>
              <w:rPr>
                <w:webHidden/>
              </w:rPr>
              <w:instrText>PAGEREF _Toc232369270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4D719BF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1">
            <w:r>
              <w:rPr>
                <w:rStyle w:val="IndexLink"/>
                <w:webHidden/>
              </w:rPr>
              <w:t>Abbildung 9.2: Semantisches Differential «Die App war …» (Mittelwerte, Skala 1–7, n = 25)</w:t>
            </w:r>
            <w:r>
              <w:rPr>
                <w:rStyle w:val="IndexLink"/>
              </w:rPr>
              <w:tab/>
            </w:r>
            <w:r>
              <w:rPr>
                <w:webHidden/>
              </w:rPr>
              <w:fldChar w:fldCharType="begin"/>
            </w:r>
            <w:r>
              <w:rPr>
                <w:webHidden/>
              </w:rPr>
              <w:instrText>PAGEREF _Toc232369271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1A78775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2">
            <w:r>
              <w:rPr>
                <w:rStyle w:val="IndexLink"/>
                <w:webHidden/>
              </w:rPr>
              <w:t>Abbildung 9.3: Aggregierte Teilfragen-Scores T1–T4 (Mittelwert ± Standardabweichung, Skala 1–5)</w:t>
            </w:r>
            <w:r>
              <w:rPr>
                <w:rStyle w:val="IndexLink"/>
              </w:rPr>
              <w:tab/>
            </w:r>
            <w:r>
              <w:rPr>
                <w:webHidden/>
              </w:rPr>
              <w:fldChar w:fldCharType="begin"/>
            </w:r>
            <w:r>
              <w:rPr>
                <w:webHidden/>
              </w:rPr>
              <w:instrText>PAGEREF _Toc232369272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1A86478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3">
            <w:r>
              <w:rPr>
                <w:rStyle w:val="IndexLink"/>
                <w:webHidden/>
              </w:rPr>
              <w:t>Abbildung 9.4: Verdichtete Übersicht entlang der drei Validierungsstränge Machbarkeit, Usability/Akzeptanz und Wirkung</w:t>
            </w:r>
            <w:r>
              <w:rPr>
                <w:rStyle w:val="IndexLink"/>
              </w:rPr>
              <w:tab/>
            </w:r>
            <w:r>
              <w:rPr>
                <w:webHidden/>
              </w:rPr>
              <w:fldChar w:fldCharType="begin"/>
            </w:r>
            <w:r>
              <w:rPr>
                <w:webHidden/>
              </w:rPr>
              <w:instrText>PAGEREF _Toc232369273 \h</w:instrText>
            </w:r>
            <w:r>
              <w:rPr>
                <w:webHidden/>
              </w:rPr>
            </w:r>
            <w:r>
              <w:rPr>
                <w:webHidden/>
              </w:rPr>
              <w:fldChar w:fldCharType="separate"/>
            </w:r>
            <w:r>
              <w:rPr>
                <w:rStyle w:val="IndexLink"/>
                <w:rFonts w:eastAsiaTheme="minorEastAsia" w:cstheme="minorBidi"/>
                <w:kern w:val="2"/>
                <w14:ligatures w14:val="standardContextual"/>
              </w:rPr>
              <w:t>66</w:t>
            </w:r>
            <w:r>
              <w:rPr>
                <w:webHidden/>
              </w:rPr>
              <w:fldChar w:fldCharType="end"/>
            </w:r>
          </w:hyperlink>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369134"/>
      <w:r>
        <w:t>Tabellenverzeichnis</w:t>
      </w:r>
      <w:bookmarkEnd w:id="3"/>
    </w:p>
    <w:sdt>
      <w:sdtPr>
        <w:id w:val="-2101553627"/>
        <w:docPartObj>
          <w:docPartGallery w:val="Table of Contents"/>
          <w:docPartUnique/>
        </w:docPartObj>
      </w:sdtPr>
      <w:sdtContent>
        <w:p w14:paraId="679D5E4A"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369274">
            <w:r>
              <w:rPr>
                <w:rStyle w:val="IndexLink"/>
                <w:webHidden/>
              </w:rPr>
              <w:t>Tabelle 2.1: Gegenüberstellung der Medienmodelle: redaktionell, engagement-optimiert und wellbeing-orientiert (eigene Darstellung)</w:t>
            </w:r>
            <w:r>
              <w:rPr>
                <w:rStyle w:val="IndexLink"/>
              </w:rPr>
              <w:tab/>
            </w:r>
            <w:r>
              <w:rPr>
                <w:webHidden/>
              </w:rPr>
              <w:fldChar w:fldCharType="begin"/>
            </w:r>
            <w:r>
              <w:rPr>
                <w:webHidden/>
              </w:rPr>
              <w:instrText>PAGEREF _Toc232369274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1B37397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5">
            <w:r>
              <w:rPr>
                <w:rStyle w:val="IndexLink"/>
                <w:webHidden/>
              </w:rPr>
              <w:t>Tabelle 5.1: Arbeitspakete mit Beschreibung, Input und Output (eigene Darstellung)</w:t>
            </w:r>
            <w:r>
              <w:rPr>
                <w:rStyle w:val="IndexLink"/>
              </w:rPr>
              <w:tab/>
            </w:r>
            <w:r>
              <w:rPr>
                <w:webHidden/>
              </w:rPr>
              <w:fldChar w:fldCharType="begin"/>
            </w:r>
            <w:r>
              <w:rPr>
                <w:webHidden/>
              </w:rPr>
              <w:instrText>PAGEREF _Toc232369275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30A54CD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6">
            <w:r>
              <w:rPr>
                <w:rStyle w:val="IndexLink"/>
                <w:webHidden/>
              </w:rPr>
              <w:t>Tabelle 6.1: Mapping von Werten und Bedürfnissen auf Designentscheidungen (eigene Darstellung)</w:t>
            </w:r>
            <w:r>
              <w:rPr>
                <w:rStyle w:val="IndexLink"/>
              </w:rPr>
              <w:tab/>
            </w:r>
            <w:r>
              <w:rPr>
                <w:webHidden/>
              </w:rPr>
              <w:fldChar w:fldCharType="begin"/>
            </w:r>
            <w:r>
              <w:rPr>
                <w:webHidden/>
              </w:rPr>
              <w:instrText>PAGEREF _Toc232369276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5082E66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7">
            <w:r>
              <w:rPr>
                <w:rStyle w:val="IndexLink"/>
                <w:webHidden/>
              </w:rPr>
              <w:t>Tabelle 9.1: Skalenmittelwerte je Wirkungskonstrukt (Skala 1–5, n = 25)</w:t>
            </w:r>
            <w:r>
              <w:rPr>
                <w:rStyle w:val="IndexLink"/>
              </w:rPr>
              <w:tab/>
            </w:r>
            <w:r>
              <w:rPr>
                <w:webHidden/>
              </w:rPr>
              <w:fldChar w:fldCharType="begin"/>
            </w:r>
            <w:r>
              <w:rPr>
                <w:webHidden/>
              </w:rPr>
              <w:instrText>PAGEREF _Toc232369277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369135"/>
      <w:r>
        <w:lastRenderedPageBreak/>
        <w:t>Abkürzungsverzeichnis</w:t>
      </w:r>
      <w:bookmarkEnd w:id="4"/>
    </w:p>
    <w:p w14:paraId="28231EDD" w14:textId="77777777" w:rsidR="009E3789" w:rsidRDefault="00000000">
      <w:pPr>
        <w:tabs>
          <w:tab w:val="left" w:pos="2268"/>
        </w:tabs>
        <w:spacing w:after="80" w:line="360" w:lineRule="auto"/>
      </w:pPr>
      <w:r>
        <w:t>AP</w:t>
      </w:r>
      <w:r>
        <w:tab/>
        <w:t>Arbeitspaket</w:t>
      </w:r>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369136"/>
      <w:r>
        <w:lastRenderedPageBreak/>
        <w:t>1  Motivation</w:t>
      </w:r>
      <w:bookmarkEnd w:id="5"/>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369137"/>
      <w:r>
        <w:t>1.1  Das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369138"/>
      <w:r>
        <w:t>1.2  Das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369139"/>
      <w:r>
        <w:t>1.3  Manipulative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369140"/>
      <w:r>
        <w:t>1.4  Filterblasen,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369141"/>
      <w:r>
        <w:t>1.5  Psychisches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369142"/>
      <w:r>
        <w:t>1.6  Verlust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369143"/>
      <w:r>
        <w:t>1.7  Zwischenfazit: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369144"/>
      <w:r>
        <w:lastRenderedPageBreak/>
        <w:t>2  Background</w:t>
      </w:r>
      <w:bookmarkEnd w:id="13"/>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369145"/>
      <w:r>
        <w:t>2.1  Bedürfnisse und Motivationen der Akteure</w:t>
      </w:r>
      <w:bookmarkEnd w:id="14"/>
    </w:p>
    <w:p w14:paraId="05C5F251" w14:textId="77777777" w:rsidR="009E3789" w:rsidRDefault="00000000">
      <w:pPr>
        <w:pStyle w:val="berschrift3"/>
      </w:pPr>
      <w:bookmarkStart w:id="15" w:name="_Toc232369146"/>
      <w:r>
        <w:t>2.1.1  Anbieterseite</w:t>
      </w:r>
      <w:bookmarkEnd w:id="15"/>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369147"/>
      <w:r>
        <w:t>2.1.2  Nutzerseite</w:t>
      </w:r>
      <w:bookmarkEnd w:id="16"/>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369148"/>
      <w:r>
        <w:t>2.2  Mechanismen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369149"/>
      <w:r>
        <w:t>2.2.1  Klassifikation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369150"/>
      <w:r>
        <w:t>2.2.2  Suche</w:t>
      </w:r>
      <w:bookmarkEnd w:id="19"/>
    </w:p>
    <w:p w14:paraId="7170E046"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369151"/>
      <w:r>
        <w:t>2.2.3  Empfehlungssysteme</w:t>
      </w:r>
      <w:bookmarkEnd w:id="20"/>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369152"/>
      <w:r>
        <w:t>2.2.4  Personalisierung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369153"/>
      <w:r>
        <w:t>2.2.5  Sharing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369154"/>
      <w:r>
        <w:t>2.2.6  Persuasive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369155"/>
      <w:r>
        <w:t>2.2.7  Monetarisierungsmechanismen</w:t>
      </w:r>
      <w:bookmarkEnd w:id="24"/>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369156"/>
      <w:r>
        <w:t>2.3  Beurteilungsgrundlagen</w:t>
      </w:r>
      <w:bookmarkEnd w:id="25"/>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369157"/>
      <w:r>
        <w:t>2.3.1  Self-Determination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369158"/>
      <w:r>
        <w:lastRenderedPageBreak/>
        <w:t>2.3.2  Value-Sensitive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369159"/>
      <w:r>
        <w:t>2.3.3  Digital Wellbeing</w:t>
      </w:r>
      <w:bookmarkEnd w:id="28"/>
    </w:p>
    <w:p w14:paraId="68FB473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369160"/>
      <w:r>
        <w:t>2.3.4  Ethik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369161"/>
      <w:r>
        <w:t>2.3.5  Gebrauchstauglichkeit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369162"/>
      <w:r>
        <w:t>2.4  Gegenüberstellung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369274"/>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369163"/>
      <w:r>
        <w:t>2.5  Forschungslücke</w:t>
      </w:r>
      <w:bookmarkEnd w:id="33"/>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369164"/>
      <w:r>
        <w:lastRenderedPageBreak/>
        <w:t>3  Attune als Forschungsartefakt</w:t>
      </w:r>
      <w:bookmarkEnd w:id="34"/>
    </w:p>
    <w:p w14:paraId="4AC16B45"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369165"/>
      <w:r>
        <w:t>3.1  Warum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369166"/>
      <w:r>
        <w:t>3.2  Leitidee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369167"/>
      <w:r>
        <w:t>3.3  Was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369168"/>
      <w:r>
        <w:t>3.3.1  Explizite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369169"/>
      <w:r>
        <w:t>3.3.2  Vollautomatisierte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369170"/>
      <w:r>
        <w:t>3.3.3  Kuratierungs-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369171"/>
      <w:r>
        <w:t>3.3.4  Definierte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369172"/>
      <w:r>
        <w:t>3.3.5  Transparenz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369173"/>
      <w:r>
        <w:t>3.4  Welche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369174"/>
      <w:r>
        <w:t>3.5  Abgrenzung des Untersuchungsumfangs</w:t>
      </w:r>
      <w:bookmarkEnd w:id="44"/>
    </w:p>
    <w:p w14:paraId="69444FA7"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369175"/>
      <w:r>
        <w:lastRenderedPageBreak/>
        <w:t>4  Forschungsfrage und Zielsetzung</w:t>
      </w:r>
      <w:bookmarkEnd w:id="45"/>
    </w:p>
    <w:p w14:paraId="2161C280"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369176"/>
      <w:r>
        <w:t>4.1  Forschungsfrage</w:t>
      </w:r>
      <w:bookmarkEnd w:id="46"/>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369177"/>
      <w:r>
        <w:lastRenderedPageBreak/>
        <w:t>4.2  Teilfragen</w:t>
      </w:r>
      <w:bookmarkEnd w:id="47"/>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369178"/>
      <w:r>
        <w:lastRenderedPageBreak/>
        <w:t>4.3  Goal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369179"/>
      <w:r>
        <w:t>4.4  Nutzen</w:t>
      </w:r>
      <w:bookmarkEnd w:id="49"/>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369180"/>
      <w:r>
        <w:t>4.5  Abgrenzung</w:t>
      </w:r>
      <w:bookmarkEnd w:id="50"/>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369181"/>
      <w:r>
        <w:lastRenderedPageBreak/>
        <w:t>5  Methodik</w:t>
      </w:r>
      <w:bookmarkEnd w:id="51"/>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369182"/>
      <w:r>
        <w:t>5.1  Vorgehen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54A936E5" w14:textId="77777777" w:rsidR="009E378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369183"/>
      <w:r>
        <w:t>5.2  Forschungsdesign</w:t>
      </w:r>
      <w:bookmarkEnd w:id="53"/>
    </w:p>
    <w:p w14:paraId="14BC0C2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w:t>
      </w:r>
      <w:r>
        <w:lastRenderedPageBreak/>
        <w:t>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369184"/>
      <w:r>
        <w:t>5.3  Vorgehen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369275"/>
      <w:r>
        <w:lastRenderedPageBreak/>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369185"/>
      <w:r>
        <w:t>5.4  Methoden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369186"/>
      <w:r>
        <w:t>5.5  Methoden der Auswertung</w:t>
      </w:r>
      <w:bookmarkEnd w:id="57"/>
    </w:p>
    <w:p w14:paraId="33357119" w14:textId="77777777" w:rsidR="009E378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369187"/>
      <w:r>
        <w:t>5.6  Reflexion zu Ressourcen und Kompetenzen</w:t>
      </w:r>
      <w:bookmarkEnd w:id="58"/>
    </w:p>
    <w:p w14:paraId="6144AB2B" w14:textId="77777777" w:rsidR="009E3789" w:rsidRDefault="00000000">
      <w:pPr>
        <w:spacing w:after="160" w:line="360" w:lineRule="auto"/>
      </w:pPr>
      <w:r>
        <w:lastRenderedPageBreak/>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77777777"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369188"/>
      <w:r>
        <w:lastRenderedPageBreak/>
        <w:t>6  Konzept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369189"/>
      <w:r>
        <w:t>6.1  Anforderungen</w:t>
      </w:r>
      <w:bookmarkEnd w:id="60"/>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369190"/>
      <w:r>
        <w:t>6.2  Architekturüberblick</w:t>
      </w:r>
      <w:bookmarkEnd w:id="61"/>
    </w:p>
    <w:p w14:paraId="16E146D2" w14:textId="3146735C"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369263"/>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369191"/>
      <w:r>
        <w:t>6.3  Komponenten im Detail</w:t>
      </w:r>
      <w:bookmarkEnd w:id="63"/>
    </w:p>
    <w:p w14:paraId="5EB24648" w14:textId="77777777" w:rsidR="009E3789" w:rsidRDefault="00000000">
      <w:pPr>
        <w:pStyle w:val="berschrift3"/>
      </w:pPr>
      <w:bookmarkStart w:id="64" w:name="_Toc232369192"/>
      <w:r>
        <w:t>6.3.1  Orchestrator</w:t>
      </w:r>
      <w:bookmarkEnd w:id="64"/>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369193"/>
      <w:r>
        <w:t>6.3.2  Personalisierungsmodul</w:t>
      </w:r>
      <w:bookmarkEnd w:id="65"/>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369194"/>
      <w:r>
        <w:t>6.3.3  Nachrichten-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369195"/>
      <w:r>
        <w:t>6.3.4  LLM-Textgenerierung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369196"/>
      <w:r>
        <w:t>6.3.5  Sprachsynthese</w:t>
      </w:r>
      <w:bookmarkEnd w:id="68"/>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369197"/>
      <w:r>
        <w:t>6.3.6  Musikeinbindung</w:t>
      </w:r>
      <w:bookmarkEnd w:id="69"/>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369198"/>
      <w:r>
        <w:t>6.3.7  Webapplikation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369199"/>
      <w:r>
        <w:lastRenderedPageBreak/>
        <w:t>6.4  Wellbeing-Features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369200"/>
      <w:r>
        <w:t>6.5  Mapping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369276"/>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369201"/>
      <w:r>
        <w:t>6.6  Datenschutz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369202"/>
      <w:r>
        <w:lastRenderedPageBreak/>
        <w:t>7  Implementation</w:t>
      </w:r>
      <w:bookmarkEnd w:id="75"/>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369203"/>
      <w:r>
        <w:t>7.1  Vorgehen und Iterationen</w:t>
      </w:r>
      <w:bookmarkEnd w:id="76"/>
    </w:p>
    <w:p w14:paraId="71AC3ED2" w14:textId="184BD15F"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369204"/>
      <w:r>
        <w:lastRenderedPageBreak/>
        <w:t>7.2  Repository-Struktur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369205"/>
      <w:r>
        <w:t>7.3  Pipeline-Implementation</w:t>
      </w:r>
      <w:bookmarkEnd w:id="78"/>
    </w:p>
    <w:p w14:paraId="4E9EDC86" w14:textId="28EEB59D"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369206"/>
      <w:r>
        <w:lastRenderedPageBreak/>
        <w:t>7.4  Prompt-Engineering</w:t>
      </w:r>
      <w:bookmarkEnd w:id="79"/>
    </w:p>
    <w:p w14:paraId="7F1C42CC" w14:textId="4567FA6E" w:rsidR="009E3789" w:rsidRDefault="00000000">
      <w:pPr>
        <w:spacing w:after="160" w:line="360" w:lineRule="auto"/>
      </w:pPr>
      <w:r>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A3B8A83" w14:textId="1716FB9D"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369207"/>
      <w:r>
        <w:t>7.5  Personalisierungs- und Transparenz-UI</w:t>
      </w:r>
      <w:bookmarkEnd w:id="80"/>
    </w:p>
    <w:p w14:paraId="2E45BA42" w14:textId="265D379D"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369265"/>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lastRenderedPageBreak/>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369267"/>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lastRenderedPageBreak/>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369269"/>
      <w:r>
        <w:lastRenderedPageBreak/>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369208"/>
      <w:r>
        <w:t>7.6  Bekannte Limitationen der Umsetzung</w:t>
      </w:r>
      <w:bookmarkEnd w:id="87"/>
    </w:p>
    <w:p w14:paraId="59783A7F" w14:textId="2D9301F1" w:rsidR="009E3789"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369209"/>
      <w:r>
        <w:lastRenderedPageBreak/>
        <w:t>8  Validierung</w:t>
      </w:r>
      <w:bookmarkEnd w:id="88"/>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369210"/>
      <w:r>
        <w:t>8.1  Aufbau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369211"/>
      <w:r>
        <w:t>8.2  Machbarkeitsnachweis</w:t>
      </w:r>
      <w:bookmarkEnd w:id="90"/>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369212"/>
      <w:r>
        <w:t>8.3  Usability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369213"/>
      <w:r>
        <w:t>8.4  Wirkung</w:t>
      </w:r>
      <w:bookmarkEnd w:id="92"/>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369214"/>
      <w:r>
        <w:lastRenderedPageBreak/>
        <w:t>8.5  Operationalisierung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77777777" w:rsidR="009E3789" w:rsidRDefault="00000000">
      <w:pPr>
        <w:spacing w:after="160" w:line="360" w:lineRule="auto"/>
      </w:pPr>
      <w:r>
        <w:t>Ethik, Einwilligung und Datenschutz folgen den ZHAW-Standards für studentische Forschung mit Personen: Die Teilnahme erfolgte freiwillig und anonym; vor Studienbeginn stimmten alle Testpersonen einer Einwilligungserklärung (Informed Consent als Bestandteil des Online-Fragebogens, vgl. Abschnitt 8.6) zu, die Studienzweck, Datenarten und Verwendung regelt. Es wurden keine personenbezogenen Daten erhoben.</w:t>
      </w:r>
    </w:p>
    <w:p w14:paraId="3DDED46F" w14:textId="77777777" w:rsidR="009E3789" w:rsidRDefault="00000000">
      <w:pPr>
        <w:pStyle w:val="berschrift2"/>
      </w:pPr>
      <w:bookmarkStart w:id="94" w:name="_Toc232369215"/>
      <w:r>
        <w:t>8.6  Durchführung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141A65EE" w14:textId="77777777" w:rsidR="009E3789" w:rsidRDefault="00000000">
      <w:pPr>
        <w:spacing w:after="160" w:line="360" w:lineRule="auto"/>
      </w:pPr>
      <w:r>
        <w:t xml:space="preserve">Die Auswertung folgt dem in Abschnitt 5.5 beschriebenen deskriptiv-qualitativen Vorgehen. Negativ formulierte Items wurden konstruktspezifisch umgepolt; Items, die </w:t>
      </w:r>
      <w:r>
        <w:lastRenderedPageBreak/>
        <w:t>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das die zentralen Kennzahlen für die Präsentation aufbereitet; massgeblich für alle berichteten Werte bleibt jedoch das kommentierte Notebook.</w:t>
      </w:r>
      <w:r>
        <w:br w:type="page"/>
      </w:r>
    </w:p>
    <w:p w14:paraId="7AC10001" w14:textId="7AC10001" w:rsidR="009E3789" w:rsidRDefault="00000000">
      <w:pPr>
        <w:spacing w:after="160" w:line="360" w:lineRule="auto"/>
        <w:rPr>
          <w:ins w:id="95002" w:author="Claude" w:date="2026-06-16T00:00:00Z"/>
        </w:rPr>
      </w:pPr>
      <w:ins w:id="95001" w:author="Claude" w:date="2026-06-16T00:00:00Z">
        <w:r>
          <w:t xml:space="preserve">Sämtliche Artefakte der empirischen Erhebung sind über das begleitende Repository (github.com/MichaelMoeckli/attune) reproduzierbar. Der Fragebogen wurde nicht manuell in der Google-Forms-Oberfläche zusammengestellt, sondern durch ein versioniertes Google-Apps-Script automatisch erzeugt, das die Google Form bei erneuter Ausführung identisch aufbaut. Die Auswertung ist deterministisch aus der exportierten Rohdaten-CSV ableitbar, und das interaktive Dashboard ist eine handkodierte Präsentationsschicht, deren Kennzahlen die Werte des Notebooks spiegeln. Eine ausführliche Reproduktionsanleitung (REPRODUCTION.md) im Repository dokumentiert jeden Rekonstruktionsschritt von der Erzeugung der Google Form über die Ausführung des Notebooks bis zum Aufbau des Dashboards.</w:t>
        </w:r>
      </w:ins>
    </w:p>
    <w:p w14:paraId="53C51082" w14:textId="77777777" w:rsidR="009E3789" w:rsidRDefault="00000000">
      <w:pPr>
        <w:pStyle w:val="berschrift1"/>
      </w:pPr>
      <w:bookmarkStart w:id="95" w:name="_Toc232369216"/>
      <w:r>
        <w:lastRenderedPageBreak/>
        <w:t>9  Ergebnisse der Pilotbefragung</w:t>
      </w:r>
      <w:bookmarkEnd w:id="95"/>
    </w:p>
    <w:p w14:paraId="4A173C25"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786B2703" w14:textId="77777777" w:rsidR="009E3789" w:rsidRDefault="00000000">
      <w:pPr>
        <w:pStyle w:val="berschrift2"/>
      </w:pPr>
      <w:bookmarkStart w:id="96" w:name="_Toc232369217"/>
      <w:r>
        <w:t>9.1  Ergebnisse Machbarkeit</w:t>
      </w:r>
      <w:bookmarkEnd w:id="96"/>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7" w:name="_Toc232369270"/>
      <w:r>
        <w:t>Abbildung 9.1: Technische Qualität aus Nutzersicht (Mittelwerte, Skala 1–5, n = 25)</w:t>
      </w:r>
      <w:bookmarkEnd w:id="97"/>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98" w:name="_Toc232369218"/>
      <w:r>
        <w:t>9.2  Ergebnisse Usability und Akzeptanz</w:t>
      </w:r>
      <w:bookmarkEnd w:id="98"/>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99" w:name="_Toc232369271"/>
      <w:r>
        <w:t>Abbildung 9.2: Semantisches Differential «Die App war …» (Mittelwerte, Skala 1–7, n = 25)</w:t>
      </w:r>
      <w:bookmarkEnd w:id="99"/>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0" w:name="_Toc232369219"/>
      <w:r>
        <w:t>9.3  Ergebnisse Wirkung</w:t>
      </w:r>
      <w:bookmarkEnd w:id="100"/>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1" w:name="_Toc232369277"/>
      <w:r>
        <w:t>Tabelle 9.1: Skalenmittelwerte je Wirkungskonstrukt (Skala 1–5, n = 25)</w:t>
      </w:r>
      <w:bookmarkEnd w:id="101"/>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2" w:name="_Toc232369220"/>
      <w:r>
        <w:lastRenderedPageBreak/>
        <w:t>9.4  Beantwortung der Teilfragen T1–T4</w:t>
      </w:r>
      <w:bookmarkEnd w:id="102"/>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3" w:name="_Toc232369272"/>
      <w:r>
        <w:t>Abbildung 9.3: Aggregierte Teilfragen-Scores T1–T4 (Mittelwert ± Standardabweichung, Skala 1–5)</w:t>
      </w:r>
      <w:bookmarkEnd w:id="103"/>
    </w:p>
    <w:p w14:paraId="47FAD2B7" w14:textId="77777777" w:rsidR="009E3789" w:rsidRDefault="00000000">
      <w:pPr>
        <w:pStyle w:val="berschrift2"/>
      </w:pPr>
      <w:bookmarkStart w:id="104" w:name="_Toc232369221"/>
      <w:r>
        <w:t>9.5  Qualitative Befunde</w:t>
      </w:r>
      <w:bookmarkEnd w:id="104"/>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5" w:name="_Toc232369222"/>
      <w:r>
        <w:t>9.6  Vergleich mit den Erfolgskriterien</w:t>
      </w:r>
      <w:bookmarkEnd w:id="105"/>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6" w:name="_Toc232369273"/>
      <w:r>
        <w:t>Abbildung 9.4: Verdichtete Übersicht entlang der drei Validierungsstränge Machbarkeit, Usability/Akzeptanz und Wirkung</w:t>
      </w:r>
      <w:bookmarkEnd w:id="106"/>
      <w:r>
        <w:br w:type="page"/>
      </w:r>
    </w:p>
    <w:p w14:paraId="59A3EE46" w14:textId="77777777" w:rsidR="009E3789" w:rsidRDefault="00000000">
      <w:pPr>
        <w:pStyle w:val="berschrift1"/>
      </w:pPr>
      <w:bookmarkStart w:id="107" w:name="_Toc232369223"/>
      <w:r>
        <w:lastRenderedPageBreak/>
        <w:t>10  Diskussion</w:t>
      </w:r>
      <w:bookmarkEnd w:id="107"/>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08" w:name="_Toc232369224"/>
      <w:r>
        <w:t>10.1  Beantwortung der Forschungsfrage</w:t>
      </w:r>
      <w:bookmarkEnd w:id="108"/>
    </w:p>
    <w:p w14:paraId="7B5B6A34"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09" w:name="_Toc232369225"/>
      <w:r>
        <w:t>10.2  Diskussion der Machbarkeit</w:t>
      </w:r>
      <w:bookmarkEnd w:id="109"/>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0" w:name="_Toc232369226"/>
      <w:r>
        <w:t>10.3  Diskussion der Usability und Akzeptanz</w:t>
      </w:r>
      <w:bookmarkEnd w:id="110"/>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1" w:name="_Toc232369227"/>
      <w:r>
        <w:t>10.4  Diskussion der Wirkung</w:t>
      </w:r>
      <w:bookmarkEnd w:id="111"/>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w:t>
      </w:r>
      <w:r>
        <w:lastRenderedPageBreak/>
        <w:t>absolute Verbesserung, denn als erlebbare Kontrasterfahrung zur gewohnten Plattformlogik.</w:t>
      </w:r>
    </w:p>
    <w:p w14:paraId="4F7E6276" w14:textId="77777777" w:rsidR="009E3789" w:rsidRDefault="00000000">
      <w:pPr>
        <w:pStyle w:val="berschrift2"/>
      </w:pPr>
      <w:bookmarkStart w:id="112" w:name="_Toc232369228"/>
      <w:r>
        <w:t>10.5  Implikationen für Design und Praxis</w:t>
      </w:r>
      <w:bookmarkEnd w:id="112"/>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3" w:name="_Toc232369229"/>
      <w:r>
        <w:t>10.6  Limitationen</w:t>
      </w:r>
      <w:bookmarkEnd w:id="113"/>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4" w:name="_Toc232369230"/>
      <w:r>
        <w:t>10.7  Übertragbarkeit auf andere Medienkontexte</w:t>
      </w:r>
      <w:bookmarkEnd w:id="114"/>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w:t>
      </w:r>
      <w:r>
        <w:lastRenderedPageBreak/>
        <w:t>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5" w:name="_Toc232369231"/>
      <w:r>
        <w:lastRenderedPageBreak/>
        <w:t>11  Fazit</w:t>
      </w:r>
      <w:bookmarkEnd w:id="115"/>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6" w:name="_Toc232369232"/>
      <w:r>
        <w:t>11.1  Zusammenfassung</w:t>
      </w:r>
      <w:bookmarkEnd w:id="116"/>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7" w:name="_Toc232369233"/>
      <w:r>
        <w:t>11.2  Beitrag der Arbeit</w:t>
      </w:r>
      <w:bookmarkEnd w:id="117"/>
    </w:p>
    <w:p w14:paraId="01FC2F27" w14:textId="196F631E" w:rsidR="009E378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18" w:name="_Toc232369234"/>
      <w:r>
        <w:t>11.3  Ausblick</w:t>
      </w:r>
      <w:bookmarkEnd w:id="118"/>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19" w:name="_Toc232369235"/>
      <w:r>
        <w:rPr>
          <w:lang w:val="en-US"/>
        </w:rPr>
        <w:lastRenderedPageBreak/>
        <w:t>Literaturverzeichnis</w:t>
      </w:r>
      <w:bookmarkEnd w:id="119"/>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0" w:name="_Toc232369236"/>
      <w:r>
        <w:lastRenderedPageBreak/>
        <w:t>Wahrheitserklärung</w:t>
      </w:r>
      <w:bookmarkEnd w:id="120"/>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1" w:name="_Toc232369237"/>
      <w:r>
        <w:lastRenderedPageBreak/>
        <w:t>Erklärung zur Nutzung künstlicher Intelligenz</w:t>
      </w:r>
      <w:bookmarkEnd w:id="121"/>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77777777" w:rsidR="009E378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F025" w14:textId="77777777" w:rsidR="00287409" w:rsidRDefault="00287409">
      <w:r>
        <w:separator/>
      </w:r>
    </w:p>
  </w:endnote>
  <w:endnote w:type="continuationSeparator" w:id="0">
    <w:p w14:paraId="2F792FE6" w14:textId="77777777" w:rsidR="00287409" w:rsidRDefault="0028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5183" w14:textId="77777777" w:rsidR="00287409" w:rsidRDefault="00287409">
      <w:r>
        <w:separator/>
      </w:r>
    </w:p>
  </w:footnote>
  <w:footnote w:type="continuationSeparator" w:id="0">
    <w:p w14:paraId="37037063" w14:textId="77777777" w:rsidR="00287409" w:rsidRDefault="00287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A6AE9"/>
    <w:rsid w:val="000E480B"/>
    <w:rsid w:val="000F48CF"/>
    <w:rsid w:val="002019B5"/>
    <w:rsid w:val="00287409"/>
    <w:rsid w:val="00376417"/>
    <w:rsid w:val="00491BA5"/>
    <w:rsid w:val="004C07A0"/>
    <w:rsid w:val="00504288"/>
    <w:rsid w:val="0051343B"/>
    <w:rsid w:val="00667BEB"/>
    <w:rsid w:val="006F3EE6"/>
    <w:rsid w:val="00772779"/>
    <w:rsid w:val="009E3789"/>
    <w:rsid w:val="00E154FE"/>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22009</Words>
  <Characters>138663</Characters>
  <Application>Microsoft Office Word</Application>
  <DocSecurity>0</DocSecurity>
  <Lines>1155</Lines>
  <Paragraphs>320</Paragraphs>
  <ScaleCrop>false</ScaleCrop>
  <Company/>
  <LinksUpToDate>false</LinksUpToDate>
  <CharactersWithSpaces>160352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14</cp:revision>
  <dcterms:created xsi:type="dcterms:W3CDTF">2026-04-25T15:59:00Z</dcterms:created>
  <dcterms:modified xsi:type="dcterms:W3CDTF">2026-06-16T14:42:00Z</dcterms:modified>
  <dc:language>en-US</dc:language>
</cp:coreProperties>
</file>