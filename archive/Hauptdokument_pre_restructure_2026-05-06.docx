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sz w:val="22"/>
          <w:szCs w:val="22"/>
        </w:rPr>
        <w:t xml:space="preserve">ZHAW Zürcher Hochschule für Angewandte Wissenschaften</w:t>
      </w:r>
    </w:p>
    <w:p>
      <w:pPr>
        <w:spacing w:after="1200"/>
        <w:jc w:val="center"/>
      </w:pPr>
      <w:r>
        <w:rPr>
          <w:rFonts w:ascii="Arial" w:cs="Arial" w:eastAsia="Arial" w:hAnsi="Arial"/>
          <w:sz w:val="22"/>
          <w:szCs w:val="22"/>
        </w:rPr>
        <w:t xml:space="preserve">Institut für Wirtschaftsinformatik</w:t>
      </w:r>
    </w:p>
    <w:p>
      <w:pPr>
        <w:spacing w:after="600"/>
        <w:jc w:val="center"/>
      </w:pPr>
      <w:r>
        <w:rPr>
          <w:rFonts w:ascii="Arial" w:cs="Arial" w:eastAsia="Arial" w:hAnsi="Arial"/>
          <w:b/>
          <w:bCs/>
          <w:sz w:val="28"/>
          <w:szCs w:val="28"/>
        </w:rPr>
        <w:t xml:space="preserve">BSc-Thesis</w:t>
      </w:r>
    </w:p>
    <w:p>
      <w:pPr>
        <w:spacing w:after="80"/>
        <w:jc w:val="center"/>
      </w:pPr>
      <w:r>
        <w:rPr>
          <w:rFonts w:ascii="Arial" w:cs="Arial" w:eastAsia="Arial" w:hAnsi="Arial"/>
          <w:b/>
          <w:bCs/>
          <w:sz w:val="44"/>
          <w:szCs w:val="44"/>
        </w:rPr>
        <w:t xml:space="preserve">Radio 25: Nutzerzentrierte Personalisierung</w:t>
      </w:r>
    </w:p>
    <w:p>
      <w:pPr>
        <w:spacing w:after="80"/>
        <w:jc w:val="center"/>
      </w:pPr>
      <w:r>
        <w:rPr>
          <w:rFonts w:ascii="Arial" w:cs="Arial" w:eastAsia="Arial" w:hAnsi="Arial"/>
          <w:b/>
          <w:bCs/>
          <w:sz w:val="44"/>
          <w:szCs w:val="44"/>
        </w:rPr>
        <w:t xml:space="preserve">im vollautomatisierten Radio</w:t>
      </w:r>
    </w:p>
    <w:p>
      <w:pPr>
        <w:spacing w:after="1200"/>
        <w:jc w:val="center"/>
      </w:pPr>
      <w:r>
        <w:rPr>
          <w:rFonts w:ascii="Arial" w:cs="Arial" w:eastAsia="Arial" w:hAnsi="Arial"/>
          <w:i/>
          <w:iCs/>
          <w:sz w:val="28"/>
          <w:szCs w:val="28"/>
        </w:rPr>
        <w:t xml:space="preserve">Eine Konzeptstudie im Kontext von Digital Wellbeing</w:t>
      </w:r>
    </w:p>
    <w:p>
      <w:pPr>
        <w:spacing w:after="80"/>
        <w:jc w:val="center"/>
      </w:pPr>
      <w:r>
        <w:rPr>
          <w:rFonts w:ascii="Arial" w:cs="Arial" w:eastAsia="Arial" w:hAnsi="Arial"/>
          <w:sz w:val="22"/>
          <w:szCs w:val="22"/>
        </w:rPr>
        <w:t xml:space="preserve">Autor: Michael Möckli</w:t>
      </w:r>
    </w:p>
    <w:p>
      <w:pPr>
        <w:spacing w:after="80"/>
        <w:jc w:val="center"/>
      </w:pPr>
      <w:r>
        <w:rPr>
          <w:rFonts w:ascii="Arial" w:cs="Arial" w:eastAsia="Arial" w:hAnsi="Arial"/>
          <w:sz w:val="22"/>
          <w:szCs w:val="22"/>
        </w:rPr>
        <w:t xml:space="preserve">Betreuer: Alexandre de Spindler</w:t>
      </w:r>
    </w:p>
    <w:p>
      <w:pPr>
        <w:spacing w:after="200"/>
        <w:jc w:val="center"/>
      </w:pPr>
      <w:r>
        <w:rPr>
          <w:rFonts w:ascii="Arial" w:cs="Arial" w:eastAsia="Arial" w:hAnsi="Arial"/>
          <w:sz w:val="22"/>
          <w:szCs w:val="22"/>
        </w:rPr>
        <w:t xml:space="preserve">Stand: 25. April 2026</w:t>
      </w:r>
    </w:p>
    <w:p>
      <w:pPr>
        <w:pStyle w:val="Heading1"/>
        <w:pageBreakBefore/>
        <w:spacing w:after="240" w:before="480"/>
      </w:pPr>
      <w:r>
        <w:rPr>
          <w:rFonts w:ascii="Arial" w:cs="Arial" w:eastAsia="Arial" w:hAnsi="Arial"/>
          <w:b/>
          <w:bCs/>
          <w:sz w:val="32"/>
          <w:szCs w:val="32"/>
        </w:rPr>
        <w:t xml:space="preserve">1  Motivation</w:t>
      </w:r>
    </w:p>
    <w:p>
      <w:pPr>
        <w:spacing w:after="160" w:before="0" w:line="360" w:lineRule="auto"/>
      </w:pPr>
      <w:r>
        <w:rPr>
          <w:rFonts w:ascii="Arial" w:cs="Arial" w:eastAsia="Arial" w:hAnsi="Arial"/>
          <w:sz w:val="22"/>
          <w:szCs w:val="22"/>
        </w:rPr>
        <w:t xml:space="preserve">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pPr>
        <w:spacing w:after="160" w:before="0" w:line="360" w:lineRule="auto"/>
      </w:pPr>
      <w:r>
        <w:rPr>
          <w:rFonts w:ascii="Arial" w:cs="Arial" w:eastAsia="Arial" w:hAnsi="Arial"/>
          <w:sz w:val="22"/>
          <w:szCs w:val="22"/>
        </w:rPr>
        <w:t xml:space="preserve">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pPr>
        <w:pStyle w:val="Heading2"/>
        <w:spacing w:after="160" w:before="320"/>
      </w:pPr>
      <w:r>
        <w:rPr>
          <w:rFonts w:ascii="Arial" w:cs="Arial" w:eastAsia="Arial" w:hAnsi="Arial"/>
          <w:b/>
          <w:bCs/>
          <w:sz w:val="28"/>
          <w:szCs w:val="28"/>
        </w:rPr>
        <w:t xml:space="preserve">1.1  Das Spannungsfeld zwischen Nutzer und Anbieter</w:t>
      </w:r>
    </w:p>
    <w:p>
      <w:pPr>
        <w:spacing w:after="160" w:before="0" w:line="360" w:lineRule="auto"/>
      </w:pPr>
      <w:r>
        <w:rPr>
          <w:rFonts w:ascii="Arial" w:cs="Arial" w:eastAsia="Arial" w:hAnsi="Arial"/>
          <w:sz w:val="22"/>
          <w:szCs w:val="22"/>
        </w:rPr>
        <w:t xml:space="preserve">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Blumler &amp; Gurevitch, 1973) und der Self-Determination Theory (Ryan &amp; Deci, 2000), erfolgt in Abschnitt 2.1.2.</w:t>
      </w:r>
    </w:p>
    <w:p>
      <w:pPr>
        <w:spacing w:after="160" w:before="0" w:line="360" w:lineRule="auto"/>
      </w:pPr>
      <w:r>
        <w:rPr>
          <w:rFonts w:ascii="Arial" w:cs="Arial" w:eastAsia="Arial" w:hAnsi="Arial"/>
          <w:sz w:val="22"/>
          <w:szCs w:val="22"/>
        </w:rP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Designentscheidungen, von der Rangfolge der Inhalte bis zur Gestaltung der Benutzeroberfläche, orientieren sich an diesen Metriken.</w:t>
      </w:r>
    </w:p>
    <w:p>
      <w:pPr>
        <w:spacing w:after="160" w:before="0" w:line="360" w:lineRule="auto"/>
      </w:pPr>
      <w:r>
        <w:rPr>
          <w:rFonts w:ascii="Arial" w:cs="Arial" w:eastAsia="Arial" w:hAnsi="Arial"/>
          <w:sz w:val="22"/>
          <w:szCs w:val="22"/>
        </w:rPr>
        <w:t xml:space="preserve">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Genau dies ist in den letzten Jahren empirisch immer besser dokumentiert (Burr et al., 2020; Milano et al., 2020).</w:t>
      </w:r>
    </w:p>
    <w:p>
      <w:pPr>
        <w:pStyle w:val="Heading2"/>
        <w:spacing w:after="160" w:before="320"/>
      </w:pPr>
      <w:r>
        <w:rPr>
          <w:rFonts w:ascii="Arial" w:cs="Arial" w:eastAsia="Arial" w:hAnsi="Arial"/>
          <w:b/>
          <w:bCs/>
          <w:sz w:val="28"/>
          <w:szCs w:val="28"/>
        </w:rPr>
        <w:t xml:space="preserve">1.2  Das Geschäftsmodell der Aufmerksamkeitsökonomie</w:t>
      </w:r>
    </w:p>
    <w:p>
      <w:pPr>
        <w:spacing w:after="160" w:before="0" w:line="360" w:lineRule="auto"/>
      </w:pPr>
      <w:r>
        <w:rPr>
          <w:rFonts w:ascii="Arial" w:cs="Arial" w:eastAsia="Arial" w:hAnsi="Arial"/>
          <w:sz w:val="22"/>
          <w:szCs w:val="22"/>
        </w:rPr>
        <w:t xml:space="preserve">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pPr>
        <w:spacing w:after="160" w:before="0" w:line="360" w:lineRule="auto"/>
      </w:pPr>
      <w:r>
        <w:rPr>
          <w:rFonts w:ascii="Arial" w:cs="Arial" w:eastAsia="Arial" w:hAnsi="Arial"/>
          <w:sz w:val="22"/>
          <w:szCs w:val="22"/>
        </w:rPr>
        <w:t xml:space="preserve">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pPr>
        <w:pStyle w:val="Heading2"/>
        <w:spacing w:after="160" w:before="320"/>
      </w:pPr>
      <w:r>
        <w:rPr>
          <w:rFonts w:ascii="Arial" w:cs="Arial" w:eastAsia="Arial" w:hAnsi="Arial"/>
          <w:b/>
          <w:bCs/>
          <w:sz w:val="28"/>
          <w:szCs w:val="28"/>
        </w:rPr>
        <w:t xml:space="preserve">1.3  Manipulative Designmuster</w:t>
      </w:r>
    </w:p>
    <w:p>
      <w:pPr>
        <w:spacing w:after="160" w:before="0" w:line="360" w:lineRule="auto"/>
      </w:pPr>
      <w:r>
        <w:rPr>
          <w:rFonts w:ascii="Arial" w:cs="Arial" w:eastAsia="Arial" w:hAnsi="Arial"/>
          <w:sz w:val="22"/>
          <w:szCs w:val="22"/>
        </w:rPr>
        <w:t xml:space="preserve">Die ökonomische Logik manifestiert sich in konkreten Designmustern, die gezielt auf Schwachstellen der menschlichen Psyche zielen. Zu den am besten dokumentierten Mustern gehören:</w:t>
      </w:r>
    </w:p>
    <w:p>
      <w:pPr>
        <w:pStyle w:val="ListParagraph"/>
        <w:numPr>
          <w:ilvl w:val="0"/>
          <w:numId w:val="2"/>
        </w:numPr>
        <w:spacing w:after="80" w:line="360" w:lineRule="auto"/>
      </w:pPr>
      <w:r>
        <w:rPr>
          <w:rFonts w:ascii="Arial" w:cs="Arial" w:eastAsia="Arial" w:hAnsi="Arial"/>
          <w:sz w:val="22"/>
          <w:szCs w:val="22"/>
        </w:rPr>
        <w:t xml:space="preserve">Endloses Scrollen (Infinite Scroll), das natürliche Unterbrechungspunkte entfernt und die Verweildauer verlängert.</w:t>
      </w:r>
    </w:p>
    <w:p>
      <w:pPr>
        <w:pStyle w:val="ListParagraph"/>
        <w:numPr>
          <w:ilvl w:val="0"/>
          <w:numId w:val="2"/>
        </w:numPr>
        <w:spacing w:after="80" w:line="360" w:lineRule="auto"/>
      </w:pPr>
      <w:r>
        <w:rPr>
          <w:rFonts w:ascii="Arial" w:cs="Arial" w:eastAsia="Arial" w:hAnsi="Arial"/>
          <w:sz w:val="22"/>
          <w:szCs w:val="22"/>
        </w:rPr>
        <w:t xml:space="preserve">Variable Belohnungsmuster nach dem Vorbild des Glücksspiels: unvorhersehbare Erfolgserlebnisse (Likes, neue Inhalte, Matches) halten die Aufmerksamkeit aufrecht.</w:t>
      </w:r>
    </w:p>
    <w:p>
      <w:pPr>
        <w:pStyle w:val="ListParagraph"/>
        <w:numPr>
          <w:ilvl w:val="0"/>
          <w:numId w:val="2"/>
        </w:numPr>
        <w:spacing w:after="80" w:line="360" w:lineRule="auto"/>
      </w:pPr>
      <w:r>
        <w:rPr>
          <w:rFonts w:ascii="Arial" w:cs="Arial" w:eastAsia="Arial" w:hAnsi="Arial"/>
          <w:sz w:val="22"/>
          <w:szCs w:val="22"/>
        </w:rPr>
        <w:t xml:space="preserve">Push-Benachrichtigungen, die andere Tätigkeiten unterbrechen und Nutzende zurück auf die Plattform holen.</w:t>
      </w:r>
    </w:p>
    <w:p>
      <w:pPr>
        <w:pStyle w:val="ListParagraph"/>
        <w:numPr>
          <w:ilvl w:val="0"/>
          <w:numId w:val="2"/>
        </w:numPr>
        <w:spacing w:after="80" w:line="360" w:lineRule="auto"/>
      </w:pPr>
      <w:r>
        <w:rPr>
          <w:rFonts w:ascii="Arial" w:cs="Arial" w:eastAsia="Arial" w:hAnsi="Arial"/>
          <w:sz w:val="22"/>
          <w:szCs w:val="22"/>
        </w:rPr>
        <w:t xml:space="preserve">Autoplay und ähnliche Automatismen, die stellvertretend über den nächsten Inhalt entscheiden.</w:t>
      </w:r>
    </w:p>
    <w:p>
      <w:pPr>
        <w:pStyle w:val="ListParagraph"/>
        <w:numPr>
          <w:ilvl w:val="0"/>
          <w:numId w:val="2"/>
        </w:numPr>
        <w:spacing w:after="80" w:line="360" w:lineRule="auto"/>
      </w:pPr>
      <w:r>
        <w:rPr>
          <w:rFonts w:ascii="Arial" w:cs="Arial" w:eastAsia="Arial" w:hAnsi="Arial"/>
          <w:sz w:val="22"/>
          <w:szCs w:val="22"/>
        </w:rPr>
        <w:t xml:space="preserve">Social-Proof- und Reziprozitätsmechanismen, die soziale Grundbedürfnisse (Bestätigung, Gegenseitigkeit) für die Plattformbindung nutzen.</w:t>
      </w:r>
    </w:p>
    <w:p>
      <w:pPr>
        <w:spacing w:after="160" w:before="0" w:line="360" w:lineRule="auto"/>
      </w:pPr>
      <w:r>
        <w:rPr>
          <w:rFonts w:ascii="Arial" w:cs="Arial" w:eastAsia="Arial" w:hAnsi="Arial"/>
          <w:sz w:val="22"/>
          <w:szCs w:val="22"/>
        </w:rPr>
        <w:t xml:space="preserve">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pPr>
        <w:pStyle w:val="Heading2"/>
        <w:spacing w:after="160" w:before="320"/>
      </w:pPr>
      <w:r>
        <w:rPr>
          <w:rFonts w:ascii="Arial" w:cs="Arial" w:eastAsia="Arial" w:hAnsi="Arial"/>
          <w:b/>
          <w:bCs/>
          <w:sz w:val="28"/>
          <w:szCs w:val="28"/>
        </w:rPr>
        <w:t xml:space="preserve">1.4  Filterblasen, Echokammern und Polarisierung</w:t>
      </w:r>
    </w:p>
    <w:p>
      <w:pPr>
        <w:spacing w:after="160" w:before="0" w:line="360" w:lineRule="auto"/>
      </w:pPr>
      <w:r>
        <w:rPr>
          <w:rFonts w:ascii="Arial" w:cs="Arial" w:eastAsia="Arial" w:hAnsi="Arial"/>
          <w:sz w:val="22"/>
          <w:szCs w:val="22"/>
        </w:rPr>
        <w:t xml:space="preserve">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Lorenz und Holtz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pPr>
        <w:spacing w:after="160" w:before="0" w:line="360" w:lineRule="auto"/>
      </w:pPr>
      <w:r>
        <w:rPr>
          <w:rFonts w:ascii="Arial" w:cs="Arial" w:eastAsia="Arial" w:hAnsi="Arial"/>
          <w:sz w:val="22"/>
          <w:szCs w:val="22"/>
        </w:rP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Roy und Aral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pPr>
        <w:pStyle w:val="Heading2"/>
        <w:spacing w:after="160" w:before="320"/>
      </w:pPr>
      <w:r>
        <w:rPr>
          <w:rFonts w:ascii="Arial" w:cs="Arial" w:eastAsia="Arial" w:hAnsi="Arial"/>
          <w:b/>
          <w:bCs/>
          <w:sz w:val="28"/>
          <w:szCs w:val="28"/>
        </w:rPr>
        <w:t xml:space="preserve">1.5  Psychisches Wohlbefinden und Suchtverhalten</w:t>
      </w:r>
    </w:p>
    <w:p>
      <w:pPr>
        <w:spacing w:after="160" w:before="0" w:line="360" w:lineRule="auto"/>
      </w:pPr>
      <w:r>
        <w:rPr>
          <w:rFonts w:ascii="Arial" w:cs="Arial" w:eastAsia="Arial" w:hAnsi="Arial"/>
          <w:sz w:val="22"/>
          <w:szCs w:val="22"/>
        </w:rPr>
        <w:t xml:space="preserve">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pPr>
        <w:spacing w:after="160" w:before="0" w:line="360" w:lineRule="auto"/>
      </w:pPr>
      <w:r>
        <w:rPr>
          <w:rFonts w:ascii="Arial" w:cs="Arial" w:eastAsia="Arial" w:hAnsi="Arial"/>
          <w:sz w:val="22"/>
          <w:szCs w:val="22"/>
        </w:rPr>
        <w:t xml:space="preserve">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pPr>
        <w:spacing w:after="160" w:before="0" w:line="360" w:lineRule="auto"/>
      </w:pPr>
      <w:r>
        <w:rPr>
          <w:rFonts w:ascii="Arial" w:cs="Arial" w:eastAsia="Arial" w:hAnsi="Arial"/>
          <w:sz w:val="22"/>
          <w:szCs w:val="22"/>
        </w:rPr>
        <w:t xml:space="preserve">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pPr>
        <w:pStyle w:val="Heading2"/>
        <w:spacing w:after="160" w:before="320"/>
      </w:pPr>
      <w:r>
        <w:rPr>
          <w:rFonts w:ascii="Arial" w:cs="Arial" w:eastAsia="Arial" w:hAnsi="Arial"/>
          <w:b/>
          <w:bCs/>
          <w:sz w:val="28"/>
          <w:szCs w:val="28"/>
        </w:rPr>
        <w:t xml:space="preserve">1.6  Verlust der Nutzerautonomie</w:t>
      </w:r>
    </w:p>
    <w:p>
      <w:pPr>
        <w:spacing w:after="160" w:before="0" w:line="360" w:lineRule="auto"/>
      </w:pPr>
      <w:r>
        <w:rPr>
          <w:rFonts w:ascii="Arial" w:cs="Arial" w:eastAsia="Arial" w:hAnsi="Arial"/>
          <w:sz w:val="22"/>
          <w:szCs w:val="22"/>
        </w:rPr>
        <w:t xml:space="preserve">Über die direkten psychischen Folgen hinaus entsteht ein grundsätzlicheres Problem: der Verlust von Autonomie. In der Praxis manifestiert sich dieser Autonomieverlust auf 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pPr>
        <w:spacing w:after="160" w:before="0" w:line="360" w:lineRule="auto"/>
      </w:pPr>
      <w:r>
        <w:rPr>
          <w:rFonts w:ascii="Arial" w:cs="Arial" w:eastAsia="Arial" w:hAnsi="Arial"/>
          <w:sz w:val="22"/>
          <w:szCs w:val="22"/>
        </w:rPr>
        <w:t xml:space="preserve">Der theoretische Rahmen für diese Beobachtung, namentlich die Self-Determination Theory (Ryan &amp; Deci, 2000) mit dem Grundbedürfnis nach Autonomie sowie das METUX-Modell für nutzerzentrierte Produktgestaltung (Peters, Calvo &amp; Ryan, 2018), wird in Abschnitt 2.3.1 vertieft. Auf der politisch-systemischen Ebene fordern Reviglio und Agosti (2020) eine algorithmische Souveränität, die in Abschnitt 2.3.4 entfaltet wird; Milano, Taddeo und Floridi (2020) ergänzen aus Sicht der Empfehlungssystem-Ethik, dass neben Relevanz auch Diversität, Fairness und Nutzerwohl als explizite Optimierungsziele in den Algorithmen verankert werden müssen.</w:t>
      </w:r>
    </w:p>
    <w:p>
      <w:pPr>
        <w:pStyle w:val="Heading2"/>
        <w:spacing w:after="160" w:before="320"/>
      </w:pPr>
      <w:r>
        <w:rPr>
          <w:rFonts w:ascii="Arial" w:cs="Arial" w:eastAsia="Arial" w:hAnsi="Arial"/>
          <w:b/>
          <w:bCs/>
          <w:sz w:val="28"/>
          <w:szCs w:val="28"/>
        </w:rPr>
        <w:t xml:space="preserve">1.7  Zwischenfazit: Der Kern des Problems</w:t>
      </w:r>
    </w:p>
    <w:p>
      <w:pPr>
        <w:spacing w:after="160" w:before="0" w:line="360" w:lineRule="auto"/>
      </w:pPr>
      <w:r>
        <w:rPr>
          <w:rFonts w:ascii="Arial" w:cs="Arial" w:eastAsia="Arial" w:hAnsi="Arial"/>
          <w:sz w:val="22"/>
          <w:szCs w:val="22"/>
        </w:rPr>
        <w:t xml:space="preserve">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pPr>
        <w:spacing w:after="160" w:before="0" w:line="360" w:lineRule="auto"/>
      </w:pPr>
      <w:r>
        <w:rPr>
          <w:rFonts w:ascii="Arial" w:cs="Arial" w:eastAsia="Arial" w:hAnsi="Arial"/>
          <w:sz w:val="22"/>
          <w:szCs w:val="22"/>
        </w:rPr>
        <w:t xml:space="preserve">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pPr>
        <w:spacing w:after="160" w:before="0" w:line="360" w:lineRule="auto"/>
      </w:pPr>
      <w:r>
        <w:rPr>
          <w:rFonts w:ascii="Arial" w:cs="Arial" w:eastAsia="Arial" w:hAnsi="Arial"/>
          <w:sz w:val="22"/>
          <w:szCs w:val="22"/>
        </w:rPr>
        <w:t xml:space="preserve">Aus dieser Problemlage erwächst die grundlegende Frage, welche Prinzipien, Kriterien und Mechanismen nötig sind, um digitale Medien so zu gestalten, dass die Bedürfnisse 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pPr>
        <w:pStyle w:val="Heading1"/>
        <w:pageBreakBefore/>
        <w:spacing w:after="240" w:before="480"/>
      </w:pPr>
      <w:r>
        <w:rPr>
          <w:rFonts w:ascii="Arial" w:cs="Arial" w:eastAsia="Arial" w:hAnsi="Arial"/>
          <w:b/>
          <w:bCs/>
          <w:sz w:val="32"/>
          <w:szCs w:val="32"/>
        </w:rPr>
        <w:t xml:space="preserve">2  Background</w:t>
      </w:r>
    </w:p>
    <w:p>
      <w:pPr>
        <w:spacing w:after="160" w:before="0" w:line="360" w:lineRule="auto"/>
      </w:pPr>
      <w:r>
        <w:rPr>
          <w:rFonts w:ascii="Arial" w:cs="Arial" w:eastAsia="Arial" w:hAnsi="Arial"/>
          <w:sz w:val="22"/>
          <w:szCs w:val="22"/>
        </w:rPr>
        <w:t xml:space="preserve">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pPr>
        <w:pStyle w:val="Heading2"/>
        <w:spacing w:after="160" w:before="320"/>
      </w:pPr>
      <w:r>
        <w:rPr>
          <w:rFonts w:ascii="Arial" w:cs="Arial" w:eastAsia="Arial" w:hAnsi="Arial"/>
          <w:b/>
          <w:bCs/>
          <w:sz w:val="28"/>
          <w:szCs w:val="28"/>
        </w:rPr>
        <w:t xml:space="preserve">2.1  Bedürfnisse und Motivationen der Akteure</w:t>
      </w:r>
    </w:p>
    <w:p>
      <w:pPr>
        <w:pStyle w:val="Heading3"/>
        <w:spacing w:after="120" w:before="240"/>
      </w:pPr>
      <w:r>
        <w:rPr>
          <w:rFonts w:ascii="Arial" w:cs="Arial" w:eastAsia="Arial" w:hAnsi="Arial"/>
          <w:b/>
          <w:bCs/>
          <w:sz w:val="24"/>
          <w:szCs w:val="24"/>
        </w:rPr>
        <w:t xml:space="preserve">2.1.1  Anbieterseite</w:t>
      </w:r>
    </w:p>
    <w:p>
      <w:pPr>
        <w:spacing w:after="160" w:before="0" w:line="360" w:lineRule="auto"/>
      </w:pPr>
      <w:r>
        <w:rPr>
          <w:rFonts w:ascii="Arial" w:cs="Arial" w:eastAsia="Arial" w:hAnsi="Arial"/>
          <w:sz w:val="22"/>
          <w:szCs w:val="22"/>
        </w:rPr>
        <w:t xml:space="preserve">Anbieter digitaler Medien verfolgen unterschiedliche Motive, die sich drei idealtypischen Kategorien zuordnen lassen.</w:t>
      </w:r>
    </w:p>
    <w:p>
      <w:pPr>
        <w:pStyle w:val="ListParagraph"/>
        <w:numPr>
          <w:ilvl w:val="0"/>
          <w:numId w:val="2"/>
        </w:numPr>
        <w:spacing w:after="80" w:line="360" w:lineRule="auto"/>
      </w:pPr>
      <w:r>
        <w:rPr>
          <w:rFonts w:ascii="Arial" w:cs="Arial" w:eastAsia="Arial" w:hAnsi="Arial"/>
          <w:sz w:val="22"/>
          <w:szCs w:val="22"/>
        </w:rPr>
        <w:t xml:space="preserve">Kommerzielle Plattformen (TikTok, Meta, YouTube, X) finanzieren sich primär werbebasiert. Ihr zentrales Geschäftsziel ist die Maximierung von Aufmerksamkeit und Datenspuren, die an Werbetreibende weiterverkauft werden (Zuboff, 2019).</w:t>
      </w:r>
    </w:p>
    <w:p>
      <w:pPr>
        <w:pStyle w:val="ListParagraph"/>
        <w:numPr>
          <w:ilvl w:val="0"/>
          <w:numId w:val="2"/>
        </w:numPr>
        <w:spacing w:after="80" w:line="360" w:lineRule="auto"/>
      </w:pPr>
      <w:r>
        <w:rPr>
          <w:rFonts w:ascii="Arial" w:cs="Arial" w:eastAsia="Arial" w:hAnsi="Arial"/>
          <w:sz w:val="22"/>
          <w:szCs w:val="22"/>
        </w:rPr>
        <w:t xml:space="preserve">Abonnement- und On-Demand-Anbieter (Netflix, Spotify, Disney+) leben von langfristiger Kundenbindung. Ihr Ziel ist Engagement im Sinne von Zufriedenheit und Retention, nicht primär Scroll-Dauer.</w:t>
      </w:r>
    </w:p>
    <w:p>
      <w:pPr>
        <w:pStyle w:val="ListParagraph"/>
        <w:numPr>
          <w:ilvl w:val="0"/>
          <w:numId w:val="2"/>
        </w:numPr>
        <w:spacing w:after="80" w:line="360" w:lineRule="auto"/>
      </w:pPr>
      <w:r>
        <w:rPr>
          <w:rFonts w:ascii="Arial" w:cs="Arial" w:eastAsia="Arial" w:hAnsi="Arial"/>
          <w:sz w:val="22"/>
          <w:szCs w:val="22"/>
        </w:rPr>
        <w:t xml:space="preserve">Öffentlich-rechtliche und redaktionelle Anbieter (SRF, BBC, NZZ, DLF) folgen Leitbildern wie Bildungs-, Informations- und Kulturvermittlung. Sie finanzieren sich über Gebühren oder Abonnements und haben normative Verpflichtungen gegenüber Pluralismus und Qualität.</w:t>
      </w:r>
    </w:p>
    <w:p>
      <w:pPr>
        <w:spacing w:after="160" w:before="0" w:line="360" w:lineRule="auto"/>
      </w:pPr>
      <w:r>
        <w:rPr>
          <w:rFonts w:ascii="Arial" w:cs="Arial" w:eastAsia="Arial" w:hAnsi="Arial"/>
          <w:sz w:val="22"/>
          <w:szCs w:val="22"/>
        </w:rPr>
        <w:t xml:space="preserve">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pPr>
        <w:pStyle w:val="Heading3"/>
        <w:spacing w:after="120" w:before="240"/>
      </w:pPr>
      <w:r>
        <w:rPr>
          <w:rFonts w:ascii="Arial" w:cs="Arial" w:eastAsia="Arial" w:hAnsi="Arial"/>
          <w:b/>
          <w:bCs/>
          <w:sz w:val="24"/>
          <w:szCs w:val="24"/>
        </w:rPr>
        <w:t xml:space="preserve">2.1.2  Nutzerseite</w:t>
      </w:r>
    </w:p>
    <w:p>
      <w:pPr>
        <w:spacing w:after="160" w:before="0" w:line="360" w:lineRule="auto"/>
      </w:pPr>
      <w:r>
        <w:rPr>
          <w:rFonts w:ascii="Arial" w:cs="Arial" w:eastAsia="Arial" w:hAnsi="Arial"/>
          <w:sz w:val="22"/>
          <w:szCs w:val="22"/>
        </w:rPr>
        <w:t xml:space="preserve">Auf der Nutzerseite lassen sich die in Abschnitt 1.1 genannten Motive entlang etablierter theoretischer Rahmen ordnen. Aus dem Uses-and-Gratifications-Ansatz (Katz, Blumler &amp; Gurevitch, 1973) ergeben sich vier typische Nutzungsmotive: Information, Unterhaltung, soziale Interaktion und Identitätsbildung.</w:t>
      </w:r>
    </w:p>
    <w:p>
      <w:pPr>
        <w:spacing w:after="160" w:before="0" w:line="360" w:lineRule="auto"/>
      </w:pPr>
      <w:r>
        <w:rPr>
          <w:rFonts w:ascii="Arial" w:cs="Arial" w:eastAsia="Arial" w:hAnsi="Arial"/>
          <w:sz w:val="22"/>
          <w:szCs w:val="22"/>
        </w:rPr>
        <w:t xml:space="preserve">Ergänzend identifizieren Ryan und Deci (2000) in der Self-Determination Theory drei psychologische Grundbedürfnisse, die für intrinsische Motivation und Wohlbefinden zentral sind:</w:t>
      </w:r>
    </w:p>
    <w:p>
      <w:pPr>
        <w:pStyle w:val="ListParagraph"/>
        <w:numPr>
          <w:ilvl w:val="0"/>
          <w:numId w:val="2"/>
        </w:numPr>
        <w:spacing w:after="80" w:line="360" w:lineRule="auto"/>
      </w:pPr>
      <w:r>
        <w:rPr>
          <w:rFonts w:ascii="Arial" w:cs="Arial" w:eastAsia="Arial" w:hAnsi="Arial"/>
          <w:sz w:val="22"/>
          <w:szCs w:val="22"/>
        </w:rPr>
        <w:t xml:space="preserve">Autonomie: das Erleben, selbstbestimmt zu handeln und eigene Entscheidungen zu treffen;</w:t>
      </w:r>
    </w:p>
    <w:p>
      <w:pPr>
        <w:pStyle w:val="ListParagraph"/>
        <w:numPr>
          <w:ilvl w:val="0"/>
          <w:numId w:val="2"/>
        </w:numPr>
        <w:spacing w:after="80" w:line="360" w:lineRule="auto"/>
      </w:pPr>
      <w:r>
        <w:rPr>
          <w:rFonts w:ascii="Arial" w:cs="Arial" w:eastAsia="Arial" w:hAnsi="Arial"/>
          <w:sz w:val="22"/>
          <w:szCs w:val="22"/>
        </w:rPr>
        <w:t xml:space="preserve">Kompetenz: das Gefühl, wirksam zu sein und Herausforderungen bewältigen zu können;</w:t>
      </w:r>
    </w:p>
    <w:p>
      <w:pPr>
        <w:pStyle w:val="ListParagraph"/>
        <w:numPr>
          <w:ilvl w:val="0"/>
          <w:numId w:val="2"/>
        </w:numPr>
        <w:spacing w:after="80" w:line="360" w:lineRule="auto"/>
      </w:pPr>
      <w:r>
        <w:rPr>
          <w:rFonts w:ascii="Arial" w:cs="Arial" w:eastAsia="Arial" w:hAnsi="Arial"/>
          <w:sz w:val="22"/>
          <w:szCs w:val="22"/>
        </w:rPr>
        <w:t xml:space="preserve">soziale Eingebundenheit: das Erleben von bedeutungsvollen Beziehungen und Zugehörigkeit.</w:t>
      </w:r>
    </w:p>
    <w:p>
      <w:pPr>
        <w:spacing w:after="160" w:before="0" w:line="360" w:lineRule="auto"/>
      </w:pPr>
      <w:r>
        <w:rPr>
          <w:rFonts w:ascii="Arial" w:cs="Arial" w:eastAsia="Arial" w:hAnsi="Arial"/>
          <w:sz w:val="22"/>
          <w:szCs w:val="22"/>
        </w:rPr>
        <w:t xml:space="preserve">Peters, Calvo und Ryan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pPr>
        <w:spacing w:after="160" w:before="0" w:line="360" w:lineRule="auto"/>
      </w:pPr>
      <w:r>
        <w:rPr>
          <w:rFonts w:ascii="Arial" w:cs="Arial" w:eastAsia="Arial" w:hAnsi="Arial"/>
          <w:sz w:val="22"/>
          <w:szCs w:val="22"/>
        </w:rPr>
        <w:t xml:space="preserve">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pPr>
        <w:pStyle w:val="Heading2"/>
        <w:spacing w:after="160" w:before="320"/>
      </w:pPr>
      <w:r>
        <w:rPr>
          <w:rFonts w:ascii="Arial" w:cs="Arial" w:eastAsia="Arial" w:hAnsi="Arial"/>
          <w:b/>
          <w:bCs/>
          <w:sz w:val="28"/>
          <w:szCs w:val="28"/>
        </w:rPr>
        <w:t xml:space="preserve">2.2  Mechanismen digitaler Medienangebote</w:t>
      </w:r>
    </w:p>
    <w:p>
      <w:pPr>
        <w:spacing w:after="160" w:before="0" w:line="360" w:lineRule="auto"/>
      </w:pPr>
      <w:r>
        <w:rPr>
          <w:rFonts w:ascii="Arial" w:cs="Arial" w:eastAsia="Arial" w:hAnsi="Arial"/>
          <w:sz w:val="22"/>
          <w:szCs w:val="22"/>
        </w:rPr>
        <w:t xml:space="preserve">Die Motivationen beider Seiten schlagen sich in konkreten technischen Mechanismen nieder. Im Folgenden werden die zentralen Mechanismen aktueller Medienangebote beschrieben und ihre Funktionsweise skizziert.</w:t>
      </w:r>
    </w:p>
    <w:p>
      <w:pPr>
        <w:pStyle w:val="Heading3"/>
        <w:spacing w:after="120" w:before="240"/>
      </w:pPr>
      <w:r>
        <w:rPr>
          <w:rFonts w:ascii="Arial" w:cs="Arial" w:eastAsia="Arial" w:hAnsi="Arial"/>
          <w:b/>
          <w:bCs/>
          <w:sz w:val="24"/>
          <w:szCs w:val="24"/>
        </w:rPr>
        <w:t xml:space="preserve">2.2.1  Klassifikation und Ontologien</w:t>
      </w:r>
    </w:p>
    <w:p>
      <w:pPr>
        <w:spacing w:after="160" w:before="0" w:line="360" w:lineRule="auto"/>
      </w:pPr>
      <w:r>
        <w:rPr>
          <w:rFonts w:ascii="Arial" w:cs="Arial" w:eastAsia="Arial" w:hAnsi="Arial"/>
          <w:sz w:val="22"/>
          <w:szCs w:val="22"/>
        </w:rPr>
        <w:t xml:space="preserve">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pPr>
        <w:pStyle w:val="Heading3"/>
        <w:spacing w:after="120" w:before="240"/>
      </w:pPr>
      <w:r>
        <w:rPr>
          <w:rFonts w:ascii="Arial" w:cs="Arial" w:eastAsia="Arial" w:hAnsi="Arial"/>
          <w:b/>
          <w:bCs/>
          <w:sz w:val="24"/>
          <w:szCs w:val="24"/>
        </w:rPr>
        <w:t xml:space="preserve">2.2.2  Suche</w:t>
      </w:r>
    </w:p>
    <w:p>
      <w:pPr>
        <w:spacing w:after="160" w:before="0" w:line="360" w:lineRule="auto"/>
      </w:pPr>
      <w:r>
        <w:rPr>
          <w:rFonts w:ascii="Arial" w:cs="Arial" w:eastAsia="Arial" w:hAnsi="Arial"/>
          <w:sz w:val="22"/>
          <w:szCs w:val="22"/>
        </w:rPr>
        <w:t xml:space="preserve">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pPr>
        <w:pStyle w:val="Heading3"/>
        <w:spacing w:after="120" w:before="240"/>
      </w:pPr>
      <w:r>
        <w:rPr>
          <w:rFonts w:ascii="Arial" w:cs="Arial" w:eastAsia="Arial" w:hAnsi="Arial"/>
          <w:b/>
          <w:bCs/>
          <w:sz w:val="24"/>
          <w:szCs w:val="24"/>
        </w:rPr>
        <w:t xml:space="preserve">2.2.3  Empfehlungssysteme</w:t>
      </w:r>
    </w:p>
    <w:p>
      <w:pPr>
        <w:spacing w:after="160" w:before="0" w:line="360" w:lineRule="auto"/>
      </w:pPr>
      <w:r>
        <w:rPr>
          <w:rFonts w:ascii="Arial" w:cs="Arial" w:eastAsia="Arial" w:hAnsi="Arial"/>
          <w:sz w:val="22"/>
          <w:szCs w:val="22"/>
        </w:rPr>
        <w:t xml:space="preserve">Empfehlungssysteme (Recommender Systems) schlagen Inhalte vor, ohne dass die Nutzenden aktiv danach suchen. In der Standardliteratur werden drei klassische Hauptparadigmen unterschieden (Ricci, Rokach &amp; Shapira, 2015):</w:t>
      </w:r>
    </w:p>
    <w:p>
      <w:pPr>
        <w:pStyle w:val="ListParagraph"/>
        <w:numPr>
          <w:ilvl w:val="0"/>
          <w:numId w:val="2"/>
        </w:numPr>
        <w:spacing w:after="80" w:line="360" w:lineRule="auto"/>
      </w:pPr>
      <w:r>
        <w:rPr>
          <w:rFonts w:ascii="Arial" w:cs="Arial" w:eastAsia="Arial" w:hAnsi="Arial"/>
          <w:sz w:val="22"/>
          <w:szCs w:val="22"/>
        </w:rPr>
        <w:t xml:space="preserve">Kollaboratives Filtern: Empfehlungen auf Basis der Ähnlichkeit zwischen Nutzenden (Prinzip: «Personen, die X mochten, mochten auch Y»).</w:t>
      </w:r>
    </w:p>
    <w:p>
      <w:pPr>
        <w:pStyle w:val="ListParagraph"/>
        <w:numPr>
          <w:ilvl w:val="0"/>
          <w:numId w:val="2"/>
        </w:numPr>
        <w:spacing w:after="80" w:line="360" w:lineRule="auto"/>
      </w:pPr>
      <w:r>
        <w:rPr>
          <w:rFonts w:ascii="Arial" w:cs="Arial" w:eastAsia="Arial" w:hAnsi="Arial"/>
          <w:sz w:val="22"/>
          <w:szCs w:val="22"/>
        </w:rPr>
        <w:t xml:space="preserve">Inhaltsbasiertes Filtern: Empfehlungen auf Basis der Ähnlichkeit zwischen Inhalten und des bisherigen Nutzerprofils.</w:t>
      </w:r>
    </w:p>
    <w:p>
      <w:pPr>
        <w:pStyle w:val="ListParagraph"/>
        <w:numPr>
          <w:ilvl w:val="0"/>
          <w:numId w:val="2"/>
        </w:numPr>
        <w:spacing w:after="80" w:line="360" w:lineRule="auto"/>
      </w:pPr>
      <w:r>
        <w:rPr>
          <w:rFonts w:ascii="Arial" w:cs="Arial" w:eastAsia="Arial" w:hAnsi="Arial"/>
          <w:sz w:val="22"/>
          <w:szCs w:val="22"/>
        </w:rPr>
        <w:t xml:space="preserve">Hybride und Deep-Learning-basierte Ansätze: Kombination der obigen Verfahren mit impliziten Signalen (Verweildauer, Scrolltiefe, Wiederholungen) und tiefen neuronalen Modellen, wie sie in Feeds von TikTok oder Instagram dominieren.</w:t>
      </w:r>
    </w:p>
    <w:p>
      <w:pPr>
        <w:spacing w:after="160" w:before="0" w:line="360" w:lineRule="auto"/>
      </w:pPr>
      <w:r>
        <w:rPr>
          <w:rFonts w:ascii="Arial" w:cs="Arial" w:eastAsia="Arial" w:hAnsi="Arial"/>
          <w:sz w:val="22"/>
          <w:szCs w:val="22"/>
        </w:rPr>
        <w:t xml:space="preserve">Die Optimierung erfolgt in der kommerziellen Praxis überwiegend auf Engagement-Metriken. Nguyen et al. (2014) zeigen, dass dies zur Einengung der inhaltlichen Vielfalt führt. Milano, Taddeo und Floridi (2020) systematisieren die daraus folgenden ethischen Herausforderungen entlang sechs Dimensionen: Inhaltsqualität, Privatsphäre, Autonomie, Meinungsvielfalt, soziale Auswirkungen und Verantwortlichkeit.</w:t>
      </w:r>
    </w:p>
    <w:p>
      <w:pPr>
        <w:pStyle w:val="Heading3"/>
        <w:spacing w:after="120" w:before="240"/>
      </w:pPr>
      <w:r>
        <w:rPr>
          <w:rFonts w:ascii="Arial" w:cs="Arial" w:eastAsia="Arial" w:hAnsi="Arial"/>
          <w:b/>
          <w:bCs/>
          <w:sz w:val="24"/>
          <w:szCs w:val="24"/>
        </w:rPr>
        <w:t xml:space="preserve">2.2.4  Personalisierung und Feed-Kuration</w:t>
      </w:r>
    </w:p>
    <w:p>
      <w:pPr>
        <w:spacing w:after="160" w:before="0" w:line="360" w:lineRule="auto"/>
      </w:pPr>
      <w:r>
        <w:rPr>
          <w:rFonts w:ascii="Arial" w:cs="Arial" w:eastAsia="Arial" w:hAnsi="Arial"/>
          <w:sz w:val="22"/>
          <w:szCs w:val="22"/>
        </w:rPr>
        <w:t xml:space="preserve">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pPr>
        <w:pStyle w:val="Heading3"/>
        <w:spacing w:after="120" w:before="240"/>
      </w:pPr>
      <w:r>
        <w:rPr>
          <w:rFonts w:ascii="Arial" w:cs="Arial" w:eastAsia="Arial" w:hAnsi="Arial"/>
          <w:b/>
          <w:bCs/>
          <w:sz w:val="24"/>
          <w:szCs w:val="24"/>
        </w:rPr>
        <w:t xml:space="preserve">2.2.5  Sharing und soziale Mechanismen</w:t>
      </w:r>
    </w:p>
    <w:p>
      <w:pPr>
        <w:spacing w:after="160" w:before="0" w:line="360" w:lineRule="auto"/>
      </w:pPr>
      <w:r>
        <w:rPr>
          <w:rFonts w:ascii="Arial" w:cs="Arial" w:eastAsia="Arial" w:hAnsi="Arial"/>
          <w:sz w:val="22"/>
          <w:szCs w:val="22"/>
        </w:rPr>
        <w:t xml:space="preserve">Teilen, Kommentieren und Reagieren erzeugen Netzwerkeffekte: Inhalte verbreiten sich viral, wenn sie starke emotionale Reaktionen auslösen. Diese Mechanismen sind nicht neutral, sondern begünstigen systematisch emotional aufgeladene, oft polarisierende Inhalte und wirken damit auf die in Abschnitt 1.4 beschriebene Triple-Filter-Bubble (Geschke et al., 2019; Sunstein, 2017).</w:t>
      </w:r>
    </w:p>
    <w:p>
      <w:pPr>
        <w:pStyle w:val="Heading3"/>
        <w:spacing w:after="120" w:before="240"/>
      </w:pPr>
      <w:r>
        <w:rPr>
          <w:rFonts w:ascii="Arial" w:cs="Arial" w:eastAsia="Arial" w:hAnsi="Arial"/>
          <w:b/>
          <w:bCs/>
          <w:sz w:val="24"/>
          <w:szCs w:val="24"/>
        </w:rPr>
        <w:t xml:space="preserve">2.2.6  Persuasive Design und Nudging</w:t>
      </w:r>
    </w:p>
    <w:p>
      <w:pPr>
        <w:spacing w:after="160" w:before="0" w:line="360" w:lineRule="auto"/>
      </w:pPr>
      <w:r>
        <w:rPr>
          <w:rFonts w:ascii="Arial" w:cs="Arial" w:eastAsia="Arial" w:hAnsi="Arial"/>
          <w:sz w:val="22"/>
          <w:szCs w:val="22"/>
        </w:rPr>
        <w:t xml:space="preserve">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pPr>
        <w:spacing w:after="160" w:before="0" w:line="360" w:lineRule="auto"/>
      </w:pPr>
      <w:r>
        <w:rPr>
          <w:rFonts w:ascii="Arial" w:cs="Arial" w:eastAsia="Arial" w:hAnsi="Arial"/>
          <w:sz w:val="22"/>
          <w:szCs w:val="22"/>
        </w:rPr>
        <w:t xml:space="preserve">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pPr>
        <w:pStyle w:val="Heading3"/>
        <w:spacing w:after="120" w:before="240"/>
      </w:pPr>
      <w:r>
        <w:rPr>
          <w:rFonts w:ascii="Arial" w:cs="Arial" w:eastAsia="Arial" w:hAnsi="Arial"/>
          <w:b/>
          <w:bCs/>
          <w:sz w:val="24"/>
          <w:szCs w:val="24"/>
        </w:rPr>
        <w:t xml:space="preserve">2.2.7  Monetarisierungsmechanismen</w:t>
      </w:r>
    </w:p>
    <w:p>
      <w:pPr>
        <w:spacing w:after="160" w:before="0" w:line="360" w:lineRule="auto"/>
      </w:pPr>
      <w:r>
        <w:rPr>
          <w:rFonts w:ascii="Arial" w:cs="Arial" w:eastAsia="Arial" w:hAnsi="Arial"/>
          <w:sz w:val="22"/>
          <w:szCs w:val="22"/>
        </w:rPr>
        <w:t xml:space="preserve">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pPr>
        <w:pStyle w:val="Heading2"/>
        <w:spacing w:after="160" w:before="320"/>
      </w:pPr>
      <w:r>
        <w:rPr>
          <w:rFonts w:ascii="Arial" w:cs="Arial" w:eastAsia="Arial" w:hAnsi="Arial"/>
          <w:b/>
          <w:bCs/>
          <w:sz w:val="28"/>
          <w:szCs w:val="28"/>
        </w:rPr>
        <w:t xml:space="preserve">2.3  Beurteilungsgrundlagen</w:t>
      </w:r>
    </w:p>
    <w:p>
      <w:pPr>
        <w:spacing w:after="160" w:before="0" w:line="360" w:lineRule="auto"/>
      </w:pPr>
      <w:r>
        <w:rPr>
          <w:rFonts w:ascii="Arial" w:cs="Arial" w:eastAsia="Arial" w:hAnsi="Arial"/>
          <w:sz w:val="22"/>
          <w:szCs w:val="22"/>
        </w:rPr>
        <w:t xml:space="preserve">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pPr>
        <w:pStyle w:val="Heading3"/>
        <w:spacing w:after="120" w:before="240"/>
      </w:pPr>
      <w:r>
        <w:rPr>
          <w:rFonts w:ascii="Arial" w:cs="Arial" w:eastAsia="Arial" w:hAnsi="Arial"/>
          <w:b/>
          <w:bCs/>
          <w:sz w:val="24"/>
          <w:szCs w:val="24"/>
        </w:rPr>
        <w:t xml:space="preserve">2.3.1  Self-Determination Theory (SDT)</w:t>
      </w:r>
    </w:p>
    <w:p>
      <w:pPr>
        <w:spacing w:after="160" w:before="0" w:line="360" w:lineRule="auto"/>
      </w:pPr>
      <w:r>
        <w:rPr>
          <w:rFonts w:ascii="Arial" w:cs="Arial" w:eastAsia="Arial" w:hAnsi="Arial"/>
          <w:sz w:val="22"/>
          <w:szCs w:val="22"/>
        </w:rPr>
        <w:t xml:space="preserve">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Calvo &amp; Ryan, 2018).</w:t>
      </w:r>
    </w:p>
    <w:p>
      <w:pPr>
        <w:spacing w:after="160" w:before="0" w:line="360" w:lineRule="auto"/>
      </w:pPr>
      <w:r>
        <w:rPr>
          <w:rFonts w:ascii="Arial" w:cs="Arial" w:eastAsia="Arial" w:hAnsi="Arial"/>
          <w:sz w:val="22"/>
          <w:szCs w:val="22"/>
        </w:rPr>
        <w:t xml:space="preserve">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pPr>
        <w:pStyle w:val="Heading3"/>
        <w:spacing w:after="120" w:before="240"/>
      </w:pPr>
      <w:r>
        <w:rPr>
          <w:rFonts w:ascii="Arial" w:cs="Arial" w:eastAsia="Arial" w:hAnsi="Arial"/>
          <w:b/>
          <w:bCs/>
          <w:sz w:val="24"/>
          <w:szCs w:val="24"/>
        </w:rPr>
        <w:t xml:space="preserve">2.3.2  Value-Sensitive Design (VSD)</w:t>
      </w:r>
    </w:p>
    <w:p>
      <w:pPr>
        <w:spacing w:after="160" w:before="0" w:line="360" w:lineRule="auto"/>
      </w:pPr>
      <w:r>
        <w:rPr>
          <w:rFonts w:ascii="Arial" w:cs="Arial" w:eastAsia="Arial" w:hAnsi="Arial"/>
          <w:sz w:val="22"/>
          <w:szCs w:val="22"/>
        </w:rPr>
        <w:t xml:space="preserve">Value-Sensitive Design (Hendry, Friedman &amp; Ballard,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pPr>
        <w:pStyle w:val="Heading3"/>
        <w:spacing w:after="120" w:before="240"/>
      </w:pPr>
      <w:r>
        <w:rPr>
          <w:rFonts w:ascii="Arial" w:cs="Arial" w:eastAsia="Arial" w:hAnsi="Arial"/>
          <w:b/>
          <w:bCs/>
          <w:sz w:val="24"/>
          <w:szCs w:val="24"/>
        </w:rPr>
        <w:t xml:space="preserve">2.3.3  Digital Wellbeing</w:t>
      </w:r>
    </w:p>
    <w:p>
      <w:pPr>
        <w:spacing w:after="160" w:before="0" w:line="360" w:lineRule="auto"/>
      </w:pPr>
      <w:r>
        <w:rPr>
          <w:rFonts w:ascii="Arial" w:cs="Arial" w:eastAsia="Arial" w:hAnsi="Arial"/>
          <w:sz w:val="22"/>
          <w:szCs w:val="22"/>
        </w:rPr>
        <w:t xml:space="preserve">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Taddeo und Floridi (2020) fordern, dass Technologiedesign aktiv zum Wohlbefinden beitragen soll statt es zu untergraben, und entwickeln dafür einen thematischen Ordnungsrahmen. Peters, Ahmadpour und Calvo (2020) konkretisieren diesen Anspruch in einem Framework für Wellbeing-Supportive Design, das Features, Charakteristika und Prototypen systematisch katalogisiert.</w:t>
      </w:r>
    </w:p>
    <w:p>
      <w:pPr>
        <w:pStyle w:val="Heading3"/>
        <w:spacing w:after="120" w:before="240"/>
      </w:pPr>
      <w:r>
        <w:rPr>
          <w:rFonts w:ascii="Arial" w:cs="Arial" w:eastAsia="Arial" w:hAnsi="Arial"/>
          <w:b/>
          <w:bCs/>
          <w:sz w:val="24"/>
          <w:szCs w:val="24"/>
        </w:rPr>
        <w:t xml:space="preserve">2.3.4  Ethik von Empfehlungssystemen und algorithmische Souveränität</w:t>
      </w:r>
    </w:p>
    <w:p>
      <w:pPr>
        <w:spacing w:after="160" w:before="0" w:line="360" w:lineRule="auto"/>
      </w:pPr>
      <w:r>
        <w:rPr>
          <w:rFonts w:ascii="Arial" w:cs="Arial" w:eastAsia="Arial" w:hAnsi="Arial"/>
          <w:sz w:val="22"/>
          <w:szCs w:val="22"/>
        </w:rPr>
        <w:t xml:space="preserve">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pPr>
        <w:pStyle w:val="Heading3"/>
        <w:spacing w:after="120" w:before="240"/>
      </w:pPr>
      <w:r>
        <w:rPr>
          <w:rFonts w:ascii="Arial" w:cs="Arial" w:eastAsia="Arial" w:hAnsi="Arial"/>
          <w:b/>
          <w:bCs/>
          <w:sz w:val="24"/>
          <w:szCs w:val="24"/>
        </w:rPr>
        <w:t xml:space="preserve">2.3.5  Gebrauchstauglichkeit und Akzeptanz</w:t>
      </w:r>
    </w:p>
    <w:p>
      <w:pPr>
        <w:spacing w:after="160" w:before="0" w:line="360" w:lineRule="auto"/>
      </w:pPr>
      <w:r>
        <w:rPr>
          <w:rFonts w:ascii="Arial" w:cs="Arial" w:eastAsia="Arial" w:hAnsi="Arial"/>
          <w:sz w:val="22"/>
          <w:szCs w:val="22"/>
        </w:rPr>
        <w:t xml:space="preserve">Neben den normativen Kriterien spielt die klassische Gebrauchstauglichkeit eine Rolle. Der System Usability Scale (Brooke, 1996; Bangor, Kortum &amp; Miller, 2008) ist ein etabliertes, kurzes Messinstrument, das die subjektive Usability eines Systems mit zehn Items erhebt und in der vorliegenden Arbeit ergänzend zu den wellbeing-bezogenen Massen eingesetzt werden kann.</w:t>
      </w:r>
    </w:p>
    <w:p>
      <w:pPr>
        <w:pStyle w:val="Heading2"/>
        <w:spacing w:after="160" w:before="320"/>
      </w:pPr>
      <w:r>
        <w:rPr>
          <w:rFonts w:ascii="Arial" w:cs="Arial" w:eastAsia="Arial" w:hAnsi="Arial"/>
          <w:b/>
          <w:bCs/>
          <w:sz w:val="28"/>
          <w:szCs w:val="28"/>
        </w:rPr>
        <w:t xml:space="preserve">2.4  Gegenüberstellung der Medienmodelle</w:t>
      </w:r>
    </w:p>
    <w:p>
      <w:pPr>
        <w:spacing w:after="160" w:before="0" w:line="360" w:lineRule="auto"/>
      </w:pPr>
      <w:r>
        <w:rPr>
          <w:rFonts w:ascii="Arial" w:cs="Arial" w:eastAsia="Arial" w:hAnsi="Arial"/>
          <w:sz w:val="22"/>
          <w:szCs w:val="22"/>
        </w:rPr>
        <w:t xml:space="preserve">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pPr>
        <w:spacing w:after="160" w:before="0" w:line="360" w:lineRule="auto"/>
      </w:pPr>
      <w:r>
        <w:rPr>
          <w:rFonts w:ascii="Arial" w:cs="Arial" w:eastAsia="Arial" w:hAnsi="Arial"/>
          <w:sz w:val="22"/>
          <w:szCs w:val="22"/>
        </w:rPr>
        <w:t xml:space="preserve">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400"/>
        <w:gridCol w:w="2400"/>
      </w:tblGrid>
      <w:tr>
        <w:trPr>
          <w:tblHeader/>
        </w:trPr>
        <w:tc>
          <w:tcPr>
            <w:tcW w:type="dxa" w:w="19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pPr>
            <w:r>
              <w:rPr>
                <w:rFonts w:ascii="Arial" w:cs="Arial" w:eastAsia="Arial" w:hAnsi="Arial"/>
                <w:b/>
                <w:bCs/>
                <w:sz w:val="20"/>
                <w:szCs w:val="20"/>
              </w:rPr>
              <w:t xml:space="preserve">Dimension</w:t>
            </w:r>
          </w:p>
        </w:tc>
        <w:tc>
          <w:tcPr>
            <w:tcW w:type="dxa" w:w="23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pPr>
            <w:r>
              <w:rPr>
                <w:rFonts w:ascii="Arial" w:cs="Arial" w:eastAsia="Arial" w:hAnsi="Arial"/>
                <w:b/>
                <w:bCs/>
                <w:sz w:val="20"/>
                <w:szCs w:val="20"/>
              </w:rPr>
              <w:t xml:space="preserve">Redaktionelles Modell</w:t>
            </w:r>
          </w:p>
        </w:tc>
        <w:tc>
          <w:tcPr>
            <w:tcW w:type="dxa" w:w="24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pPr>
            <w:r>
              <w:rPr>
                <w:rFonts w:ascii="Arial" w:cs="Arial" w:eastAsia="Arial" w:hAnsi="Arial"/>
                <w:b/>
                <w:bCs/>
                <w:sz w:val="20"/>
                <w:szCs w:val="20"/>
              </w:rPr>
              <w:t xml:space="preserve">Engagement-optimiertes Modell</w:t>
            </w:r>
          </w:p>
        </w:tc>
        <w:tc>
          <w:tcPr>
            <w:tcW w:type="dxa" w:w="24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pPr>
            <w:r>
              <w:rPr>
                <w:rFonts w:ascii="Arial" w:cs="Arial" w:eastAsia="Arial" w:hAnsi="Arial"/>
                <w:b/>
                <w:bCs/>
                <w:sz w:val="20"/>
                <w:szCs w:val="20"/>
              </w:rPr>
              <w:t xml:space="preserve">Wellbeing-orientiertes Modell</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Kuration</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Menschliche Redaktion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Algorithmisch, auf Verweildauer optimiert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Algorithmisch, auf Nutzerwohl optimiert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Transparenz</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Redaktionsstatut, öffentliche Leitlinien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Black-Box-Algorithmus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Nachvollziehbare Kriterien, offene Logik</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Nutzerkontrolle</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Gering (fixer Programmplan)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Minimal (Like/Skip, Interessen-Tagging)</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Aktiv (Themen, Filter, Intensität)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Inhaltsvielfalt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Pluralismusauftrag</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Filterblasen, Echokammern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Bewusste Diversifikation, Serendipität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Zeitmanagement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Sendezeiten, Programmrahmen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Endloses Scrollen, Autoplay</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Definierte Länge, natürliche Pausen</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Finanzierung</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Gebühren, Abonnement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Werbung, Datenhandel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Variabel (Gebühren, Abo, Stiftung)</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Leitwert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Qualität, Pluralismus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Gewinnmaximierung</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Nutzerwohl, Autonomie</w:t>
            </w:r>
          </w:p>
        </w:tc>
      </w:tr>
    </w:tbl>
    <w:p>
      <w:pPr>
        <w:pStyle w:val="Heading2"/>
        <w:spacing w:after="160" w:before="320"/>
      </w:pPr>
      <w:r>
        <w:rPr>
          <w:rFonts w:ascii="Arial" w:cs="Arial" w:eastAsia="Arial" w:hAnsi="Arial"/>
          <w:b/>
          <w:bCs/>
          <w:sz w:val="28"/>
          <w:szCs w:val="28"/>
        </w:rPr>
        <w:t xml:space="preserve">2.5  Forschungslücke</w:t>
      </w:r>
    </w:p>
    <w:p>
      <w:pPr>
        <w:spacing w:after="160" w:before="0" w:line="360" w:lineRule="auto"/>
      </w:pPr>
      <w:r>
        <w:rPr>
          <w:rFonts w:ascii="Arial" w:cs="Arial" w:eastAsia="Arial" w:hAnsi="Arial"/>
          <w:sz w:val="22"/>
          <w:szCs w:val="22"/>
        </w:rPr>
        <w:t xml:space="preserve">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pPr>
        <w:spacing w:after="160" w:before="0" w:line="360" w:lineRule="auto"/>
      </w:pPr>
      <w:r>
        <w:rPr>
          <w:rFonts w:ascii="Arial" w:cs="Arial" w:eastAsia="Arial" w:hAnsi="Arial"/>
          <w:sz w:val="22"/>
          <w:szCs w:val="22"/>
        </w:rPr>
        <w:t xml:space="preserve">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pPr>
        <w:pStyle w:val="Heading1"/>
        <w:pageBreakBefore/>
        <w:spacing w:after="240" w:before="480"/>
      </w:pPr>
      <w:r>
        <w:rPr>
          <w:rFonts w:ascii="Arial" w:cs="Arial" w:eastAsia="Arial" w:hAnsi="Arial"/>
          <w:b/>
          <w:bCs/>
          <w:sz w:val="32"/>
          <w:szCs w:val="32"/>
        </w:rPr>
        <w:t xml:space="preserve">3  Radio 25 als Forschungsartefakt</w:t>
      </w:r>
    </w:p>
    <w:p>
      <w:pPr>
        <w:spacing w:after="160" w:before="0" w:line="360" w:lineRule="auto"/>
      </w:pPr>
      <w:r>
        <w:rPr>
          <w:rFonts w:ascii="Arial" w:cs="Arial" w:eastAsia="Arial" w:hAnsi="Arial"/>
          <w:sz w:val="22"/>
          <w:szCs w:val="22"/>
        </w:rPr>
        <w:t xml:space="preserve">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Radio 25 bezeichnet. Dieses Kapitel begründet die Wahl des Mediums, beschreibt den geplanten Untersuchungsgegenstand und ordnet die zu untersuchenden Mechanismen den in Kapitel 2 entwickelten Beurteilungsgrundlagen zu.</w:t>
      </w:r>
    </w:p>
    <w:p>
      <w:pPr>
        <w:pStyle w:val="Heading2"/>
        <w:spacing w:after="160" w:before="320"/>
      </w:pPr>
      <w:r>
        <w:rPr>
          <w:rFonts w:ascii="Arial" w:cs="Arial" w:eastAsia="Arial" w:hAnsi="Arial"/>
          <w:b/>
          <w:bCs/>
          <w:sz w:val="28"/>
          <w:szCs w:val="28"/>
        </w:rPr>
        <w:t xml:space="preserve">3.1  Warum ein Radio als Untersuchungsmedium?</w:t>
      </w:r>
    </w:p>
    <w:p>
      <w:pPr>
        <w:spacing w:after="160" w:before="0" w:line="360" w:lineRule="auto"/>
      </w:pPr>
      <w:r>
        <w:rPr>
          <w:rFonts w:ascii="Arial" w:cs="Arial" w:eastAsia="Arial" w:hAnsi="Arial"/>
          <w:sz w:val="22"/>
          <w:szCs w:val="22"/>
        </w:rPr>
        <w:t xml:space="preserve">Ein Radio eignet sich aus mehreren Gründen besonders gut, um die Spannungsfelder zwischen Engagement-Optimierung und Nutzerwohl experimentell zu untersuchen.</w:t>
      </w:r>
    </w:p>
    <w:p>
      <w:pPr>
        <w:spacing w:after="160" w:before="0" w:line="360" w:lineRule="auto"/>
      </w:pPr>
      <w:r>
        <w:rPr>
          <w:rFonts w:ascii="Arial" w:cs="Arial" w:eastAsia="Arial" w:hAnsi="Arial"/>
          <w:sz w:val="22"/>
          <w:szCs w:val="22"/>
        </w:rPr>
        <w:t xml:space="preserve">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pPr>
        <w:spacing w:after="160" w:before="0" w:line="360" w:lineRule="auto"/>
      </w:pPr>
      <w:r>
        <w:rPr>
          <w:rFonts w:ascii="Arial" w:cs="Arial" w:eastAsia="Arial" w:hAnsi="Arial"/>
          <w:sz w:val="22"/>
          <w:szCs w:val="22"/>
        </w:rPr>
        <w:t xml:space="preserve">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pPr>
        <w:spacing w:after="160" w:before="0" w:line="360" w:lineRule="auto"/>
      </w:pPr>
      <w:r>
        <w:rPr>
          <w:rFonts w:ascii="Arial" w:cs="Arial" w:eastAsia="Arial" w:hAnsi="Arial"/>
          <w:sz w:val="22"/>
          <w:szCs w:val="22"/>
        </w:rPr>
        <w:t xml:space="preserve">Drittens ist Radio ein begleitendes Medium. Es wird häufig parallel zu anderen Tätigkeiten konsumiert (am Morgen, beim Pendeln, bei der Arbeit) und nimmt damit 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pPr>
        <w:spacing w:after="160" w:before="0" w:line="360" w:lineRule="auto"/>
      </w:pPr>
      <w:r>
        <w:rPr>
          <w:rFonts w:ascii="Arial" w:cs="Arial" w:eastAsia="Arial" w:hAnsi="Arial"/>
          <w:sz w:val="22"/>
          <w:szCs w:val="22"/>
        </w:rPr>
        <w:t xml:space="preserve">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pPr>
        <w:spacing w:after="160" w:before="0" w:line="360" w:lineRule="auto"/>
      </w:pPr>
      <w:r>
        <w:rPr>
          <w:rFonts w:ascii="Arial" w:cs="Arial" w:eastAsia="Arial" w:hAnsi="Arial"/>
          <w:sz w:val="22"/>
          <w:szCs w:val="22"/>
        </w:rPr>
        <w:t xml:space="preserve">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pPr>
        <w:pStyle w:val="Heading2"/>
        <w:spacing w:after="160" w:before="320"/>
      </w:pPr>
      <w:r>
        <w:rPr>
          <w:rFonts w:ascii="Arial" w:cs="Arial" w:eastAsia="Arial" w:hAnsi="Arial"/>
          <w:b/>
          <w:bCs/>
          <w:sz w:val="28"/>
          <w:szCs w:val="28"/>
        </w:rPr>
        <w:t xml:space="preserve">3.2  Warum genau dieser Radio-Prototyp?</w:t>
      </w:r>
    </w:p>
    <w:p>
      <w:pPr>
        <w:spacing w:after="160" w:before="0" w:line="360" w:lineRule="auto"/>
      </w:pPr>
      <w:r>
        <w:rPr>
          <w:rFonts w:ascii="Arial" w:cs="Arial" w:eastAsia="Arial" w:hAnsi="Arial"/>
          <w:sz w:val="22"/>
          <w:szCs w:val="22"/>
        </w:rPr>
        <w:t xml:space="preserve">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pPr>
        <w:spacing w:after="160" w:before="0" w:line="360" w:lineRule="auto"/>
      </w:pPr>
      <w:r>
        <w:rPr>
          <w:rFonts w:ascii="Arial" w:cs="Arial" w:eastAsia="Arial" w:hAnsi="Arial"/>
          <w:sz w:val="22"/>
          <w:szCs w:val="22"/>
        </w:rPr>
        <w:t xml:space="preserve">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pPr>
        <w:spacing w:after="160" w:before="0" w:line="360" w:lineRule="auto"/>
      </w:pPr>
      <w:r>
        <w:rPr>
          <w:rFonts w:ascii="Arial" w:cs="Arial" w:eastAsia="Arial" w:hAnsi="Arial"/>
          <w:sz w:val="22"/>
          <w:szCs w:val="22"/>
        </w:rPr>
        <w:t xml:space="preserve">Zum anderen demonstriert ein KI-gestütztes Radio dieselben Technologien, die in kommerziellen Plattformen heute zur Engagement-Optimierung eingesetzt werden, 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pPr>
        <w:spacing w:after="160" w:before="0" w:line="360" w:lineRule="auto"/>
      </w:pPr>
      <w:r>
        <w:rPr>
          <w:rFonts w:ascii="Arial" w:cs="Arial" w:eastAsia="Arial" w:hAnsi="Arial"/>
          <w:sz w:val="22"/>
          <w:szCs w:val="22"/>
        </w:rPr>
        <w:t xml:space="preserve">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pPr>
        <w:pStyle w:val="Heading2"/>
        <w:spacing w:after="160" w:before="320"/>
      </w:pPr>
      <w:r>
        <w:rPr>
          <w:rFonts w:ascii="Arial" w:cs="Arial" w:eastAsia="Arial" w:hAnsi="Arial"/>
          <w:b/>
          <w:bCs/>
          <w:sz w:val="28"/>
          <w:szCs w:val="28"/>
        </w:rPr>
        <w:t xml:space="preserve">3.3  Was an Radio 25 konkret umgesetzt wird</w:t>
      </w:r>
    </w:p>
    <w:p>
      <w:pPr>
        <w:spacing w:after="160" w:before="0" w:line="360" w:lineRule="auto"/>
      </w:pPr>
      <w:r>
        <w:rPr>
          <w:rFonts w:ascii="Arial" w:cs="Arial" w:eastAsia="Arial" w:hAnsi="Arial"/>
          <w:sz w:val="22"/>
          <w:szCs w:val="22"/>
        </w:rPr>
        <w:t xml:space="preserve">Radio 25 ist als prototypischer Demonstrator konzipiert, der die in Kapitel 2 beschriebenen Mechanismen exemplarisch in einer wellbeing-orientierten Variante zeigt. Die folgenden Bausteine werden umgesetzt.</w:t>
      </w:r>
    </w:p>
    <w:p>
      <w:pPr>
        <w:pStyle w:val="Heading3"/>
        <w:spacing w:after="120" w:before="240"/>
      </w:pPr>
      <w:r>
        <w:rPr>
          <w:rFonts w:ascii="Arial" w:cs="Arial" w:eastAsia="Arial" w:hAnsi="Arial"/>
          <w:b/>
          <w:bCs/>
          <w:sz w:val="24"/>
          <w:szCs w:val="24"/>
        </w:rPr>
        <w:t xml:space="preserve">3.3.1  Explizite Präferenzangaben und Profilkonstruktion</w:t>
      </w:r>
    </w:p>
    <w:p>
      <w:pPr>
        <w:spacing w:after="160" w:before="0" w:line="360" w:lineRule="auto"/>
      </w:pPr>
      <w:r>
        <w:rPr>
          <w:rFonts w:ascii="Arial" w:cs="Arial" w:eastAsia="Arial" w:hAnsi="Arial"/>
          <w:sz w:val="22"/>
          <w:szCs w:val="22"/>
        </w:rPr>
        <w:t xml:space="preserve">Die Hörerinnen und Hörer geben ihre Interessen, ihren Standort und einen Moderationsstil aktiv und nachvollziehbar an. Anders als bei Plattformen, die Profile primär aus implizitem Verhalten lernen, bleibt das Profil bei Radio 25 transparent, einsehbar und jederzeit veränderbar. Damit wird die Anforderung an algorithmische Souveränität (Reviglio &amp; Agosti, 2020) konkret operationalisierbar, ohne die Nutzenden mit einem aufwendigen Konfigurationsritual zu überfordern.</w:t>
      </w:r>
    </w:p>
    <w:p>
      <w:pPr>
        <w:pStyle w:val="Heading3"/>
        <w:spacing w:after="120" w:before="240"/>
      </w:pPr>
      <w:r>
        <w:rPr>
          <w:rFonts w:ascii="Arial" w:cs="Arial" w:eastAsia="Arial" w:hAnsi="Arial"/>
          <w:b/>
          <w:bCs/>
          <w:sz w:val="24"/>
          <w:szCs w:val="24"/>
        </w:rPr>
        <w:t xml:space="preserve">3.3.2  Vollautomatisierte Sendungspipeline</w:t>
      </w:r>
    </w:p>
    <w:p>
      <w:pPr>
        <w:spacing w:after="160" w:before="0" w:line="360" w:lineRule="auto"/>
      </w:pPr>
      <w:r>
        <w:rPr>
          <w:rFonts w:ascii="Arial" w:cs="Arial" w:eastAsia="Arial" w:hAnsi="Arial"/>
          <w:sz w:val="22"/>
          <w:szCs w:val="22"/>
        </w:rPr>
        <w:t xml:space="preserve">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pPr>
        <w:pStyle w:val="Heading3"/>
        <w:spacing w:after="120" w:before="240"/>
      </w:pPr>
      <w:r>
        <w:rPr>
          <w:rFonts w:ascii="Arial" w:cs="Arial" w:eastAsia="Arial" w:hAnsi="Arial"/>
          <w:b/>
          <w:bCs/>
          <w:sz w:val="24"/>
          <w:szCs w:val="24"/>
        </w:rPr>
        <w:t xml:space="preserve">3.3.3  Kuratierungs- und Empfehlungslogik mit alternativem Zielwert</w:t>
      </w:r>
    </w:p>
    <w:p>
      <w:pPr>
        <w:spacing w:after="160" w:before="0" w:line="360" w:lineRule="auto"/>
      </w:pPr>
      <w:r>
        <w:rPr>
          <w:rFonts w:ascii="Arial" w:cs="Arial" w:eastAsia="Arial" w:hAnsi="Arial"/>
          <w:sz w:val="22"/>
          <w:szCs w:val="22"/>
        </w:rPr>
        <w:t xml:space="preserve">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pPr>
        <w:pStyle w:val="Heading3"/>
        <w:spacing w:after="120" w:before="240"/>
      </w:pPr>
      <w:r>
        <w:rPr>
          <w:rFonts w:ascii="Arial" w:cs="Arial" w:eastAsia="Arial" w:hAnsi="Arial"/>
          <w:b/>
          <w:bCs/>
          <w:sz w:val="24"/>
          <w:szCs w:val="24"/>
        </w:rPr>
        <w:t xml:space="preserve">3.3.4  Definierte Sessiongestaltung statt endlosem Strom</w:t>
      </w:r>
    </w:p>
    <w:p>
      <w:pPr>
        <w:spacing w:after="160" w:before="0" w:line="360" w:lineRule="auto"/>
      </w:pPr>
      <w:r>
        <w:rPr>
          <w:rFonts w:ascii="Arial" w:cs="Arial" w:eastAsia="Arial" w:hAnsi="Arial"/>
          <w:sz w:val="22"/>
          <w:szCs w:val="22"/>
        </w:rPr>
        <w:t xml:space="preserve">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pPr>
        <w:pStyle w:val="Heading3"/>
        <w:spacing w:after="120" w:before="240"/>
      </w:pPr>
      <w:r>
        <w:rPr>
          <w:rFonts w:ascii="Arial" w:cs="Arial" w:eastAsia="Arial" w:hAnsi="Arial"/>
          <w:b/>
          <w:bCs/>
          <w:sz w:val="24"/>
          <w:szCs w:val="24"/>
        </w:rPr>
        <w:t xml:space="preserve">3.3.5  Transparenz über Quellen, Logik und Personalisierung</w:t>
      </w:r>
    </w:p>
    <w:p>
      <w:pPr>
        <w:spacing w:after="160" w:before="0" w:line="360" w:lineRule="auto"/>
      </w:pPr>
      <w:r>
        <w:rPr>
          <w:rFonts w:ascii="Arial" w:cs="Arial" w:eastAsia="Arial" w:hAnsi="Arial"/>
          <w:sz w:val="22"/>
          <w:szCs w:val="22"/>
        </w:rPr>
        <w:t xml:space="preserve">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pPr>
        <w:pStyle w:val="Heading2"/>
        <w:spacing w:after="160" w:before="320"/>
      </w:pPr>
      <w:r>
        <w:rPr>
          <w:rFonts w:ascii="Arial" w:cs="Arial" w:eastAsia="Arial" w:hAnsi="Arial"/>
          <w:b/>
          <w:bCs/>
          <w:sz w:val="28"/>
          <w:szCs w:val="28"/>
        </w:rPr>
        <w:t xml:space="preserve">3.4  Welche Mechanismen am Radio untersucht und verbessert werden</w:t>
      </w:r>
    </w:p>
    <w:p>
      <w:pPr>
        <w:spacing w:after="160" w:before="0" w:line="360" w:lineRule="auto"/>
      </w:pPr>
      <w:r>
        <w:rPr>
          <w:rFonts w:ascii="Arial" w:cs="Arial" w:eastAsia="Arial" w:hAnsi="Arial"/>
          <w:sz w:val="22"/>
          <w:szCs w:val="22"/>
        </w:rPr>
        <w:t xml:space="preserve">Aus den Bausteinen ergeben sich die Mechanismen, an denen die Arbeit experimentell ansetzt. Sie korrespondieren mit den in Abschnitt 2.3 beschriebenen Mechanismen aktueller Medienangebote und werden im wellbeing-orientierten Modell systematisch umakzentuiert.</w:t>
      </w:r>
    </w:p>
    <w:p>
      <w:pPr>
        <w:pStyle w:val="ListParagraph"/>
        <w:numPr>
          <w:ilvl w:val="0"/>
          <w:numId w:val="2"/>
        </w:numPr>
        <w:spacing w:after="80" w:line="360" w:lineRule="auto"/>
      </w:pPr>
      <w:r>
        <w:rPr>
          <w:rFonts w:ascii="Arial" w:cs="Arial" w:eastAsia="Arial" w:hAnsi="Arial"/>
          <w:sz w:val="22"/>
          <w:szCs w:val="22"/>
        </w:rPr>
        <w:t xml:space="preserve">Profil- und Präferenzbildung: Wie wirkt sich ein explizit deklariertes Profil im Vergleich zu impliziter Verhaltensanalyse auf das wahrgenommene Autonomie- und Kompetenzerleben aus (Ryan &amp; Deci, 2000; Peters et al., 2018)?</w:t>
      </w:r>
    </w:p>
    <w:p>
      <w:pPr>
        <w:pStyle w:val="ListParagraph"/>
        <w:numPr>
          <w:ilvl w:val="0"/>
          <w:numId w:val="2"/>
        </w:numPr>
        <w:spacing w:after="80" w:line="360" w:lineRule="auto"/>
      </w:pPr>
      <w:r>
        <w:rPr>
          <w:rFonts w:ascii="Arial" w:cs="Arial" w:eastAsia="Arial" w:hAnsi="Arial"/>
          <w:sz w:val="22"/>
          <w:szCs w:val="22"/>
        </w:rPr>
        <w:t xml:space="preserve">Personalisierte Kuratierung mit alternativer Zielfunktion: Welche Effekte hat eine auf Vielfalt, Tageskontext und Selbstbestimmung optimierte Auswahl gegenüber einer engagement-optimierten Empfehlungslogik (Nguyen et al., 2014; Milano et al., 2020)?</w:t>
      </w:r>
    </w:p>
    <w:p>
      <w:pPr>
        <w:pStyle w:val="ListParagraph"/>
        <w:numPr>
          <w:ilvl w:val="0"/>
          <w:numId w:val="2"/>
        </w:numPr>
        <w:spacing w:after="80" w:line="360" w:lineRule="auto"/>
      </w:pPr>
      <w:r>
        <w:rPr>
          <w:rFonts w:ascii="Arial" w:cs="Arial" w:eastAsia="Arial" w:hAnsi="Arial"/>
          <w:sz w:val="22"/>
          <w:szCs w:val="22"/>
        </w:rPr>
        <w:t xml:space="preserve">Sessiongestaltung: Wie wirken eine definierte Sendungslänge und ein bewusst gesetzter Abschluss im Vergleich zu endlosen Strömen auf die subjektive Zufriedenheit, das Zeitempfinden und die Nutzungskontrolle (Vanden Abeele, 2021; Montag et al., 2019)?</w:t>
      </w:r>
    </w:p>
    <w:p>
      <w:pPr>
        <w:pStyle w:val="ListParagraph"/>
        <w:numPr>
          <w:ilvl w:val="0"/>
          <w:numId w:val="2"/>
        </w:numPr>
        <w:spacing w:after="80" w:line="360" w:lineRule="auto"/>
      </w:pPr>
      <w:r>
        <w:rPr>
          <w:rFonts w:ascii="Arial" w:cs="Arial" w:eastAsia="Arial" w:hAnsi="Arial"/>
          <w:sz w:val="22"/>
          <w:szCs w:val="22"/>
        </w:rPr>
        <w:t xml:space="preserve">Transparenz der Algorithmik: Wie verändert eine offengelegte Personalisierungslogik das Vertrauen, die wahrgenommene Fairness und die Bereitschaft zur weiteren Nutzung (Reviglio &amp; Agosti, 2020; Milano et al., 2020)?</w:t>
      </w:r>
    </w:p>
    <w:p>
      <w:pPr>
        <w:pStyle w:val="ListParagraph"/>
        <w:numPr>
          <w:ilvl w:val="0"/>
          <w:numId w:val="2"/>
        </w:numPr>
        <w:spacing w:after="80" w:line="360" w:lineRule="auto"/>
      </w:pPr>
      <w:r>
        <w:rPr>
          <w:rFonts w:ascii="Arial" w:cs="Arial" w:eastAsia="Arial" w:hAnsi="Arial"/>
          <w:sz w:val="22"/>
          <w:szCs w:val="22"/>
        </w:rPr>
        <w:t xml:space="preserve">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pPr>
        <w:pStyle w:val="ListParagraph"/>
        <w:numPr>
          <w:ilvl w:val="0"/>
          <w:numId w:val="2"/>
        </w:numPr>
        <w:spacing w:after="80" w:line="360" w:lineRule="auto"/>
      </w:pPr>
      <w:r>
        <w:rPr>
          <w:rFonts w:ascii="Arial" w:cs="Arial" w:eastAsia="Arial" w:hAnsi="Arial"/>
          <w:sz w:val="22"/>
          <w:szCs w:val="22"/>
        </w:rPr>
        <w:t xml:space="preserve">Gebrauchstauglichkeit und Akzeptanz: Wie schneidet ein wellbeing-orientiertes Radio im System Usability Scale (Brooke, 1996; Bangor et al., 2008) und in der subjektiven Akzeptanz im Vergleich zu vertrauten Plattformen ab?</w:t>
      </w:r>
    </w:p>
    <w:p>
      <w:pPr>
        <w:pStyle w:val="Heading2"/>
        <w:spacing w:after="160" w:before="320"/>
      </w:pPr>
      <w:r>
        <w:rPr>
          <w:rFonts w:ascii="Arial" w:cs="Arial" w:eastAsia="Arial" w:hAnsi="Arial"/>
          <w:b/>
          <w:bCs/>
          <w:sz w:val="28"/>
          <w:szCs w:val="28"/>
        </w:rPr>
        <w:t xml:space="preserve">3.5  Abgrenzung des Untersuchungsumfangs</w:t>
      </w:r>
    </w:p>
    <w:p>
      <w:pPr>
        <w:spacing w:after="160" w:before="0" w:line="360" w:lineRule="auto"/>
      </w:pPr>
      <w:r>
        <w:rPr>
          <w:rFonts w:ascii="Arial" w:cs="Arial" w:eastAsia="Arial" w:hAnsi="Arial"/>
          <w:sz w:val="22"/>
          <w:szCs w:val="22"/>
        </w:rPr>
        <w:t xml:space="preserve">Radio 25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pPr>
        <w:pStyle w:val="Heading1"/>
        <w:pageBreakBefore/>
        <w:spacing w:after="240" w:before="480"/>
      </w:pPr>
      <w:r>
        <w:rPr>
          <w:rFonts w:ascii="Arial" w:cs="Arial" w:eastAsia="Arial" w:hAnsi="Arial"/>
          <w:b/>
          <w:bCs/>
          <w:sz w:val="32"/>
          <w:szCs w:val="32"/>
        </w:rPr>
        <w:t xml:space="preserve">4  Forschungsfrage und Zielsetzung</w:t>
      </w:r>
    </w:p>
    <w:p>
      <w:pPr>
        <w:spacing w:after="160" w:before="0" w:line="360" w:lineRule="auto"/>
      </w:pPr>
      <w:r>
        <w:rPr>
          <w:rFonts w:ascii="Arial" w:cs="Arial" w:eastAsia="Arial" w:hAnsi="Arial"/>
          <w:sz w:val="22"/>
          <w:szCs w:val="22"/>
        </w:rPr>
        <w:t xml:space="preserve">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pPr>
        <w:pStyle w:val="Heading2"/>
        <w:spacing w:after="160" w:before="320"/>
      </w:pPr>
      <w:r>
        <w:rPr>
          <w:rFonts w:ascii="Arial" w:cs="Arial" w:eastAsia="Arial" w:hAnsi="Arial"/>
          <w:b/>
          <w:bCs/>
          <w:sz w:val="28"/>
          <w:szCs w:val="28"/>
        </w:rPr>
        <w:t xml:space="preserve">4.1  Forschungsfrage</w:t>
      </w:r>
    </w:p>
    <w:p>
      <w:pPr>
        <w:spacing w:after="160" w:before="0" w:line="360" w:lineRule="auto"/>
      </w:pPr>
      <w:r>
        <w:rPr>
          <w:rFonts w:ascii="Arial" w:cs="Arial" w:eastAsia="Arial" w:hAnsi="Arial"/>
          <w:sz w:val="22"/>
          <w:szCs w:val="22"/>
        </w:rPr>
        <w:t xml:space="preserve">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pPr>
        <w:spacing w:after="160" w:before="0" w:line="360" w:lineRule="auto"/>
        <w:ind w:left="567" w:right="567"/>
        <w:jc w:val="center"/>
      </w:pPr>
      <w:r>
        <w:rPr>
          <w:rFonts w:ascii="Arial" w:cs="Arial" w:eastAsia="Arial" w:hAnsi="Arial"/>
          <w:i/>
          <w:iCs/>
          <w:sz w:val="22"/>
          <w:szCs w:val="22"/>
        </w:rPr>
        <w:t xml:space="preserve">«Wie können Nutzerinnen und Nutzer ihre individuellen Präferenzen bei einem digitalen Medienangebot so angeben, dass das Ergebnis ihre Bedürfnisse optimal erfüllt und gleichzeitig ihr Wohlbefinden fördert?»</w:t>
      </w:r>
    </w:p>
    <w:p>
      <w:pPr>
        <w:spacing w:after="160" w:before="0" w:line="360" w:lineRule="auto"/>
      </w:pPr>
      <w:r>
        <w:rPr>
          <w:rFonts w:ascii="Arial" w:cs="Arial" w:eastAsia="Arial" w:hAnsi="Arial"/>
          <w:sz w:val="22"/>
          <w:szCs w:val="22"/>
        </w:rPr>
        <w:t xml:space="preserve">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pPr>
        <w:spacing w:after="160" w:before="0" w:line="360" w:lineRule="auto"/>
      </w:pPr>
      <w:r>
        <w:rPr>
          <w:rFonts w:ascii="Arial" w:cs="Arial" w:eastAsia="Arial" w:hAnsi="Arial"/>
          <w:sz w:val="22"/>
          <w:szCs w:val="22"/>
        </w:rPr>
        <w:t xml:space="preserve">Die Beantwortung erfolgt durch die Entwicklung und Evaluation eines vollautomatisierten, KI-gestützten Radios (Radio 25), an dem sich die Wirkung expliziter Präferenzangabe, transparenter Personalisierungslogik und definierter Sessiongestaltung in einem einwöchigen Pilottest mit Nutzenden empirisch beobachten lässt. Das methodische Vorgehen wird in Kapitel 5 ausführlich entfaltet.</w:t>
      </w:r>
    </w:p>
    <w:p>
      <w:pPr>
        <w:pStyle w:val="Heading2"/>
        <w:spacing w:after="160" w:before="320"/>
      </w:pPr>
      <w:r>
        <w:rPr>
          <w:rFonts w:ascii="Arial" w:cs="Arial" w:eastAsia="Arial" w:hAnsi="Arial"/>
          <w:b/>
          <w:bCs/>
          <w:sz w:val="28"/>
          <w:szCs w:val="28"/>
        </w:rPr>
        <w:t xml:space="preserve">4.2  Teilfragen</w:t>
      </w:r>
    </w:p>
    <w:p>
      <w:pPr>
        <w:spacing w:after="160" w:before="0" w:line="360" w:lineRule="auto"/>
      </w:pPr>
      <w:r>
        <w:rPr>
          <w:rFonts w:ascii="Arial" w:cs="Arial" w:eastAsia="Arial" w:hAnsi="Arial"/>
          <w:sz w:val="22"/>
          <w:szCs w:val="22"/>
        </w:rPr>
        <w:t xml:space="preserve">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pPr>
        <w:pStyle w:val="ListParagraph"/>
        <w:numPr>
          <w:ilvl w:val="0"/>
          <w:numId w:val="2"/>
        </w:numPr>
        <w:spacing w:after="80" w:line="360" w:lineRule="auto"/>
      </w:pPr>
      <w:r>
        <w:rPr>
          <w:rFonts w:ascii="Arial" w:cs="Arial" w:eastAsia="Arial" w:hAnsi="Arial"/>
          <w:sz w:val="22"/>
          <w:szCs w:val="22"/>
        </w:rPr>
        <w:t xml:space="preserve">T1 – Präferenzbildung und Autonomie: Wie wirkt eine explizite, transparente Profilkonfiguration auf das von den Nutzenden berichtete Autonomie- und Kompetenzerleben im Sinne der Self-Determination Theory (Ryan &amp; Deci, 2000; Peters et al., 2018)?</w:t>
      </w:r>
    </w:p>
    <w:p>
      <w:pPr>
        <w:pStyle w:val="ListParagraph"/>
        <w:numPr>
          <w:ilvl w:val="0"/>
          <w:numId w:val="2"/>
        </w:numPr>
        <w:spacing w:after="80" w:line="360" w:lineRule="auto"/>
      </w:pPr>
      <w:r>
        <w:rPr>
          <w:rFonts w:ascii="Arial" w:cs="Arial" w:eastAsia="Arial" w:hAnsi="Arial"/>
          <w:sz w:val="22"/>
          <w:szCs w:val="22"/>
        </w:rPr>
        <w:t xml:space="preserve">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pPr>
        <w:pStyle w:val="ListParagraph"/>
        <w:numPr>
          <w:ilvl w:val="0"/>
          <w:numId w:val="2"/>
        </w:numPr>
        <w:spacing w:after="80" w:line="360" w:lineRule="auto"/>
      </w:pPr>
      <w:r>
        <w:rPr>
          <w:rFonts w:ascii="Arial" w:cs="Arial" w:eastAsia="Arial" w:hAnsi="Arial"/>
          <w:sz w:val="22"/>
          <w:szCs w:val="22"/>
        </w:rPr>
        <w:t xml:space="preserve">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pPr>
        <w:pStyle w:val="ListParagraph"/>
        <w:numPr>
          <w:ilvl w:val="0"/>
          <w:numId w:val="2"/>
        </w:numPr>
        <w:spacing w:after="80" w:line="360" w:lineRule="auto"/>
      </w:pPr>
      <w:r>
        <w:rPr>
          <w:rFonts w:ascii="Arial" w:cs="Arial" w:eastAsia="Arial" w:hAnsi="Arial"/>
          <w:sz w:val="22"/>
          <w:szCs w:val="22"/>
        </w:rPr>
        <w:t xml:space="preserve">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pPr>
        <w:spacing w:after="160" w:before="0" w:line="360" w:lineRule="auto"/>
      </w:pPr>
      <w:r>
        <w:rPr>
          <w:rFonts w:ascii="Arial" w:cs="Arial" w:eastAsia="Arial" w:hAnsi="Arial"/>
          <w:sz w:val="22"/>
          <w:szCs w:val="22"/>
        </w:rPr>
        <w:t xml:space="preserve">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pPr>
        <w:pStyle w:val="Heading2"/>
        <w:spacing w:after="160" w:before="320"/>
      </w:pPr>
      <w:r>
        <w:rPr>
          <w:rFonts w:ascii="Arial" w:cs="Arial" w:eastAsia="Arial" w:hAnsi="Arial"/>
          <w:b/>
          <w:bCs/>
          <w:sz w:val="28"/>
          <w:szCs w:val="28"/>
        </w:rPr>
        <w:t xml:space="preserve">4.3  Goal und Objective</w:t>
      </w:r>
    </w:p>
    <w:p>
      <w:pPr>
        <w:spacing w:after="160" w:before="0" w:line="360" w:lineRule="auto"/>
      </w:pPr>
      <w:r>
        <w:rPr>
          <w:rFonts w:ascii="Arial" w:cs="Arial" w:eastAsia="Arial" w:hAnsi="Arial"/>
          <w:sz w:val="22"/>
          <w:szCs w:val="22"/>
        </w:rPr>
        <w:t xml:space="preserve">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pPr>
        <w:spacing w:after="160" w:before="0" w:line="360" w:lineRule="auto"/>
      </w:pPr>
      <w:r>
        <w:rPr>
          <w:rFonts w:ascii="Arial" w:cs="Arial" w:eastAsia="Arial" w:hAnsi="Arial"/>
          <w:b/>
          <w:bCs/>
          <w:sz w:val="22"/>
          <w:szCs w:val="22"/>
        </w:rPr>
        <w:t xml:space="preserve">Goal. </w:t>
      </w:r>
      <w:r>
        <w:rPr>
          <w:rFonts w:ascii="Arial" w:cs="Arial" w:eastAsia="Arial" w:hAnsi="Arial"/>
          <w:sz w:val="22"/>
          <w:szCs w:val="22"/>
        </w:rPr>
        <w:t xml:space="preserve">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pPr>
        <w:spacing w:after="160" w:before="0" w:line="360" w:lineRule="auto"/>
      </w:pPr>
      <w:r>
        <w:rPr>
          <w:rFonts w:ascii="Arial" w:cs="Arial" w:eastAsia="Arial" w:hAnsi="Arial"/>
          <w:b/>
          <w:bCs/>
          <w:sz w:val="22"/>
          <w:szCs w:val="22"/>
        </w:rPr>
        <w:t xml:space="preserve">Objective. </w:t>
      </w:r>
      <w:r>
        <w:rPr>
          <w:rFonts w:ascii="Arial" w:cs="Arial" w:eastAsia="Arial" w:hAnsi="Arial"/>
          <w:sz w:val="22"/>
          <w:szCs w:val="22"/>
        </w:rPr>
        <w:t xml:space="preserve">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LLM-basierte Textgenerierung, eine Sprachsynthese und eine Webapplikation zu einer durchgängigen Sendungsproduktion und stellt das Ergebnis einem einwöchigen Pilottest mit einer kleinen Probandengruppe zur Verfügung.</w:t>
      </w:r>
    </w:p>
    <w:p>
      <w:pPr>
        <w:spacing w:after="160" w:before="0" w:line="360" w:lineRule="auto"/>
      </w:pPr>
      <w:r>
        <w:rPr>
          <w:rFonts w:ascii="Arial" w:cs="Arial" w:eastAsia="Arial" w:hAnsi="Arial"/>
          <w:sz w:val="22"/>
          <w:szCs w:val="22"/>
        </w:rPr>
        <w:t xml:space="preserve">Aus Goal und Objective leiten sich die Erfolgskriterien der Arbeit ab, die in Abschnitt 8.4 operationalisiert werden.</w:t>
      </w:r>
    </w:p>
    <w:p>
      <w:pPr>
        <w:pStyle w:val="Heading2"/>
        <w:spacing w:after="160" w:before="320"/>
      </w:pPr>
      <w:r>
        <w:rPr>
          <w:rFonts w:ascii="Arial" w:cs="Arial" w:eastAsia="Arial" w:hAnsi="Arial"/>
          <w:b/>
          <w:bCs/>
          <w:sz w:val="28"/>
          <w:szCs w:val="28"/>
        </w:rPr>
        <w:t xml:space="preserve">4.4  Nutzen</w:t>
      </w:r>
    </w:p>
    <w:p>
      <w:pPr>
        <w:pStyle w:val="Heading3"/>
        <w:spacing w:after="120" w:before="240"/>
      </w:pPr>
      <w:r>
        <w:rPr>
          <w:rFonts w:ascii="Arial" w:cs="Arial" w:eastAsia="Arial" w:hAnsi="Arial"/>
          <w:b/>
          <w:bCs/>
          <w:sz w:val="24"/>
          <w:szCs w:val="24"/>
        </w:rPr>
        <w:t xml:space="preserve">4.4.1  Nutzen für Endnutzende</w:t>
      </w:r>
    </w:p>
    <w:p>
      <w:pPr>
        <w:spacing w:after="160" w:before="0" w:line="360" w:lineRule="auto"/>
      </w:pPr>
      <w:r>
        <w:rPr>
          <w:rFonts w:ascii="Arial" w:cs="Arial" w:eastAsia="Arial" w:hAnsi="Arial"/>
          <w:sz w:val="22"/>
          <w:szCs w:val="22"/>
        </w:rP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bietet das Artefakt ein Erlebnis, das in der heutigen Medienlandschaft als integriertes, durchgängig wellbeing-orientiertes Format kaum verfügbar ist.</w:t>
      </w:r>
    </w:p>
    <w:p>
      <w:pPr>
        <w:pStyle w:val="Heading3"/>
        <w:spacing w:after="120" w:before="240"/>
      </w:pPr>
      <w:r>
        <w:rPr>
          <w:rFonts w:ascii="Arial" w:cs="Arial" w:eastAsia="Arial" w:hAnsi="Arial"/>
          <w:b/>
          <w:bCs/>
          <w:sz w:val="24"/>
          <w:szCs w:val="24"/>
        </w:rPr>
        <w:t xml:space="preserve">4.4.2  Nutzen für die Forschung</w:t>
      </w:r>
    </w:p>
    <w:p>
      <w:pPr>
        <w:spacing w:after="160" w:before="0" w:line="360" w:lineRule="auto"/>
      </w:pPr>
      <w:r>
        <w:rPr>
          <w:rFonts w:ascii="Arial" w:cs="Arial" w:eastAsia="Arial" w:hAnsi="Arial"/>
          <w:sz w:val="22"/>
          <w:szCs w:val="22"/>
        </w:rPr>
        <w:t xml:space="preserve">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wellbeing-orientierter Personalisierung und liefert eine methodische Vorlage, an der sich grössere Folgestudien orientieren können.</w:t>
      </w:r>
    </w:p>
    <w:p>
      <w:pPr>
        <w:pStyle w:val="Heading3"/>
        <w:spacing w:after="120" w:before="240"/>
      </w:pPr>
      <w:r>
        <w:rPr>
          <w:rFonts w:ascii="Arial" w:cs="Arial" w:eastAsia="Arial" w:hAnsi="Arial"/>
          <w:b/>
          <w:bCs/>
          <w:sz w:val="24"/>
          <w:szCs w:val="24"/>
        </w:rPr>
        <w:t xml:space="preserve">4.4.3  Gesellschaftlicher Nutzen</w:t>
      </w:r>
    </w:p>
    <w:p>
      <w:pPr>
        <w:spacing w:after="160" w:before="0" w:line="360" w:lineRule="auto"/>
      </w:pPr>
      <w:r>
        <w:rPr>
          <w:rFonts w:ascii="Arial" w:cs="Arial" w:eastAsia="Arial" w:hAnsi="Arial"/>
          <w:sz w:val="22"/>
          <w:szCs w:val="22"/>
        </w:rPr>
        <w:t xml:space="preserve">Auf gesellschaftlicher Ebene zeigt die Arbeit, dass Personalisierung kein per se schädliches Konzept ist, sondern dass die Wirkung an der zugrundeliegenden Zielfunktion hängt. Indem Radio 25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pPr>
        <w:pStyle w:val="Heading2"/>
        <w:spacing w:after="160" w:before="320"/>
      </w:pPr>
      <w:r>
        <w:rPr>
          <w:rFonts w:ascii="Arial" w:cs="Arial" w:eastAsia="Arial" w:hAnsi="Arial"/>
          <w:b/>
          <w:bCs/>
          <w:sz w:val="28"/>
          <w:szCs w:val="28"/>
        </w:rPr>
        <w:t xml:space="preserve">4.5  Abgrenzung</w:t>
      </w:r>
    </w:p>
    <w:p>
      <w:pPr>
        <w:spacing w:after="160" w:before="0" w:line="360" w:lineRule="auto"/>
      </w:pPr>
      <w:r>
        <w:rPr>
          <w:rFonts w:ascii="Arial" w:cs="Arial" w:eastAsia="Arial" w:hAnsi="Arial"/>
          <w:sz w:val="22"/>
          <w:szCs w:val="22"/>
        </w:rPr>
        <w:t xml:space="preserve">Radio 25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pPr>
        <w:pStyle w:val="ListParagraph"/>
        <w:numPr>
          <w:ilvl w:val="0"/>
          <w:numId w:val="2"/>
        </w:numPr>
        <w:spacing w:after="80" w:line="360" w:lineRule="auto"/>
      </w:pPr>
      <w:r>
        <w:rPr>
          <w:rFonts w:ascii="Arial" w:cs="Arial" w:eastAsia="Arial" w:hAnsi="Arial"/>
          <w:sz w:val="22"/>
          <w:szCs w:val="22"/>
        </w:rPr>
        <w:t xml:space="preserve">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pPr>
        <w:pStyle w:val="ListParagraph"/>
        <w:numPr>
          <w:ilvl w:val="0"/>
          <w:numId w:val="2"/>
        </w:numPr>
        <w:spacing w:after="80" w:line="360" w:lineRule="auto"/>
      </w:pPr>
      <w:r>
        <w:rPr>
          <w:rFonts w:ascii="Arial" w:cs="Arial" w:eastAsia="Arial" w:hAnsi="Arial"/>
          <w:sz w:val="22"/>
          <w:szCs w:val="22"/>
        </w:rPr>
        <w:t xml:space="preserve">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pPr>
        <w:pStyle w:val="ListParagraph"/>
        <w:numPr>
          <w:ilvl w:val="0"/>
          <w:numId w:val="2"/>
        </w:numPr>
        <w:spacing w:after="80" w:line="360" w:lineRule="auto"/>
      </w:pPr>
      <w:r>
        <w:rPr>
          <w:rFonts w:ascii="Arial" w:cs="Arial" w:eastAsia="Arial" w:hAnsi="Arial"/>
          <w:sz w:val="22"/>
          <w:szCs w:val="22"/>
        </w:rPr>
        <w:t xml:space="preserve">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pPr>
        <w:pStyle w:val="ListParagraph"/>
        <w:numPr>
          <w:ilvl w:val="0"/>
          <w:numId w:val="2"/>
        </w:numPr>
        <w:spacing w:after="80" w:line="360" w:lineRule="auto"/>
      </w:pPr>
      <w:r>
        <w:rPr>
          <w:rFonts w:ascii="Arial" w:cs="Arial" w:eastAsia="Arial" w:hAnsi="Arial"/>
          <w:sz w:val="22"/>
          <w:szCs w:val="22"/>
        </w:rPr>
        <w:t xml:space="preserve">Quantitative Hypothesentests: Die Pilotstudie erhebt qualitative und deskriptive Daten mit einer kleinen Probandengruppe (n ≈ 5). Statistisch generalisierende Aussagen über die Gesamtbevölkerung sind nicht Teil der Arbeit (vgl. Abschnitt 5.5).</w:t>
      </w:r>
    </w:p>
    <w:p>
      <w:pPr>
        <w:pStyle w:val="ListParagraph"/>
        <w:numPr>
          <w:ilvl w:val="0"/>
          <w:numId w:val="2"/>
        </w:numPr>
        <w:spacing w:after="80" w:line="360" w:lineRule="auto"/>
      </w:pPr>
      <w:r>
        <w:rPr>
          <w:rFonts w:ascii="Arial" w:cs="Arial" w:eastAsia="Arial" w:hAnsi="Arial"/>
          <w:sz w:val="22"/>
          <w:szCs w:val="22"/>
        </w:rPr>
        <w:t xml:space="preserve">Sprach- und Kulturraum: Untersucht wird der deutschsprachige Raum mit Schweizer Hochdeutsch als Sprachausgabe; mehrsprachige Anwendung und kulturelle Adaption werden im Ausblick (Abschnitt 11.3) gestreift, nicht aber empirisch untersucht.</w:t>
      </w:r>
    </w:p>
    <w:p>
      <w:pPr>
        <w:spacing w:after="160" w:before="0" w:line="360" w:lineRule="auto"/>
      </w:pPr>
      <w:r>
        <w:rPr>
          <w:rFonts w:ascii="Arial" w:cs="Arial" w:eastAsia="Arial" w:hAnsi="Arial"/>
          <w:sz w:val="22"/>
          <w:szCs w:val="22"/>
        </w:rPr>
        <w:t xml:space="preserve">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pPr>
        <w:pStyle w:val="Heading1"/>
        <w:pageBreakBefore/>
        <w:spacing w:after="240" w:before="480"/>
      </w:pPr>
      <w:r>
        <w:rPr>
          <w:rFonts w:ascii="Arial" w:cs="Arial" w:eastAsia="Arial" w:hAnsi="Arial"/>
          <w:b/>
          <w:bCs/>
          <w:sz w:val="32"/>
          <w:szCs w:val="32"/>
        </w:rPr>
        <w:t xml:space="preserve">5  Methodik</w:t>
      </w:r>
    </w:p>
    <w:p>
      <w:pPr>
        <w:spacing w:after="160" w:before="0" w:line="360" w:lineRule="auto"/>
      </w:pPr>
      <w:r>
        <w:rPr>
          <w:rFonts w:ascii="Arial" w:cs="Arial" w:eastAsia="Arial" w:hAnsi="Arial"/>
          <w:sz w:val="22"/>
          <w:szCs w:val="22"/>
        </w:rPr>
        <w:t xml:space="preserve">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(Pilottest, System Usability Scale, Wellbeing-Items, Interviews, Nutzungslogs) und der Auswertung (qualitative Analyse, deskriptive Statistik). Abschnitt 5.6 reflektiert schliesslich die eingesetzten Ressourcen und Kompetenzen.</w:t>
      </w:r>
    </w:p>
    <w:p>
      <w:pPr>
        <w:pStyle w:val="Heading2"/>
        <w:spacing w:after="160" w:before="320"/>
      </w:pPr>
      <w:r>
        <w:rPr>
          <w:rFonts w:ascii="Arial" w:cs="Arial" w:eastAsia="Arial" w:hAnsi="Arial"/>
          <w:b/>
          <w:bCs/>
          <w:sz w:val="28"/>
          <w:szCs w:val="28"/>
        </w:rPr>
        <w:t xml:space="preserve">5.1  Vorgehen der Literaturrecherche</w:t>
      </w:r>
    </w:p>
    <w:p>
      <w:pPr>
        <w:spacing w:after="160" w:before="0" w:line="360" w:lineRule="auto"/>
      </w:pPr>
      <w:r>
        <w:rPr>
          <w:rFonts w:ascii="Arial" w:cs="Arial" w:eastAsia="Arial" w:hAnsi="Arial"/>
          <w:sz w:val="22"/>
          <w:szCs w:val="22"/>
        </w:rPr>
        <w:t xml:space="preserve">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pPr>
        <w:spacing w:after="160" w:before="0" w:line="360" w:lineRule="auto"/>
      </w:pPr>
      <w:r>
        <w:rPr>
          <w:rFonts w:ascii="Arial" w:cs="Arial" w:eastAsia="Arial" w:hAnsi="Arial"/>
          <w:sz w:val="22"/>
          <w:szCs w:val="22"/>
        </w:rPr>
        <w:t xml:space="preserve">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pPr>
        <w:spacing w:after="160" w:before="0" w:line="360" w:lineRule="auto"/>
      </w:pPr>
      <w:r>
        <w:rPr>
          <w:rFonts w:ascii="Arial" w:cs="Arial" w:eastAsia="Arial" w:hAnsi="Arial"/>
          <w:sz w:val="22"/>
          <w:szCs w:val="22"/>
        </w:rP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pPr>
        <w:spacing w:after="160" w:before="0" w:line="360" w:lineRule="auto"/>
      </w:pPr>
      <w:r>
        <w:rPr>
          <w:rFonts w:ascii="Arial" w:cs="Arial" w:eastAsia="Arial" w:hAnsi="Arial"/>
          <w:sz w:val="22"/>
          <w:szCs w:val="22"/>
        </w:rPr>
        <w:t xml:space="preserve">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pPr>
        <w:spacing w:after="160" w:before="0" w:line="360" w:lineRule="auto"/>
      </w:pPr>
      <w:r>
        <w:rPr>
          <w:rFonts w:ascii="Arial" w:cs="Arial" w:eastAsia="Arial" w:hAnsi="Arial"/>
          <w:sz w:val="22"/>
          <w:szCs w:val="22"/>
        </w:rPr>
        <w:t xml:space="preserve">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pPr>
        <w:pStyle w:val="Heading2"/>
        <w:spacing w:after="160" w:before="320"/>
      </w:pPr>
      <w:r>
        <w:rPr>
          <w:rFonts w:ascii="Arial" w:cs="Arial" w:eastAsia="Arial" w:hAnsi="Arial"/>
          <w:b/>
          <w:bCs/>
          <w:sz w:val="28"/>
          <w:szCs w:val="28"/>
        </w:rPr>
        <w:t xml:space="preserve">5.2  Forschungsdesign</w:t>
      </w:r>
    </w:p>
    <w:p>
      <w:pPr>
        <w:spacing w:after="160" w:before="0" w:line="360" w:lineRule="auto"/>
      </w:pPr>
      <w:r>
        <w:rPr>
          <w:rFonts w:ascii="Arial" w:cs="Arial" w:eastAsia="Arial" w:hAnsi="Arial"/>
          <w:sz w:val="22"/>
          <w:szCs w:val="22"/>
        </w:rPr>
        <w:t xml:space="preserve">Die Arbeit folgt dem Design-Science-Ansatz, wie er von Hevner, March, Park und Ram (2004) für die Wirtschaftsinformatik etabliert und von Peffers, Tuunanen, Rothenberger und Chatterjee (2007) zu einer prozeduralen Forschungsmethodologie ausgearbeitet wurde. Im Zentrum dieses Ansatzes steht die Entwicklung eines neuartigen, zweckgebundenen Artefakts (hier: Radio 25),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pPr>
        <w:spacing w:after="160" w:before="0" w:line="360" w:lineRule="auto"/>
      </w:pPr>
      <w:r>
        <w:rPr>
          <w:rFonts w:ascii="Arial" w:cs="Arial" w:eastAsia="Arial" w:hAnsi="Arial"/>
          <w:sz w:val="22"/>
          <w:szCs w:val="22"/>
        </w:rPr>
        <w:t xml:space="preserve">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pPr>
        <w:spacing w:after="160" w:before="0" w:line="360" w:lineRule="auto"/>
      </w:pPr>
      <w:r>
        <w:rPr>
          <w:rFonts w:ascii="Arial" w:cs="Arial" w:eastAsia="Arial" w:hAnsi="Arial"/>
          <w:sz w:val="22"/>
          <w:szCs w:val="22"/>
        </w:rPr>
        <w:t xml:space="preserve">Auf die vorliegende Arbeit übertragen bedeutet dies: Der Relevance Cycle ist in den Kapiteln 1 und 3 sowie im Pilottest (Abschnitt 8.3)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pPr>
        <w:pStyle w:val="Heading2"/>
        <w:spacing w:after="160" w:before="320"/>
      </w:pPr>
      <w:r>
        <w:rPr>
          <w:rFonts w:ascii="Arial" w:cs="Arial" w:eastAsia="Arial" w:hAnsi="Arial"/>
          <w:b/>
          <w:bCs/>
          <w:sz w:val="28"/>
          <w:szCs w:val="28"/>
        </w:rPr>
        <w:t xml:space="preserve">5.3  Vorgehen im Überblick</w:t>
      </w:r>
    </w:p>
    <w:p>
      <w:pPr>
        <w:spacing w:after="160" w:before="0" w:line="360" w:lineRule="auto"/>
      </w:pPr>
      <w:r>
        <w:rPr>
          <w:rFonts w:ascii="Arial" w:cs="Arial" w:eastAsia="Arial" w:hAnsi="Arial"/>
          <w:sz w:val="22"/>
          <w:szCs w:val="22"/>
        </w:rPr>
        <w:t xml:space="preserve">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des Pilottests (AP5). Die folgende Tabelle fasst die Pakete entlang von Beschreibung, Input und Output zusammen.</w:t>
      </w:r>
    </w:p>
    <w:tbl>
      <w:tblPr>
        <w:tblW w:type="dxa" w:w="9000"/>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700"/>
        <w:gridCol w:w="3500"/>
        <w:gridCol w:w="2400"/>
        <w:gridCol w:w="2400"/>
      </w:tblGrid>
      <w:tr>
        <w:tc>
          <w:tcPr>
            <w:tcW w:type="dxa" w:w="700"/>
            <w:tcBorders>
              <w:top w:color="CCCCCC" w:space="0" w:sz="4" w:val="single"/>
              <w:left w:color="CCCCCC" w:space="0" w:sz="4" w:val="single"/>
              <w:bottom w:color="CCCCCC" w:space="0" w:sz="4" w:val="single"/>
              <w:right w:color="CCCCCC" w:space="0" w:sz="4" w:val="single"/>
            </w:tcBorders>
            <w:shd w:fill="D9E2F3" w:val="clear"/>
            <w:tcMar>
              <w:top w:type="dxa" w:w="80"/>
              <w:left w:type="dxa" w:w="120"/>
              <w:bottom w:type="dxa" w:w="80"/>
              <w:right w:type="dxa" w:w="120"/>
            </w:tcMar>
          </w:tcPr>
          <w:p>
            <w:pPr>
              <w:spacing w:after="0" w:before="0" w:line="276" w:lineRule="auto"/>
            </w:pPr>
            <w:r>
              <w:rPr>
                <w:rFonts w:ascii="Arial" w:cs="Arial" w:eastAsia="Arial" w:hAnsi="Arial"/>
                <w:b/>
                <w:bCs/>
                <w:sz w:val="20"/>
                <w:szCs w:val="20"/>
              </w:rPr>
              <w:t xml:space="preserve">AP</w:t>
            </w:r>
          </w:p>
        </w:tc>
        <w:tc>
          <w:tcPr>
            <w:tcW w:type="dxa" w:w="3500"/>
            <w:tcBorders>
              <w:top w:color="CCCCCC" w:space="0" w:sz="4" w:val="single"/>
              <w:left w:color="CCCCCC" w:space="0" w:sz="4" w:val="single"/>
              <w:bottom w:color="CCCCCC" w:space="0" w:sz="4" w:val="single"/>
              <w:right w:color="CCCCCC" w:space="0" w:sz="4" w:val="single"/>
            </w:tcBorders>
            <w:shd w:fill="D9E2F3" w:val="clear"/>
            <w:tcMar>
              <w:top w:type="dxa" w:w="80"/>
              <w:left w:type="dxa" w:w="120"/>
              <w:bottom w:type="dxa" w:w="80"/>
              <w:right w:type="dxa" w:w="120"/>
            </w:tcMar>
          </w:tcPr>
          <w:p>
            <w:pPr>
              <w:spacing w:after="0" w:before="0" w:line="276" w:lineRule="auto"/>
            </w:pPr>
            <w:r>
              <w:rPr>
                <w:rFonts w:ascii="Arial" w:cs="Arial" w:eastAsia="Arial" w:hAnsi="Arial"/>
                <w:b/>
                <w:bCs/>
                <w:sz w:val="20"/>
                <w:szCs w:val="20"/>
              </w:rPr>
              <w:t xml:space="preserve">Beschreibung</w:t>
            </w:r>
          </w:p>
        </w:tc>
        <w:tc>
          <w:tcPr>
            <w:tcW w:type="dxa" w:w="2400"/>
            <w:tcBorders>
              <w:top w:color="CCCCCC" w:space="0" w:sz="4" w:val="single"/>
              <w:left w:color="CCCCCC" w:space="0" w:sz="4" w:val="single"/>
              <w:bottom w:color="CCCCCC" w:space="0" w:sz="4" w:val="single"/>
              <w:right w:color="CCCCCC" w:space="0" w:sz="4" w:val="single"/>
            </w:tcBorders>
            <w:shd w:fill="D9E2F3" w:val="clear"/>
            <w:tcMar>
              <w:top w:type="dxa" w:w="80"/>
              <w:left w:type="dxa" w:w="120"/>
              <w:bottom w:type="dxa" w:w="80"/>
              <w:right w:type="dxa" w:w="120"/>
            </w:tcMar>
          </w:tcPr>
          <w:p>
            <w:pPr>
              <w:spacing w:after="0" w:before="0" w:line="276" w:lineRule="auto"/>
            </w:pPr>
            <w:r>
              <w:rPr>
                <w:rFonts w:ascii="Arial" w:cs="Arial" w:eastAsia="Arial" w:hAnsi="Arial"/>
                <w:b/>
                <w:bCs/>
                <w:sz w:val="20"/>
                <w:szCs w:val="20"/>
              </w:rPr>
              <w:t xml:space="preserve">Input</w:t>
            </w:r>
          </w:p>
        </w:tc>
        <w:tc>
          <w:tcPr>
            <w:tcW w:type="dxa" w:w="2400"/>
            <w:tcBorders>
              <w:top w:color="CCCCCC" w:space="0" w:sz="4" w:val="single"/>
              <w:left w:color="CCCCCC" w:space="0" w:sz="4" w:val="single"/>
              <w:bottom w:color="CCCCCC" w:space="0" w:sz="4" w:val="single"/>
              <w:right w:color="CCCCCC" w:space="0" w:sz="4" w:val="single"/>
            </w:tcBorders>
            <w:shd w:fill="D9E2F3" w:val="clear"/>
            <w:tcMar>
              <w:top w:type="dxa" w:w="80"/>
              <w:left w:type="dxa" w:w="120"/>
              <w:bottom w:type="dxa" w:w="80"/>
              <w:right w:type="dxa" w:w="120"/>
            </w:tcMar>
          </w:tcPr>
          <w:p>
            <w:pPr>
              <w:spacing w:after="0" w:before="0" w:line="276" w:lineRule="auto"/>
            </w:pPr>
            <w:r>
              <w:rPr>
                <w:rFonts w:ascii="Arial" w:cs="Arial" w:eastAsia="Arial" w:hAnsi="Arial"/>
                <w:b/>
                <w:bCs/>
                <w:sz w:val="20"/>
                <w:szCs w:val="20"/>
              </w:rPr>
              <w:t xml:space="preserve">Output</w:t>
            </w:r>
          </w:p>
        </w:tc>
      </w:tr>
      <w:tr>
        <w:tc>
          <w:tcPr>
            <w:tcW w:type="dxa" w:w="7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1</w:t>
            </w:r>
          </w:p>
        </w:tc>
        <w:tc>
          <w:tcPr>
            <w:tcW w:type="dxa" w:w="35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Literaturrecherche und Theorierahmen</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Literatur zu Digital Wellbeing, Personalisierung, Medienethik</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Theoretischer Rahmen, Gegenüberstellung der Medienmodelle</w:t>
            </w:r>
          </w:p>
        </w:tc>
      </w:tr>
      <w:tr>
        <w:tc>
          <w:tcPr>
            <w:tcW w:type="dxa" w:w="7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2</w:t>
            </w:r>
          </w:p>
        </w:tc>
        <w:tc>
          <w:tcPr>
            <w:tcW w:type="dxa" w:w="35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Architekturentwurf</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Anforderungen, Wellbeing-Prinzipien, API-Dokumentation</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Systemarchitektur mit Personalisierungsmodul</w:t>
            </w:r>
          </w:p>
        </w:tc>
      </w:tr>
      <w:tr>
        <w:tc>
          <w:tcPr>
            <w:tcW w:type="dxa" w:w="7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3</w:t>
            </w:r>
          </w:p>
        </w:tc>
        <w:tc>
          <w:tcPr>
            <w:tcW w:type="dxa" w:w="35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Durchstich (End-to-End)</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Architektur, externe APIs</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Lauffähiger Minimalprototyp</w:t>
            </w:r>
          </w:p>
        </w:tc>
      </w:tr>
      <w:tr>
        <w:tc>
          <w:tcPr>
            <w:tcW w:type="dxa" w:w="7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4</w:t>
            </w:r>
          </w:p>
        </w:tc>
        <w:tc>
          <w:tcPr>
            <w:tcW w:type="dxa" w:w="35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Iterative Verfeinerung und Wellbeing-Features</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Prototyp, Personalisierungs- und Transparenzkonzept</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Erweiterter Demonstrator mit wellbeing-orientierten Features</w:t>
            </w:r>
          </w:p>
        </w:tc>
      </w:tr>
      <w:tr>
        <w:tc>
          <w:tcPr>
            <w:tcW w:type="dxa" w:w="7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5</w:t>
            </w:r>
          </w:p>
        </w:tc>
        <w:tc>
          <w:tcPr>
            <w:tcW w:type="dxa" w:w="35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Pilottest (1-Wochen-Test)</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Demonstrator, ca. fünf Testpersonen</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Nutzungsdaten, Wellbeing-Feedback, qualitative Erkenntnisse</w:t>
            </w:r>
          </w:p>
        </w:tc>
      </w:tr>
      <w:tr>
        <w:tc>
          <w:tcPr>
            <w:tcW w:type="dxa" w:w="7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6</w:t>
            </w:r>
          </w:p>
        </w:tc>
        <w:tc>
          <w:tcPr>
            <w:tcW w:type="dxa" w:w="35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Evaluation und Validierung</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Testdaten, Erfolgskriterien</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Machbarkeitsbeurteilung, Wellbeing-Evaluation</w:t>
            </w:r>
          </w:p>
        </w:tc>
      </w:tr>
      <w:tr>
        <w:tc>
          <w:tcPr>
            <w:tcW w:type="dxa" w:w="7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7</w:t>
            </w:r>
          </w:p>
        </w:tc>
        <w:tc>
          <w:tcPr>
            <w:tcW w:type="dxa" w:w="35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Dokumentation und Abschluss</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Alle Artefakte</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Wissenschaftlicher Bericht, Code-Dokumentation</w:t>
            </w:r>
          </w:p>
        </w:tc>
      </w:tr>
    </w:tbl>
    <w:p>
      <w:pPr>
        <w:spacing w:after="160" w:before="0" w:line="360" w:lineRule="auto"/>
      </w:pPr>
      <w:r>
        <w:rPr>
          <w:rFonts w:ascii="Arial" w:cs="Arial" w:eastAsia="Arial" w:hAnsi="Arial"/>
          <w:sz w:val="22"/>
          <w:szCs w:val="22"/>
        </w:rPr>
        <w:t xml:space="preserve"/>
      </w:r>
    </w:p>
    <w:p>
      <w:pPr>
        <w:spacing w:after="160" w:before="0" w:line="360" w:lineRule="auto"/>
      </w:pPr>
      <w:r>
        <w:rPr>
          <w:rFonts w:ascii="Arial" w:cs="Arial" w:eastAsia="Arial" w:hAnsi="Arial"/>
          <w:sz w:val="22"/>
          <w:szCs w:val="22"/>
        </w:rPr>
        <w:t xml:space="preserve">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pPr>
        <w:pStyle w:val="Heading2"/>
        <w:spacing w:after="160" w:before="320"/>
      </w:pPr>
      <w:r>
        <w:rPr>
          <w:rFonts w:ascii="Arial" w:cs="Arial" w:eastAsia="Arial" w:hAnsi="Arial"/>
          <w:b/>
          <w:bCs/>
          <w:sz w:val="28"/>
          <w:szCs w:val="28"/>
        </w:rPr>
        <w:t xml:space="preserve">5.4  Methoden der Datenerhebung</w:t>
      </w:r>
    </w:p>
    <w:p>
      <w:pPr>
        <w:spacing w:after="160" w:before="0" w:line="360" w:lineRule="auto"/>
      </w:pPr>
      <w:r>
        <w:rPr>
          <w:rFonts w:ascii="Arial" w:cs="Arial" w:eastAsia="Arial" w:hAnsi="Arial"/>
          <w:sz w:val="22"/>
          <w:szCs w:val="22"/>
        </w:rPr>
        <w:t xml:space="preserve">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kombiniert vier Datenquellen, die sich gegenseitig stützen und triangulierbar sind.</w:t>
      </w:r>
    </w:p>
    <w:p>
      <w:pPr>
        <w:spacing w:after="160" w:before="0" w:line="360" w:lineRule="auto"/>
      </w:pPr>
      <w:r>
        <w:rPr>
          <w:rFonts w:ascii="Arial" w:cs="Arial" w:eastAsia="Arial" w:hAnsi="Arial"/>
          <w:sz w:val="22"/>
          <w:szCs w:val="22"/>
        </w:rPr>
        <w:t xml:space="preserve">Erstens wird der System Usability Scale (SUS) eingesetzt, ein etabliertes, kurzes Selbstbewertungsinstrument zur Gebrauchstauglichkeit (Brooke, 1996). Bangor, Kortum und Miller (2008) liefern empirisch fundierte Vergleichswerte und Adjektivskalen, die die Interpretation der erreichten Punktzahl erleichtern. Der SUS adressiert insbesondere die Teilfrage T4 (Transparenz und Akzeptanz).</w:t>
      </w:r>
    </w:p>
    <w:p>
      <w:pPr>
        <w:spacing w:after="160" w:before="0" w:line="360" w:lineRule="auto"/>
      </w:pPr>
      <w:r>
        <w:rPr>
          <w:rFonts w:ascii="Arial" w:cs="Arial" w:eastAsia="Arial" w:hAnsi="Arial"/>
          <w:sz w:val="22"/>
          <w:szCs w:val="22"/>
        </w:rPr>
        <w:t xml:space="preserve">Zweitens werden wellbeing-bezogene Items eingesetzt, die in einem kurzen Tagesfragebogen den subjektiven Zustand der Nutzenden vor und nach der Sendung erfassen. Die konkrete Itembatterie wird in der Implementationsphase finalisiert und orientiert sich an den von Peters, Ahmadpour und Calvo (2020) zusammengetragenen wellbeing-bezogenen Konstrukten sowie an der Definition von Vanden Abeele (2021). Diese Daten adressieren die Teilfragen T1 (Autonomie- und Kompetenzerleben) und T3 (Zeitempfinden und Nutzungskontrolle).</w:t>
      </w:r>
    </w:p>
    <w:p>
      <w:pPr>
        <w:spacing w:after="160" w:before="0" w:line="360" w:lineRule="auto"/>
      </w:pPr>
      <w:r>
        <w:rPr>
          <w:rFonts w:ascii="Arial" w:cs="Arial" w:eastAsia="Arial" w:hAnsi="Arial"/>
          <w:sz w:val="22"/>
          <w:szCs w:val="22"/>
        </w:rPr>
        <w:t xml:space="preserve">Drittens werden semistrukturierte Abschluss-Interviews geführt, um vertiefte Einsichten in die individuelle Nutzungserfahrung, den Vergleich zur gewohnten Mediennutzung und die wahrgenommene Personalisierungslogik zu gewinnen. Der Interviewleitfaden wird in Anhang A dokumentiert und folgt der Logik der vier Teilfragen.</w:t>
      </w:r>
    </w:p>
    <w:p>
      <w:pPr>
        <w:spacing w:after="160" w:before="0" w:line="360" w:lineRule="auto"/>
      </w:pPr>
      <w:r>
        <w:rPr>
          <w:rFonts w:ascii="Arial" w:cs="Arial" w:eastAsia="Arial" w:hAnsi="Arial"/>
          <w:sz w:val="22"/>
          <w:szCs w:val="22"/>
        </w:rPr>
        <w:t xml:space="preserve">Viertens werden Nutzungslogs aus der Webapplikation ausgewertet: Anzahl, Dauer und Tageszeit der gestarteten Sendungen, Profilanpassungen, Abbrüche sowie Vorgänge, in denen Nutzende die Personalisierungslogik einsehen. Die Logs werden lokal und ohne personenbezogene Inhalte erhoben und ergänzen die Selbstauskunft um eine verhaltensnahe Perspektive.</w:t>
      </w:r>
    </w:p>
    <w:p>
      <w:pPr>
        <w:spacing w:after="160" w:before="0" w:line="360" w:lineRule="auto"/>
      </w:pPr>
      <w:r>
        <w:rPr>
          <w:rFonts w:ascii="Arial" w:cs="Arial" w:eastAsia="Arial" w:hAnsi="Arial"/>
          <w:sz w:val="22"/>
          <w:szCs w:val="22"/>
        </w:rPr>
        <w:t xml:space="preserve">Der Pilottest läuft über eine Woche mit ca. fünf Testpersonen aus dem Bekanntenkreis des Autors. Die Probandengruppe ist gezielt klein gehalten, um eine intensive qualitative Auswertung zu ermöglichen. Der Ablauf – Onboarding, Nutzung im Alltag, Abschlussinterview – sowie die Einwilligung der Teilnehmenden werden in den Abschnitten 8.3 und 8.5 ausführlich beschrieben.</w:t>
      </w:r>
    </w:p>
    <w:p>
      <w:pPr>
        <w:pStyle w:val="Heading2"/>
        <w:spacing w:after="160" w:before="320"/>
      </w:pPr>
      <w:r>
        <w:rPr>
          <w:rFonts w:ascii="Arial" w:cs="Arial" w:eastAsia="Arial" w:hAnsi="Arial"/>
          <w:b/>
          <w:bCs/>
          <w:sz w:val="28"/>
          <w:szCs w:val="28"/>
        </w:rPr>
        <w:t xml:space="preserve">5.5  Methoden der Auswertung</w:t>
      </w:r>
    </w:p>
    <w:p>
      <w:pPr>
        <w:spacing w:after="160" w:before="0" w:line="360" w:lineRule="auto"/>
      </w:pPr>
      <w:r>
        <w:rPr>
          <w:rFonts w:ascii="Arial" w:cs="Arial" w:eastAsia="Arial" w:hAnsi="Arial"/>
          <w:sz w:val="22"/>
          <w:szCs w:val="22"/>
        </w:rPr>
        <w:t xml:space="preserve">Die Auswertung folgt der Datenstruktur und kombiniert qualitative und deskriptive Verfahren. Ein bewusst zurückhaltender Auswertungsstil entspricht dem formativen Charakter der Studie und der kleinen Probandengruppe.</w:t>
      </w:r>
    </w:p>
    <w:p>
      <w:pPr>
        <w:spacing w:after="160" w:before="0" w:line="360" w:lineRule="auto"/>
      </w:pPr>
      <w:r>
        <w:rPr>
          <w:rFonts w:ascii="Arial" w:cs="Arial" w:eastAsia="Arial" w:hAnsi="Arial"/>
          <w:sz w:val="22"/>
          <w:szCs w:val="22"/>
        </w:rPr>
        <w:t xml:space="preserve">Die qualitativen Daten aus den Interviews werden inhaltlich strukturiert ausgewertet. Aussagen werden entlang der vier Teilfragen kodiert und in thematische Cluster zusammengefasst (Autonomie- und Kompetenzerleben, Inhaltsdiversität, Sessiongestaltung, Transparenz und Vertrauen). Aus den Clustern werden Kernmuster und repräsentative Zitate extrahiert, die den Befund illustrieren. Die Auswertung bleibt bewusst nahe an den Aussagen der Teilnehmenden und vermeidet überinterpretierende Kategorisierungen, was bei einer kleinen Stichprobe ohnehin angezeigt ist.</w:t>
      </w:r>
    </w:p>
    <w:p>
      <w:pPr>
        <w:spacing w:after="160" w:before="0" w:line="360" w:lineRule="auto"/>
      </w:pPr>
      <w:r>
        <w:rPr>
          <w:rFonts w:ascii="Arial" w:cs="Arial" w:eastAsia="Arial" w:hAnsi="Arial"/>
          <w:sz w:val="22"/>
          <w:szCs w:val="22"/>
        </w:rPr>
        <w:t xml:space="preserve">Die quantitativen Daten werden deskriptiv ausgewertet. Für den SUS werden Gesamtpunktzahl je Person, Mittelwert und Spannweite berichtet und mit den Referenzwerten von Bangor et al. (2008) verglichen; eine inferenzstatistische Prüfung ist bei n ≈ 5 nicht sinnvoll und wird daher unterlassen. Für die Wellbeing-Items werden Verläufe je Person dargestellt; aggregierende Aussagen werden nur dort gemacht, wo das Muster über alle Personen hinweg klar erkennbar ist. Die Logdaten werden als Profile pro Person berichtet (Nutzungshäufigkeit, Sendungsdauer, Profilinteraktionen) und mit den qualitativen Aussagen abgeglichen.</w:t>
      </w:r>
    </w:p>
    <w:p>
      <w:pPr>
        <w:spacing w:after="160" w:before="0" w:line="360" w:lineRule="auto"/>
      </w:pPr>
      <w:r>
        <w:rPr>
          <w:rFonts w:ascii="Arial" w:cs="Arial" w:eastAsia="Arial" w:hAnsi="Arial"/>
          <w:sz w:val="22"/>
          <w:szCs w:val="22"/>
        </w:rPr>
        <w:t xml:space="preserve">Zentrales Auswertungsprinzip ist die Triangulation zwischen Selbstauskunft (SUS, Wellbeing-Items), Erzählung (Interview) und Verhalten (Logs): Konvergierende Befunde sind belastbar, divergierende Befunde werden offengelegt und als Ausgangspunkt weiterführender Fragen interpretiert. Die Ergebnisse werden in Kapitel 9 entlang der Teilfragen aus Abschnitt 4.2 berichtet.</w:t>
      </w:r>
    </w:p>
    <w:p>
      <w:pPr>
        <w:pStyle w:val="Heading2"/>
        <w:spacing w:after="160" w:before="320"/>
      </w:pPr>
      <w:r>
        <w:rPr>
          <w:rFonts w:ascii="Arial" w:cs="Arial" w:eastAsia="Arial" w:hAnsi="Arial"/>
          <w:b/>
          <w:bCs/>
          <w:sz w:val="28"/>
          <w:szCs w:val="28"/>
        </w:rPr>
        <w:t xml:space="preserve">5.6  Reflexion zu Ressourcen und Kompetenzen</w:t>
      </w:r>
    </w:p>
    <w:p>
      <w:pPr>
        <w:spacing w:after="160" w:before="0" w:line="360" w:lineRule="auto"/>
      </w:pPr>
      <w:r>
        <w:rPr>
          <w:rFonts w:ascii="Arial" w:cs="Arial" w:eastAsia="Arial" w:hAnsi="Arial"/>
          <w:sz w:val="22"/>
          <w:szCs w:val="22"/>
        </w:rPr>
        <w:t xml:space="preserve">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pPr>
        <w:spacing w:after="160" w:before="0" w:line="360" w:lineRule="auto"/>
      </w:pPr>
      <w:r>
        <w:rPr>
          <w:rFonts w:ascii="Arial" w:cs="Arial" w:eastAsia="Arial" w:hAnsi="Arial"/>
          <w:sz w:val="22"/>
          <w:szCs w:val="22"/>
        </w:rPr>
        <w:t xml:space="preserve">Auf der Methodenseite kombiniert die Arbeit eine strukturierte Literaturrecherche (Abschnitt 5.1) mit einer formativen Nutzerstudie (Abschnitte 5.4 und 5.5). Die qualitative und deskriptive Auswertung ist mit Grundkenntnissen aus dem Studium gut zu leisten; die kleine Probandengruppe erlaubt eine sorgfältige Einzelfallbetrachtung, ohne dass komplexere statistische Verfahren erforderlich werden. Externe Werkzeuge (Claude für Recherche und Schreibhilfe, NotebookLM für die thematische Strukturierung, Zotero für die Quellenverwaltung, Cursor und GitHub Copilot für Teile der Code-Entwicklung) werden in der KI-Nutzungserklärung des Front Matter im Detail offengelegt.</w:t>
      </w:r>
    </w:p>
    <w:p>
      <w:pPr>
        <w:spacing w:after="160" w:before="0" w:line="360" w:lineRule="auto"/>
      </w:pPr>
      <w:r>
        <w:rPr>
          <w:rFonts w:ascii="Arial" w:cs="Arial" w:eastAsia="Arial" w:hAnsi="Arial"/>
          <w:sz w:val="22"/>
          <w:szCs w:val="22"/>
        </w:rPr>
        <w:t xml:space="preserve">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pPr>
        <w:pStyle w:val="Heading1"/>
        <w:pageBreakBefore/>
        <w:spacing w:after="240" w:before="480"/>
        <w:rPr>
          <w:ins w:id="1001" w:author="Claude" w:date="2026-05-06T12:00:00Z"/>
        </w:rPr>
      </w:pPr>
      <w:ins w:id="1002" w:author="Claude" w:date="2026-05-06T12:00:00Z">
        <w:r>
          <w:rPr>
            <w:rFonts w:ascii="Arial" w:cs="Arial" w:eastAsia="Arial" w:hAnsi="Arial"/>
            <w:b/>
            <w:bCs/>
            <w:sz w:val="32"/>
            <w:szCs w:val="32"/>
          </w:rPr>
          <w:t xml:space="preserve">8  Validierung</w:t>
        </w:r>
      </w:ins>
    </w:p>
    <w:p>
      <w:pPr>
        <w:spacing w:after="160" w:before="0" w:line="360" w:lineRule="auto"/>
        <w:rPr>
          <w:ins w:id="1003" w:author="Claude" w:date="2026-05-06T12:00:00Z"/>
        </w:rPr>
      </w:pPr>
      <w:ins w:id="1004" w:author="Claude" w:date="2026-05-06T12:00:00Z">
        <w:r>
          <w:rPr>
            <w:rFonts w:ascii="Arial" w:cs="Arial" w:eastAsia="Arial" w:hAnsi="Arial"/>
            <w:sz w:val="22"/>
            <w:szCs w:val="22"/>
          </w:rPr>
          <w:t xml:space="preserve">Das vorliegende Kapitel beantwortet die Frage, ob Radio 25 als Forschungsartefakt funktioniert, akzeptiert wird und die im theoretischen Rahmen (Kap. 2) hergeleiteten Wirkungen tatsächlich entfaltet. Auf Empfehlung des Dozenten folgt die Validierung einer dreiteiligen Logik: </w:t>
        </w:r>
      </w:ins>
      <w:ins w:id="1005" w:author="Claude" w:date="2026-05-06T12:00:00Z">
        <w:r>
          <w:rPr>
            <w:rFonts w:ascii="Arial" w:cs="Arial" w:eastAsia="Arial" w:hAnsi="Arial"/>
            <w:b/>
            <w:bCs/>
            <w:sz w:val="22"/>
            <w:szCs w:val="22"/>
          </w:rPr>
          <w:t xml:space="preserve">Machbarkeitsnachweis</w:t>
        </w:r>
      </w:ins>
      <w:ins w:id="1006" w:author="Claude" w:date="2026-05-06T12:00:00Z">
        <w:r>
          <w:rPr>
            <w:rFonts w:ascii="Arial" w:cs="Arial" w:eastAsia="Arial" w:hAnsi="Arial"/>
            <w:sz w:val="22"/>
            <w:szCs w:val="22"/>
          </w:rPr>
          <w:t xml:space="preserve"> (Funktioniert das Artefakt zuverlässig?), </w:t>
        </w:r>
      </w:ins>
      <w:ins w:id="1007" w:author="Claude" w:date="2026-05-06T12:00:00Z">
        <w:r>
          <w:rPr>
            <w:rFonts w:ascii="Arial" w:cs="Arial" w:eastAsia="Arial" w:hAnsi="Arial"/>
            <w:b/>
            <w:bCs/>
            <w:sz w:val="22"/>
            <w:szCs w:val="22"/>
          </w:rPr>
          <w:t xml:space="preserve">Usability und Akzeptanz</w:t>
        </w:r>
      </w:ins>
      <w:ins w:id="1008" w:author="Claude" w:date="2026-05-06T12:00:00Z">
        <w:r>
          <w:rPr>
            <w:rFonts w:ascii="Arial" w:cs="Arial" w:eastAsia="Arial" w:hAnsi="Arial"/>
            <w:sz w:val="22"/>
            <w:szCs w:val="22"/>
          </w:rPr>
          <w:t xml:space="preserve"> (Wird es als bedienbar und nützlich empfunden?) und </w:t>
        </w:r>
      </w:ins>
      <w:ins w:id="1009" w:author="Claude" w:date="2026-05-06T12:00:00Z">
        <w:r>
          <w:rPr>
            <w:rFonts w:ascii="Arial" w:cs="Arial" w:eastAsia="Arial" w:hAnsi="Arial"/>
            <w:b/>
            <w:bCs/>
            <w:sz w:val="22"/>
            <w:szCs w:val="22"/>
          </w:rPr>
          <w:t xml:space="preserve">Wirkung</w:t>
        </w:r>
      </w:ins>
      <w:ins w:id="1010" w:author="Claude" w:date="2026-05-06T12:00:00Z">
        <w:r>
          <w:rPr>
            <w:rFonts w:ascii="Arial" w:cs="Arial" w:eastAsia="Arial" w:hAnsi="Arial"/>
            <w:sz w:val="22"/>
            <w:szCs w:val="22"/>
          </w:rPr>
          <w:t xml:space="preserve"> (Erleben Nutzende die intendierten Effekte hinsichtlich Autonomie, Wohlbefinden und algorithmischer Souveränität?). Ergänzt wird die Validierung durch einen allgemeinen Fragebogenteil mit demographischen Daten sowie ein kombiniertes Studienformat aus 1-maliger Nutzung und längerer Nutzungsphase.</w:t>
        </w:r>
      </w:ins>
    </w:p>
    <w:p>
      <w:pPr>
        <w:pStyle w:val="Heading2"/>
        <w:spacing w:after="160" w:before="320"/>
        <w:rPr>
          <w:ins w:id="1011" w:author="Claude" w:date="2026-05-06T12:00:00Z"/>
        </w:rPr>
      </w:pPr>
      <w:ins w:id="1012" w:author="Claude" w:date="2026-05-06T12:00:00Z">
        <w:r>
          <w:rPr>
            <w:rFonts w:ascii="Arial" w:cs="Arial" w:eastAsia="Arial" w:hAnsi="Arial"/>
            <w:b/>
            <w:bCs/>
            <w:sz w:val="28"/>
            <w:szCs w:val="28"/>
          </w:rPr>
          <w:t xml:space="preserve">8.1  Validierungsdesign</w:t>
        </w:r>
      </w:ins>
    </w:p>
    <w:p>
      <w:pPr>
        <w:spacing w:after="160" w:before="0" w:line="360" w:lineRule="auto"/>
        <w:rPr>
          <w:ins w:id="1013" w:author="Claude" w:date="2026-05-06T12:00:00Z"/>
        </w:rPr>
      </w:pPr>
      <w:ins w:id="1014" w:author="Claude" w:date="2026-05-06T12:00:00Z">
        <w:r>
          <w:rPr>
            <w:rFonts w:ascii="Arial" w:cs="Arial" w:eastAsia="Arial" w:hAnsi="Arial"/>
            <w:sz w:val="22"/>
            <w:szCs w:val="22"/>
          </w:rPr>
          <w:t xml:space="preserve">Das Validierungsdesign verbindet die Methodikgrundlagen aus Kapitel 5 mit den Erfolgskriterien aus Kapitel 4. Pro Validierungsstrang werden Erhebungsinstrumente, Datenquellen und Auswertungsverfahren benannt. Eine Übersichtsabbildung (geplant) visualisiert das Zusammenspiel der drei Stränge sowie die Verzahnung mit dem zweistufigen Studienformat.</w:t>
        </w:r>
      </w:ins>
    </w:p>
    <w:p>
      <w:pPr>
        <w:spacing w:after="160" w:before="0" w:line="360" w:lineRule="auto"/>
        <w:rPr>
          <w:ins w:id="1015" w:author="Claude" w:date="2026-05-06T12:00:00Z"/>
        </w:rPr>
      </w:pPr>
      <w:ins w:id="1016" w:author="Claude" w:date="2026-05-06T12:00:00Z">
        <w:r>
          <w:rPr>
            <w:rFonts w:ascii="Arial" w:cs="Arial" w:eastAsia="Arial" w:hAnsi="Arial"/>
            <w:sz w:val="22"/>
            <w:szCs w:val="22"/>
          </w:rPr>
          <w:t xml:space="preserve">Die drei Validierungsstränge sind nicht voneinander unabhängig: Ohne Machbarkeit greift weder Akzeptanz- noch Wirkungsmessung; ohne ausreichende Akzeptanz lassen sich Wirkungseffekte nicht zuverlässig zuschreiben. Die Reihenfolge im Kapitel folgt deshalb dieser argumentativen Abfolge: zuerst der technische Funktionsnachweis (8.2), dann die Akzeptanz aus Sicht der Nutzenden (8.3), schliesslich die Wirkung im Sinne der theoretisch hergeleiteten Konstrukte (8.4).</w:t>
        </w:r>
      </w:ins>
    </w:p>
    <w:p>
      <w:pPr>
        <w:pStyle w:val="Heading2"/>
        <w:spacing w:after="160" w:before="320"/>
        <w:rPr>
          <w:ins w:id="1017" w:author="Claude" w:date="2026-05-06T12:00:00Z"/>
        </w:rPr>
      </w:pPr>
      <w:ins w:id="1018" w:author="Claude" w:date="2026-05-06T12:00:00Z">
        <w:r>
          <w:rPr>
            <w:rFonts w:ascii="Arial" w:cs="Arial" w:eastAsia="Arial" w:hAnsi="Arial"/>
            <w:b/>
            <w:bCs/>
            <w:sz w:val="28"/>
            <w:szCs w:val="28"/>
          </w:rPr>
          <w:t xml:space="preserve">8.2  Machbarkeitsnachweis (Proof of Concept)</w:t>
        </w:r>
      </w:ins>
    </w:p>
    <w:p>
      <w:pPr>
        <w:spacing w:after="160" w:before="0" w:line="360" w:lineRule="auto"/>
        <w:rPr>
          <w:ins w:id="1019" w:author="Claude" w:date="2026-05-06T12:00:00Z"/>
        </w:rPr>
      </w:pPr>
      <w:ins w:id="1020" w:author="Claude" w:date="2026-05-06T12:00:00Z">
        <w:r>
          <w:rPr>
            <w:rFonts w:ascii="Arial" w:cs="Arial" w:eastAsia="Arial" w:hAnsi="Arial"/>
            <w:sz w:val="22"/>
            <w:szCs w:val="22"/>
          </w:rPr>
          <w:t xml:space="preserve">Der Machbarkeitsnachweis zeigt, dass die in Kap. 6 entworfene und in Kap. 7 implementierte Pipeline tatsächlich durchgehend lauffähig ist und das versprochene Ergebnis – eine personalisierte, hörbare Sendung – zuverlässig liefert. Der Nachweis erfolgt auf drei Ebenen: über den lauffähigen Prototyp selbst, über automatisierte Tests einzelner Pipeline-Komponenten und über Messungen nicht-funktionaler Eigenschaften.</w:t>
        </w:r>
      </w:ins>
    </w:p>
    <w:p>
      <w:pPr>
        <w:pStyle w:val="Heading3"/>
        <w:spacing w:after="120" w:before="240"/>
        <w:rPr>
          <w:ins w:id="1021" w:author="Claude" w:date="2026-05-06T12:00:00Z"/>
        </w:rPr>
      </w:pPr>
      <w:ins w:id="1022" w:author="Claude" w:date="2026-05-06T12:00:00Z">
        <w:r>
          <w:rPr>
            <w:rFonts w:ascii="Arial" w:cs="Arial" w:eastAsia="Arial" w:hAnsi="Arial"/>
            <w:b/>
            <w:bCs/>
            <w:sz w:val="24"/>
            <w:szCs w:val="24"/>
          </w:rPr>
          <w:t xml:space="preserve">8.2.1  Funktionsnachweis durch den Prototyp</w:t>
        </w:r>
      </w:ins>
    </w:p>
    <w:p>
      <w:pPr>
        <w:spacing w:after="160" w:before="0" w:line="360" w:lineRule="auto"/>
        <w:rPr>
          <w:ins w:id="1023" w:author="Claude" w:date="2026-05-06T12:00:00Z"/>
        </w:rPr>
      </w:pPr>
      <w:ins w:id="1024" w:author="Claude" w:date="2026-05-06T12:00:00Z">
        <w:r>
          <w:rPr>
            <w:rFonts w:ascii="Arial" w:cs="Arial" w:eastAsia="Arial" w:hAnsi="Arial"/>
            <w:sz w:val="22"/>
            <w:szCs w:val="22"/>
          </w:rPr>
          <w:t xml:space="preserve">Der Prototyp wird über einen End-to-End-Durchlauf demonstriert: vom Aufruf der Webapplikation über die Datenabfrage (RSS-Feeds von SRF und NZZ, Wetter-API), die LLM-gestützte Textgenerierung, die Sprachsynthese (ElevenLabs, eleven_multilingual_v2) bis zur ausgespielten Sendung. Beleg ist eine reproduzierbare Beispielsendung (siehe Anhang E) sowie eine Aufzeichnung des Pipeline-Durchlaufs für unterschiedliche Profilkonfigurationen.</w:t>
        </w:r>
      </w:ins>
    </w:p>
    <w:p>
      <w:pPr>
        <w:pStyle w:val="Heading3"/>
        <w:spacing w:after="120" w:before="240"/>
        <w:rPr>
          <w:ins w:id="1025" w:author="Claude" w:date="2026-05-06T12:00:00Z"/>
        </w:rPr>
      </w:pPr>
      <w:ins w:id="1026" w:author="Claude" w:date="2026-05-06T12:00:00Z">
        <w:r>
          <w:rPr>
            <w:rFonts w:ascii="Arial" w:cs="Arial" w:eastAsia="Arial" w:hAnsi="Arial"/>
            <w:b/>
            <w:bCs/>
            <w:sz w:val="24"/>
            <w:szCs w:val="24"/>
          </w:rPr>
          <w:t xml:space="preserve">8.2.2  Unit Tests und automatisierte Funktionstests</w:t>
        </w:r>
      </w:ins>
    </w:p>
    <w:p>
      <w:pPr>
        <w:spacing w:after="160" w:before="0" w:line="360" w:lineRule="auto"/>
        <w:rPr>
          <w:ins w:id="1027" w:author="Claude" w:date="2026-05-06T12:00:00Z"/>
        </w:rPr>
      </w:pPr>
      <w:ins w:id="1028" w:author="Claude" w:date="2026-05-06T12:00:00Z">
        <w:r>
          <w:rPr>
            <w:rFonts w:ascii="Arial" w:cs="Arial" w:eastAsia="Arial" w:hAnsi="Arial"/>
            <w:sz w:val="22"/>
            <w:szCs w:val="22"/>
          </w:rPr>
          <w:t xml:space="preserve">Pro Pipeline-Komponente werden automatisierte Tests dokumentiert: Datenintegration (RSS-Parser, Wetter-API), Personalisierungslogik (Profilauflösung, Diversifikationsregeln), LLM-Aufrufe (Prompt-Korrektheit, Antwortvalidierung) und TTS-Integration (Audiopfad-Generierung). Für jede Komponente werden Testfälle für den Normalfall, für Fehlerpfade (z. B. fehlgeschlagene API-Anfragen) und für Grenzfälle (z. B. leere Themenpräferenzen) angelegt. Die Testabdeckung wird in einer tabellarischen Übersicht dokumentiert.</w:t>
        </w:r>
      </w:ins>
    </w:p>
    <w:p>
      <w:pPr>
        <w:pStyle w:val="Heading3"/>
        <w:spacing w:after="120" w:before="240"/>
        <w:rPr>
          <w:ins w:id="1029" w:author="Claude" w:date="2026-05-06T12:00:00Z"/>
        </w:rPr>
      </w:pPr>
      <w:ins w:id="1030" w:author="Claude" w:date="2026-05-06T12:00:00Z">
        <w:r>
          <w:rPr>
            <w:rFonts w:ascii="Arial" w:cs="Arial" w:eastAsia="Arial" w:hAnsi="Arial"/>
            <w:b/>
            <w:bCs/>
            <w:sz w:val="24"/>
            <w:szCs w:val="24"/>
          </w:rPr>
          <w:t xml:space="preserve">8.2.3  Nicht-funktionale Aspekte</w:t>
        </w:r>
      </w:ins>
    </w:p>
    <w:p>
      <w:pPr>
        <w:spacing w:after="160" w:before="0" w:line="360" w:lineRule="auto"/>
        <w:rPr>
          <w:ins w:id="1031" w:author="Claude" w:date="2026-05-06T12:00:00Z"/>
        </w:rPr>
      </w:pPr>
      <w:ins w:id="1032" w:author="Claude" w:date="2026-05-06T12:00:00Z">
        <w:r>
          <w:rPr>
            <w:rFonts w:ascii="Arial" w:cs="Arial" w:eastAsia="Arial" w:hAnsi="Arial"/>
            <w:sz w:val="22"/>
            <w:szCs w:val="22"/>
          </w:rPr>
          <w:t xml:space="preserve">Erfasst werden Latenz pro Pipeline-Schritt, Gesamtkosten pro Sendung (LLM-Tokens, TTS-Minuten), Fehlerraten (z. B. Halluzinationen im LLM-Output, fehlgeschlagene API-Calls) und Stabilität bei wiederholter Ausführung. Die Messungen erfolgen über mindestens 20 generierte Sendungen mit unterschiedlichen Profilkonfigurationen, um Schwankungen sichtbar zu machen.</w:t>
        </w:r>
      </w:ins>
    </w:p>
    <w:p>
      <w:pPr>
        <w:pStyle w:val="Heading2"/>
        <w:spacing w:after="160" w:before="320"/>
        <w:rPr>
          <w:ins w:id="1033" w:author="Claude" w:date="2026-05-06T12:00:00Z"/>
        </w:rPr>
      </w:pPr>
      <w:ins w:id="1034" w:author="Claude" w:date="2026-05-06T12:00:00Z">
        <w:r>
          <w:rPr>
            <w:rFonts w:ascii="Arial" w:cs="Arial" w:eastAsia="Arial" w:hAnsi="Arial"/>
            <w:b/>
            <w:bCs/>
            <w:sz w:val="28"/>
            <w:szCs w:val="28"/>
          </w:rPr>
          <w:t xml:space="preserve">8.3  Usability und Akzeptanz</w:t>
        </w:r>
      </w:ins>
    </w:p>
    <w:p>
      <w:pPr>
        <w:spacing w:after="160" w:before="0" w:line="360" w:lineRule="auto"/>
        <w:rPr>
          <w:ins w:id="1035" w:author="Claude" w:date="2026-05-06T12:00:00Z"/>
        </w:rPr>
      </w:pPr>
      <w:ins w:id="1036" w:author="Claude" w:date="2026-05-06T12:00:00Z">
        <w:r>
          <w:rPr>
            <w:rFonts w:ascii="Arial" w:cs="Arial" w:eastAsia="Arial" w:hAnsi="Arial"/>
            <w:sz w:val="22"/>
            <w:szCs w:val="22"/>
          </w:rPr>
          <w:t xml:space="preserve">Da für Radio 25 als wellbeing-orientiertes Medienartefakt kein etabliertes Akzeptanz-Instrument existiert, wird das Erhebungsinstrument selbst konstruiert und an etablierten Modellen ausgerichtet. Diese Eigenkonstruktion ist methodisch begründet: Standardinstrumente prüfen Bedienbarkeit gegen einen abstrakten Idealnutzer, sie können aber nicht klären, ob konkrete Funktionen eines neuartigen Artefakts tatsächlich erwünscht sind. Die einstellungsbezogene Befragung füllt diese Lücke.</w:t>
        </w:r>
      </w:ins>
    </w:p>
    <w:p>
      <w:pPr>
        <w:pStyle w:val="Heading3"/>
        <w:spacing w:after="120" w:before="240"/>
        <w:rPr>
          <w:ins w:id="1037" w:author="Claude" w:date="2026-05-06T12:00:00Z"/>
        </w:rPr>
      </w:pPr>
      <w:ins w:id="1038" w:author="Claude" w:date="2026-05-06T12:00:00Z">
        <w:r>
          <w:rPr>
            <w:rFonts w:ascii="Arial" w:cs="Arial" w:eastAsia="Arial" w:hAnsi="Arial"/>
            <w:b/>
            <w:bCs/>
            <w:sz w:val="24"/>
            <w:szCs w:val="24"/>
          </w:rPr>
          <w:t xml:space="preserve">8.3.1  Instrumentenwahl</w:t>
        </w:r>
      </w:ins>
    </w:p>
    <w:p>
      <w:pPr>
        <w:spacing w:after="160" w:before="0" w:line="360" w:lineRule="auto"/>
        <w:rPr>
          <w:ins w:id="1039" w:author="Claude" w:date="2026-05-06T12:00:00Z"/>
        </w:rPr>
      </w:pPr>
      <w:ins w:id="1040" w:author="Claude" w:date="2026-05-06T12:00:00Z">
        <w:r>
          <w:rPr>
            <w:rFonts w:ascii="Arial" w:cs="Arial" w:eastAsia="Arial" w:hAnsi="Arial"/>
            <w:sz w:val="22"/>
            <w:szCs w:val="22"/>
          </w:rPr>
          <w:t xml:space="preserve">Das Instrument lehnt sich an drei etablierte Modelle an: die System Usability Scale (SUS) liefert einen standardisierten Score zur generellen Bedienbarkeit; das Technology Acceptance Model (TAM) adressiert wahrgenommene Nützlichkeit und Bedienleichtigkeit; die Unified Theory of Acceptance and Use of Technology (UTAUT) erweitert um Dimensionen wie Erwartung, sozialer Einfluss und erleichternde Bedingungen.</w:t>
        </w:r>
      </w:ins>
    </w:p>
    <w:p>
      <w:pPr>
        <w:pStyle w:val="Heading3"/>
        <w:spacing w:after="120" w:before="240"/>
        <w:rPr>
          <w:ins w:id="1041" w:author="Claude" w:date="2026-05-06T12:00:00Z"/>
        </w:rPr>
      </w:pPr>
      <w:ins w:id="1042" w:author="Claude" w:date="2026-05-06T12:00:00Z">
        <w:r>
          <w:rPr>
            <w:rFonts w:ascii="Arial" w:cs="Arial" w:eastAsia="Arial" w:hAnsi="Arial"/>
            <w:b/>
            <w:bCs/>
            <w:sz w:val="24"/>
            <w:szCs w:val="24"/>
          </w:rPr>
          <w:t xml:space="preserve">8.3.2  Eigenkonstruktion der Frage-Items</w:t>
        </w:r>
      </w:ins>
    </w:p>
    <w:p>
      <w:pPr>
        <w:spacing w:after="160" w:before="0" w:line="360" w:lineRule="auto"/>
        <w:rPr>
          <w:ins w:id="1043" w:author="Claude" w:date="2026-05-06T12:00:00Z"/>
        </w:rPr>
      </w:pPr>
      <w:ins w:id="1044" w:author="Claude" w:date="2026-05-06T12:00:00Z">
        <w:r>
          <w:rPr>
            <w:rFonts w:ascii="Arial" w:cs="Arial" w:eastAsia="Arial" w:hAnsi="Arial"/>
            <w:sz w:val="22"/>
            <w:szCs w:val="22"/>
          </w:rPr>
          <w:t xml:space="preserve">Die spezifischen Items werden mit LLM-Unterstützung (GPT bzw. Claude) auf Basis der konkreten Einstellungsmöglichkeiten der Radio-25-Webapplikation formuliert. Pro Einstellungsmöglichkeit – beispielsweise Sendungslänge, Themenpräferenzen, Stimmenwahl, Diversifikationsgrad oder Transparenzanzeige – wird ein dreigeteiltes Item-Set erhoben: erstens die Frage, was an dieser Einstellung gefällt; zweitens die Frage, was als unnötig empfunden wird; drittens die Frage nach gewünschten Erweiterungen. Dieses Vorgehen erlaubt eine feingranulare, einstellungsbezogene Bewertung statt einer pauschalen Akzeptanzaussage.</w:t>
        </w:r>
      </w:ins>
    </w:p>
    <w:p>
      <w:pPr>
        <w:pStyle w:val="Heading3"/>
        <w:spacing w:after="120" w:before="240"/>
        <w:rPr>
          <w:ins w:id="1045" w:author="Claude" w:date="2026-05-06T12:00:00Z"/>
        </w:rPr>
      </w:pPr>
      <w:ins w:id="1046" w:author="Claude" w:date="2026-05-06T12:00:00Z">
        <w:r>
          <w:rPr>
            <w:rFonts w:ascii="Arial" w:cs="Arial" w:eastAsia="Arial" w:hAnsi="Arial"/>
            <w:b/>
            <w:bCs/>
            <w:sz w:val="24"/>
            <w:szCs w:val="24"/>
          </w:rPr>
          <w:t xml:space="preserve">8.3.3  SUS-Score als standardisierter Vergleichswert</w:t>
        </w:r>
      </w:ins>
    </w:p>
    <w:p>
      <w:pPr>
        <w:spacing w:after="160" w:before="0" w:line="360" w:lineRule="auto"/>
        <w:rPr>
          <w:ins w:id="1047" w:author="Claude" w:date="2026-05-06T12:00:00Z"/>
        </w:rPr>
      </w:pPr>
      <w:ins w:id="1048" w:author="Claude" w:date="2026-05-06T12:00:00Z">
        <w:r>
          <w:rPr>
            <w:rFonts w:ascii="Arial" w:cs="Arial" w:eastAsia="Arial" w:hAnsi="Arial"/>
            <w:sz w:val="22"/>
            <w:szCs w:val="22"/>
          </w:rPr>
          <w:t xml:space="preserve">Zusätzlich zum eigenkonstruierten Item-Set wird der SUS-Fragebogen in der validierten deutschen Version eingesetzt (siehe Anhang B). Der resultierende Score erlaubt eine Einordnung gegenüber etablierten Vergleichswerten (Bangor, Kortum &amp; Miller, 2008) und schafft so eine quantitative Brücke zur bestehenden Usability-Literatur.</w:t>
        </w:r>
      </w:ins>
    </w:p>
    <w:p>
      <w:pPr>
        <w:pStyle w:val="Heading3"/>
        <w:spacing w:after="120" w:before="240"/>
        <w:rPr>
          <w:ins w:id="1049" w:author="Claude" w:date="2026-05-06T12:00:00Z"/>
        </w:rPr>
      </w:pPr>
      <w:ins w:id="1050" w:author="Claude" w:date="2026-05-06T12:00:00Z">
        <w:r>
          <w:rPr>
            <w:rFonts w:ascii="Arial" w:cs="Arial" w:eastAsia="Arial" w:hAnsi="Arial"/>
            <w:b/>
            <w:bCs/>
            <w:sz w:val="24"/>
            <w:szCs w:val="24"/>
          </w:rPr>
          <w:t xml:space="preserve">8.3.4  Qualitative Freitexte</w:t>
        </w:r>
      </w:ins>
    </w:p>
    <w:p>
      <w:pPr>
        <w:spacing w:after="160" w:before="0" w:line="360" w:lineRule="auto"/>
        <w:rPr>
          <w:ins w:id="1051" w:author="Claude" w:date="2026-05-06T12:00:00Z"/>
        </w:rPr>
      </w:pPr>
      <w:ins w:id="1052" w:author="Claude" w:date="2026-05-06T12:00:00Z">
        <w:r>
          <w:rPr>
            <w:rFonts w:ascii="Arial" w:cs="Arial" w:eastAsia="Arial" w:hAnsi="Arial"/>
            <w:sz w:val="22"/>
            <w:szCs w:val="22"/>
          </w:rPr>
          <w:t xml:space="preserve">Offene Fragen zur Bedienlogik und zur Transparenzanzeige ergänzen die quantitativen Items. Sie geben Raum für Aspekte, die in den geschlossenen Items nicht antizipiert wurden, und liefern Material für die qualitative Auswertung in Kap. 9.</w:t>
        </w:r>
      </w:ins>
    </w:p>
    <w:p>
      <w:pPr>
        <w:pStyle w:val="Heading2"/>
        <w:spacing w:after="160" w:before="320"/>
        <w:rPr>
          <w:ins w:id="1053" w:author="Claude" w:date="2026-05-06T12:00:00Z"/>
        </w:rPr>
      </w:pPr>
      <w:ins w:id="1054" w:author="Claude" w:date="2026-05-06T12:00:00Z">
        <w:r>
          <w:rPr>
            <w:rFonts w:ascii="Arial" w:cs="Arial" w:eastAsia="Arial" w:hAnsi="Arial"/>
            <w:b/>
            <w:bCs/>
            <w:sz w:val="28"/>
            <w:szCs w:val="28"/>
          </w:rPr>
          <w:t xml:space="preserve">8.4  Wirkung</w:t>
        </w:r>
      </w:ins>
    </w:p>
    <w:p>
      <w:pPr>
        <w:spacing w:after="160" w:before="0" w:line="360" w:lineRule="auto"/>
        <w:rPr>
          <w:ins w:id="1055" w:author="Claude" w:date="2026-05-06T12:00:00Z"/>
        </w:rPr>
      </w:pPr>
      <w:ins w:id="1056" w:author="Claude" w:date="2026-05-06T12:00:00Z">
        <w:r>
          <w:rPr>
            <w:rFonts w:ascii="Arial" w:cs="Arial" w:eastAsia="Arial" w:hAnsi="Arial"/>
            <w:sz w:val="22"/>
            <w:szCs w:val="22"/>
          </w:rPr>
          <w:t xml:space="preserve">Die Wirkungs-Items werden direkt aus dem theoretischen Rahmen in Kapitel 2 abgeleitet. Damit prüft die Studie nicht abstrakte Wohlbefindensaussagen, sondern die spezifischen Konstrukte, mit denen das Artefakt begründet wurde. Der Wirkungsbegriff wird hier weit gefasst: Er umfasst psychologische Effekte (SDT-Bedürfniserleben), normative Wahrnehmung (Werteorientierung im Sinne von VSD), situatives Wohlbefinden (Digital Wellbeing) und kognitive Effekte (Awareness für Bias und Bubble).</w:t>
        </w:r>
      </w:ins>
    </w:p>
    <w:p>
      <w:pPr>
        <w:pStyle w:val="Heading3"/>
        <w:spacing w:after="120" w:before="240"/>
        <w:rPr>
          <w:ins w:id="1057" w:author="Claude" w:date="2026-05-06T12:00:00Z"/>
        </w:rPr>
      </w:pPr>
      <w:ins w:id="1058" w:author="Claude" w:date="2026-05-06T12:00:00Z">
        <w:r>
          <w:rPr>
            <w:rFonts w:ascii="Arial" w:cs="Arial" w:eastAsia="Arial" w:hAnsi="Arial"/>
            <w:b/>
            <w:bCs/>
            <w:sz w:val="24"/>
            <w:szCs w:val="24"/>
          </w:rPr>
          <w:t xml:space="preserve">8.4.1  Wirkungsitems aus dem theoretischen Rahmen</w:t>
        </w:r>
      </w:ins>
    </w:p>
    <w:p>
      <w:pPr>
        <w:spacing w:after="160" w:before="0" w:line="360" w:lineRule="auto"/>
        <w:rPr>
          <w:ins w:id="1059" w:author="Claude" w:date="2026-05-06T12:00:00Z"/>
        </w:rPr>
      </w:pPr>
      <w:ins w:id="1060" w:author="Claude" w:date="2026-05-06T12:00:00Z">
        <w:r>
          <w:rPr>
            <w:rFonts w:ascii="Arial" w:cs="Arial" w:eastAsia="Arial" w:hAnsi="Arial"/>
            <w:sz w:val="22"/>
            <w:szCs w:val="22"/>
          </w:rPr>
          <w:t xml:space="preserve">Pro theoretisches Konstrukt aus Kap. 2.3 werden Items formuliert, die das jeweilige Konstrukt im Kontext einer Radio-25-Nutzung operationalisieren. Aus der Self-Determination Theory und dem METUX-Modell (Abschnitt 2.3.1) werden Items zu Autonomieerleben, Kompetenzerleben und Verbundenheit abgeleitet. Aus Value-Sensitive Design (Abschnitt 2.3.2) Items zur wahrgenommenen Werteorientierung des Artefakts. Aus dem Digital-Wellbeing-Konzept (Abschnitt 2.3.3) Items zum Wohlbefinden in und nach der Nutzungssituation. Aus der Diskussion zur algorithmischen Souveränität (Abschnitt 2.3.4) Items zu Transparenz, Steuerbarkeit und Vertrauen in die Auswahl.</w:t>
        </w:r>
      </w:ins>
    </w:p>
    <w:p>
      <w:pPr>
        <w:spacing w:after="160" w:before="0" w:line="360" w:lineRule="auto"/>
        <w:rPr>
          <w:ins w:id="1061" w:author="Claude" w:date="2026-05-06T12:00:00Z"/>
        </w:rPr>
      </w:pPr>
      <w:ins w:id="1062" w:author="Claude" w:date="2026-05-06T12:00:00Z">
        <w:r>
          <w:rPr>
            <w:rFonts w:ascii="Arial" w:cs="Arial" w:eastAsia="Arial" w:hAnsi="Arial"/>
            <w:sz w:val="22"/>
            <w:szCs w:val="22"/>
          </w:rPr>
          <w:t xml:space="preserve">Die genaue Item-Formulierung wird vor dem Pilottest finalisiert; eine vollständige Übersicht erfolgt im Anhang C.</w:t>
        </w:r>
      </w:ins>
    </w:p>
    <w:p>
      <w:pPr>
        <w:pStyle w:val="Heading3"/>
        <w:spacing w:after="120" w:before="240"/>
        <w:rPr>
          <w:ins w:id="1063" w:author="Claude" w:date="2026-05-06T12:00:00Z"/>
        </w:rPr>
      </w:pPr>
      <w:ins w:id="1064" w:author="Claude" w:date="2026-05-06T12:00:00Z">
        <w:r>
          <w:rPr>
            <w:rFonts w:ascii="Arial" w:cs="Arial" w:eastAsia="Arial" w:hAnsi="Arial"/>
            <w:b/>
            <w:bCs/>
            <w:sz w:val="24"/>
            <w:szCs w:val="24"/>
          </w:rPr>
          <w:t xml:space="preserve">8.4.2  Items zu Information und Unterhaltung</w:t>
        </w:r>
      </w:ins>
    </w:p>
    <w:p>
      <w:pPr>
        <w:spacing w:after="160" w:before="0" w:line="360" w:lineRule="auto"/>
        <w:rPr>
          <w:ins w:id="1065" w:author="Claude" w:date="2026-05-06T12:00:00Z"/>
        </w:rPr>
      </w:pPr>
      <w:ins w:id="1066" w:author="Claude" w:date="2026-05-06T12:00:00Z">
        <w:r>
          <w:rPr>
            <w:rFonts w:ascii="Arial" w:cs="Arial" w:eastAsia="Arial" w:hAnsi="Arial"/>
            <w:sz w:val="22"/>
            <w:szCs w:val="22"/>
          </w:rPr>
          <w:t xml:space="preserve">Da Radio 25 ein Medienartefakt ist, werden zwei klassische Gebrauchszwecke explizit abgefragt: Wie informativ wurde die Sendung erlebt, und wie unterhaltsam wurde sie erlebt? Diese Items dienen als Kontrollvariablen – ein wellbeing-orientiertes Radio darf nicht auf Kosten der Grundfunktionen gehen, sonst wäre der Nachweis der Wohlbefindenswirkung wertlos.</w:t>
        </w:r>
      </w:ins>
    </w:p>
    <w:p>
      <w:pPr>
        <w:pStyle w:val="Heading3"/>
        <w:spacing w:after="120" w:before="240"/>
        <w:rPr>
          <w:ins w:id="1067" w:author="Claude" w:date="2026-05-06T12:00:00Z"/>
        </w:rPr>
      </w:pPr>
      <w:ins w:id="1068" w:author="Claude" w:date="2026-05-06T12:00:00Z">
        <w:r>
          <w:rPr>
            <w:rFonts w:ascii="Arial" w:cs="Arial" w:eastAsia="Arial" w:hAnsi="Arial"/>
            <w:b/>
            <w:bCs/>
            <w:sz w:val="24"/>
            <w:szCs w:val="24"/>
          </w:rPr>
          <w:t xml:space="preserve">8.4.3  Awareness-Items</w:t>
        </w:r>
      </w:ins>
    </w:p>
    <w:p>
      <w:pPr>
        <w:spacing w:after="160" w:before="0" w:line="360" w:lineRule="auto"/>
        <w:rPr>
          <w:ins w:id="1069" w:author="Claude" w:date="2026-05-06T12:00:00Z"/>
        </w:rPr>
      </w:pPr>
      <w:ins w:id="1070" w:author="Claude" w:date="2026-05-06T12:00:00Z">
        <w:r>
          <w:rPr>
            <w:rFonts w:ascii="Arial" w:cs="Arial" w:eastAsia="Arial" w:hAnsi="Arial"/>
            <w:sz w:val="22"/>
            <w:szCs w:val="22"/>
          </w:rPr>
          <w:t xml:space="preserve">Ein zentraler Anspruch des Artefakts ist es, das Bewusstsein für Limitationen algorithmischer Auswahl zu schärfen. Items dazu erheben das Bewusstsein für Filterblasen und Echokammern, das Bewusstsein für Bias in Themen- und Tonalitätsauswahl sowie das Bewusstsein für die Grenzen des Systems. Diese Items adressieren einen Wirkungstyp, der in der klassischen Akzeptanzforschung nicht vorgesehen ist, für ein wellbeing-orientiertes Artefakt aber konstitutiv.</w:t>
        </w:r>
      </w:ins>
    </w:p>
    <w:p>
      <w:pPr>
        <w:pStyle w:val="Heading2"/>
        <w:spacing w:after="160" w:before="320"/>
        <w:rPr>
          <w:ins w:id="1071" w:author="Claude" w:date="2026-05-06T12:00:00Z"/>
        </w:rPr>
      </w:pPr>
      <w:ins w:id="1072" w:author="Claude" w:date="2026-05-06T12:00:00Z">
        <w:r>
          <w:rPr>
            <w:rFonts w:ascii="Arial" w:cs="Arial" w:eastAsia="Arial" w:hAnsi="Arial"/>
            <w:b/>
            <w:bCs/>
            <w:sz w:val="28"/>
            <w:szCs w:val="28"/>
          </w:rPr>
          <w:t xml:space="preserve">8.5  Allgemeiner Fragebogen</w:t>
        </w:r>
      </w:ins>
    </w:p>
    <w:p>
      <w:pPr>
        <w:spacing w:after="160" w:before="0" w:line="360" w:lineRule="auto"/>
        <w:rPr>
          <w:ins w:id="1073" w:author="Claude" w:date="2026-05-06T12:00:00Z"/>
        </w:rPr>
      </w:pPr>
      <w:ins w:id="1074" w:author="Claude" w:date="2026-05-06T12:00:00Z">
        <w:r>
          <w:rPr>
            <w:rFonts w:ascii="Arial" w:cs="Arial" w:eastAsia="Arial" w:hAnsi="Arial"/>
            <w:sz w:val="22"/>
            <w:szCs w:val="22"/>
          </w:rPr>
          <w:t xml:space="preserve">Der allgemeine Fragebogen ergänzt die strangbezogenen Erhebungen um Hintergrundinformationen, die für die Einordnung der Antworten notwendig sind.</w:t>
        </w:r>
      </w:ins>
    </w:p>
    <w:p>
      <w:pPr>
        <w:pStyle w:val="Heading3"/>
        <w:spacing w:after="120" w:before="240"/>
        <w:rPr>
          <w:ins w:id="1075" w:author="Claude" w:date="2026-05-06T12:00:00Z"/>
        </w:rPr>
      </w:pPr>
      <w:ins w:id="1076" w:author="Claude" w:date="2026-05-06T12:00:00Z">
        <w:r>
          <w:rPr>
            <w:rFonts w:ascii="Arial" w:cs="Arial" w:eastAsia="Arial" w:hAnsi="Arial"/>
            <w:b/>
            <w:bCs/>
            <w:sz w:val="24"/>
            <w:szCs w:val="24"/>
          </w:rPr>
          <w:t xml:space="preserve">8.5.1  Demographische Daten</w:t>
        </w:r>
      </w:ins>
    </w:p>
    <w:p>
      <w:pPr>
        <w:spacing w:after="160" w:before="0" w:line="360" w:lineRule="auto"/>
        <w:rPr>
          <w:ins w:id="1077" w:author="Claude" w:date="2026-05-06T12:00:00Z"/>
        </w:rPr>
      </w:pPr>
      <w:ins w:id="1078" w:author="Claude" w:date="2026-05-06T12:00:00Z">
        <w:r>
          <w:rPr>
            <w:rFonts w:ascii="Arial" w:cs="Arial" w:eastAsia="Arial" w:hAnsi="Arial"/>
            <w:sz w:val="22"/>
            <w:szCs w:val="22"/>
          </w:rPr>
          <w:t xml:space="preserve">Erhoben werden Alter, Geschlecht, höchster abgeschlossener Bildungsgrad und beruflicher Hintergrund. Diese Daten dienen der späteren Stratifizierung sowie der Einschätzung, inwieweit die Stichprobe demographisch breit aufgestellt ist.</w:t>
        </w:r>
      </w:ins>
    </w:p>
    <w:p>
      <w:pPr>
        <w:pStyle w:val="Heading3"/>
        <w:spacing w:after="120" w:before="240"/>
        <w:rPr>
          <w:ins w:id="1079" w:author="Claude" w:date="2026-05-06T12:00:00Z"/>
        </w:rPr>
      </w:pPr>
      <w:ins w:id="1080" w:author="Claude" w:date="2026-05-06T12:00:00Z">
        <w:r>
          <w:rPr>
            <w:rFonts w:ascii="Arial" w:cs="Arial" w:eastAsia="Arial" w:hAnsi="Arial"/>
            <w:b/>
            <w:bCs/>
            <w:sz w:val="24"/>
            <w:szCs w:val="24"/>
          </w:rPr>
          <w:t xml:space="preserve">8.5.2  Mediennutzungsverhalten</w:t>
        </w:r>
      </w:ins>
    </w:p>
    <w:p>
      <w:pPr>
        <w:spacing w:after="160" w:before="0" w:line="360" w:lineRule="auto"/>
        <w:rPr>
          <w:ins w:id="1081" w:author="Claude" w:date="2026-05-06T12:00:00Z"/>
        </w:rPr>
      </w:pPr>
      <w:ins w:id="1082" w:author="Claude" w:date="2026-05-06T12:00:00Z">
        <w:r>
          <w:rPr>
            <w:rFonts w:ascii="Arial" w:cs="Arial" w:eastAsia="Arial" w:hAnsi="Arial"/>
            <w:sz w:val="22"/>
            <w:szCs w:val="22"/>
          </w:rPr>
          <w:t xml:space="preserve">Erhoben werden genutzte Newsquellen (Mehrfachnennung möglich), durchschnittliche Hördauer von Radio und Podcast, sowie die Nutzung sozialer Medien als Newsquelle. Diese Angaben erlauben eine Einordnung der Antworten in den jeweiligen Mediennutzungskontext der Testperson.</w:t>
        </w:r>
      </w:ins>
    </w:p>
    <w:p>
      <w:pPr>
        <w:pStyle w:val="Heading3"/>
        <w:spacing w:after="120" w:before="240"/>
        <w:rPr>
          <w:ins w:id="1083" w:author="Claude" w:date="2026-05-06T12:00:00Z"/>
        </w:rPr>
      </w:pPr>
      <w:ins w:id="1084" w:author="Claude" w:date="2026-05-06T12:00:00Z">
        <w:r>
          <w:rPr>
            <w:rFonts w:ascii="Arial" w:cs="Arial" w:eastAsia="Arial" w:hAnsi="Arial"/>
            <w:b/>
            <w:bCs/>
            <w:sz w:val="24"/>
            <w:szCs w:val="24"/>
          </w:rPr>
          <w:t xml:space="preserve">8.5.3  Allgemeine Wahrnehmung</w:t>
        </w:r>
      </w:ins>
    </w:p>
    <w:p>
      <w:pPr>
        <w:spacing w:after="160" w:before="0" w:line="360" w:lineRule="auto"/>
        <w:rPr>
          <w:ins w:id="1085" w:author="Claude" w:date="2026-05-06T12:00:00Z"/>
        </w:rPr>
      </w:pPr>
      <w:ins w:id="1086" w:author="Claude" w:date="2026-05-06T12:00:00Z">
        <w:r>
          <w:rPr>
            <w:rFonts w:ascii="Arial" w:cs="Arial" w:eastAsia="Arial" w:hAnsi="Arial"/>
            <w:sz w:val="22"/>
            <w:szCs w:val="22"/>
          </w:rPr>
          <w:t xml:space="preserve">Offene Freitextfragen zum Gesamteindruck schliessen den allgemeinen Fragebogen ab: Wie würden Sie Radio 25 jemandem in einem Satz beschreiben? Was fehlt Ihnen am meisten? Was würden Sie zuerst weglassen?</w:t>
        </w:r>
      </w:ins>
    </w:p>
    <w:p>
      <w:pPr>
        <w:pStyle w:val="Heading2"/>
        <w:spacing w:after="160" w:before="320"/>
        <w:rPr>
          <w:ins w:id="1087" w:author="Claude" w:date="2026-05-06T12:00:00Z"/>
        </w:rPr>
      </w:pPr>
      <w:ins w:id="1088" w:author="Claude" w:date="2026-05-06T12:00:00Z">
        <w:r>
          <w:rPr>
            <w:rFonts w:ascii="Arial" w:cs="Arial" w:eastAsia="Arial" w:hAnsi="Arial"/>
            <w:b/>
            <w:bCs/>
            <w:sz w:val="28"/>
            <w:szCs w:val="28"/>
          </w:rPr>
          <w:t xml:space="preserve">8.6  Studiensetup – kombiniertes Format</w:t>
        </w:r>
      </w:ins>
    </w:p>
    <w:p>
      <w:pPr>
        <w:spacing w:after="160" w:before="0" w:line="360" w:lineRule="auto"/>
        <w:rPr>
          <w:ins w:id="1089" w:author="Claude" w:date="2026-05-06T12:00:00Z"/>
        </w:rPr>
      </w:pPr>
      <w:ins w:id="1090" w:author="Claude" w:date="2026-05-06T12:00:00Z">
        <w:r>
          <w:rPr>
            <w:rFonts w:ascii="Arial" w:cs="Arial" w:eastAsia="Arial" w:hAnsi="Arial"/>
            <w:sz w:val="22"/>
            <w:szCs w:val="22"/>
          </w:rPr>
          <w:t xml:space="preserve">Das Studiensetup kombiniert zwei Formate, um sowohl den Erstkontakt-Effekt als auch den Gewohnheitseffekt zu erfassen. Diese Kombination ist für ein wellbeing-orientiertes Artefakt besonders relevant, weil nachhaltige Wirkung erst über Zeit beurteilbar ist – während Akzeptanz und erste Bedienschwierigkeiten typischerweise bereits beim Erstkontakt sichtbar werden.</w:t>
        </w:r>
      </w:ins>
    </w:p>
    <w:p>
      <w:pPr>
        <w:pStyle w:val="Heading3"/>
        <w:spacing w:after="120" w:before="240"/>
        <w:rPr>
          <w:ins w:id="1091" w:author="Claude" w:date="2026-05-06T12:00:00Z"/>
        </w:rPr>
      </w:pPr>
      <w:ins w:id="1092" w:author="Claude" w:date="2026-05-06T12:00:00Z">
        <w:r>
          <w:rPr>
            <w:rFonts w:ascii="Arial" w:cs="Arial" w:eastAsia="Arial" w:hAnsi="Arial"/>
            <w:b/>
            <w:bCs/>
            <w:sz w:val="24"/>
            <w:szCs w:val="24"/>
          </w:rPr>
          <w:t xml:space="preserve">8.6.1  Stichprobe und Rekrutierung</w:t>
        </w:r>
      </w:ins>
    </w:p>
    <w:p>
      <w:pPr>
        <w:spacing w:after="160" w:before="0" w:line="360" w:lineRule="auto"/>
        <w:rPr>
          <w:ins w:id="1093" w:author="Claude" w:date="2026-05-06T12:00:00Z"/>
        </w:rPr>
      </w:pPr>
      <w:ins w:id="1094" w:author="Claude" w:date="2026-05-06T12:00:00Z">
        <w:r>
          <w:rPr>
            <w:rFonts w:ascii="Arial" w:cs="Arial" w:eastAsia="Arial" w:hAnsi="Arial"/>
            <w:sz w:val="22"/>
            <w:szCs w:val="22"/>
          </w:rPr>
          <w:t xml:space="preserve">Mindestens drei Testpersonen sind das Minimum für valide qualitative Aussagen, mehr sind explizit wünschenswert. Rekrutiert wird über das persönliche Umfeld mit Blick auf demographische Streuung in Bezug auf Alter, Bildung und Mediennutzung. Die Selbstselektion der Probandinnen und Probanden wird in Kap. 10.6 als Limitation diskutiert.</w:t>
        </w:r>
      </w:ins>
    </w:p>
    <w:p>
      <w:pPr>
        <w:pStyle w:val="Heading3"/>
        <w:spacing w:after="120" w:before="240"/>
        <w:rPr>
          <w:ins w:id="1095" w:author="Claude" w:date="2026-05-06T12:00:00Z"/>
        </w:rPr>
      </w:pPr>
      <w:ins w:id="1096" w:author="Claude" w:date="2026-05-06T12:00:00Z">
        <w:r>
          <w:rPr>
            <w:rFonts w:ascii="Arial" w:cs="Arial" w:eastAsia="Arial" w:hAnsi="Arial"/>
            <w:b/>
            <w:bCs/>
            <w:sz w:val="24"/>
            <w:szCs w:val="24"/>
          </w:rPr>
          <w:t xml:space="preserve">8.6.2  Format A – 1-malige Nutzung</w:t>
        </w:r>
      </w:ins>
    </w:p>
    <w:p>
      <w:pPr>
        <w:spacing w:after="160" w:before="0" w:line="360" w:lineRule="auto"/>
        <w:rPr>
          <w:ins w:id="1097" w:author="Claude" w:date="2026-05-06T12:00:00Z"/>
        </w:rPr>
      </w:pPr>
      <w:ins w:id="1098" w:author="Claude" w:date="2026-05-06T12:00:00Z">
        <w:r>
          <w:rPr>
            <w:rFonts w:ascii="Arial" w:cs="Arial" w:eastAsia="Arial" w:hAnsi="Arial"/>
            <w:sz w:val="22"/>
            <w:szCs w:val="22"/>
          </w:rPr>
          <w:t xml:space="preserve">Ablauf: ein kurzes Onboarding (max. 10 Minuten), in dem die Testperson Profil und Präferenzen einrichtet; eine Sendung in typischer Länge anhören; unmittelbar danach Fragebogen ausfüllen; anschliessend halbstrukturiertes Kurzinterview von 15 bis 20 Minuten. Dieses Format erfasst Erstkontakt-Akzeptanz, unmittelbare Wirkung und erste Bedienschwierigkeiten.</w:t>
        </w:r>
      </w:ins>
    </w:p>
    <w:p>
      <w:pPr>
        <w:pStyle w:val="Heading3"/>
        <w:spacing w:after="120" w:before="240"/>
        <w:rPr>
          <w:ins w:id="1099" w:author="Claude" w:date="2026-05-06T12:00:00Z"/>
        </w:rPr>
      </w:pPr>
      <w:ins w:id="1100" w:author="Claude" w:date="2026-05-06T12:00:00Z">
        <w:r>
          <w:rPr>
            <w:rFonts w:ascii="Arial" w:cs="Arial" w:eastAsia="Arial" w:hAnsi="Arial"/>
            <w:b/>
            <w:bCs/>
            <w:sz w:val="24"/>
            <w:szCs w:val="24"/>
          </w:rPr>
          <w:t xml:space="preserve">8.6.3  Format B – Längere Nutzung</w:t>
        </w:r>
      </w:ins>
    </w:p>
    <w:p>
      <w:pPr>
        <w:spacing w:after="160" w:before="0" w:line="360" w:lineRule="auto"/>
        <w:rPr>
          <w:ins w:id="1101" w:author="Claude" w:date="2026-05-06T12:00:00Z"/>
        </w:rPr>
      </w:pPr>
      <w:ins w:id="1102" w:author="Claude" w:date="2026-05-06T12:00:00Z">
        <w:r>
          <w:rPr>
            <w:rFonts w:ascii="Arial" w:cs="Arial" w:eastAsia="Arial" w:hAnsi="Arial"/>
            <w:sz w:val="22"/>
            <w:szCs w:val="22"/>
          </w:rPr>
          <w:t xml:space="preserve">Ablauf: Onboarding wie in Format A, dann eigenständige Nutzung über eine Woche bzw. mindestens ein Wochenende. Die Testpersonen entscheiden selbst, wann und wie oft sie Radio 25 hören. Optional führen sie ein kurzes Tagebuch (frei formuliert oder mit Vorlage, siehe Anhang A). Logdaten dokumentieren Nutzungshäufigkeit und Einstellungsänderungen. Den Abschluss bildet eine ausführlichere Befragung mit Fragebogen und Interview von rund 30 Minuten.</w:t>
        </w:r>
      </w:ins>
    </w:p>
    <w:p>
      <w:pPr>
        <w:pStyle w:val="Heading3"/>
        <w:spacing w:after="120" w:before="240"/>
        <w:rPr>
          <w:ins w:id="1103" w:author="Claude" w:date="2026-05-06T12:00:00Z"/>
        </w:rPr>
      </w:pPr>
      <w:ins w:id="1104" w:author="Claude" w:date="2026-05-06T12:00:00Z">
        <w:r>
          <w:rPr>
            <w:rFonts w:ascii="Arial" w:cs="Arial" w:eastAsia="Arial" w:hAnsi="Arial"/>
            <w:b/>
            <w:bCs/>
            <w:sz w:val="24"/>
            <w:szCs w:val="24"/>
          </w:rPr>
          <w:t xml:space="preserve">8.6.4  Kombination beider Formate</w:t>
        </w:r>
      </w:ins>
    </w:p>
    <w:p>
      <w:pPr>
        <w:spacing w:after="160" w:before="0" w:line="360" w:lineRule="auto"/>
        <w:rPr>
          <w:ins w:id="1105" w:author="Claude" w:date="2026-05-06T12:00:00Z"/>
        </w:rPr>
      </w:pPr>
      <w:ins w:id="1106" w:author="Claude" w:date="2026-05-06T12:00:00Z">
        <w:r>
          <w:rPr>
            <w:rFonts w:ascii="Arial" w:cs="Arial" w:eastAsia="Arial" w:hAnsi="Arial"/>
            <w:sz w:val="22"/>
            <w:szCs w:val="22"/>
          </w:rPr>
          <w:t xml:space="preserve">Personen, die beide Formate durchlaufen, beantworten den Fragebogen zweimal – einmal nach Format A und einmal nach Format B. Der Vergleich der Antworten dient als Indikator dafür, wie sich Akzeptanz und Wirkung von Erstkontakt zu Gewohnheit verschieben. Methodisch handelt es sich um eine Within-Subject-Anlage; Effekte sind als individuelle Verschiebungen sichtbar, nicht als Gruppendifferenz.</w:t>
        </w:r>
      </w:ins>
    </w:p>
    <w:p>
      <w:pPr>
        <w:pStyle w:val="Heading2"/>
        <w:spacing w:after="160" w:before="320"/>
        <w:rPr>
          <w:ins w:id="1107" w:author="Claude" w:date="2026-05-06T12:00:00Z"/>
        </w:rPr>
      </w:pPr>
      <w:ins w:id="1108" w:author="Claude" w:date="2026-05-06T12:00:00Z">
        <w:r>
          <w:rPr>
            <w:rFonts w:ascii="Arial" w:cs="Arial" w:eastAsia="Arial" w:hAnsi="Arial"/>
            <w:b/>
            <w:bCs/>
            <w:sz w:val="28"/>
            <w:szCs w:val="28"/>
          </w:rPr>
          <w:t xml:space="preserve">8.7  Erfolgskriterien</w:t>
        </w:r>
      </w:ins>
    </w:p>
    <w:p>
      <w:pPr>
        <w:spacing w:after="160" w:before="0" w:line="360" w:lineRule="auto"/>
        <w:rPr>
          <w:ins w:id="1109" w:author="Claude" w:date="2026-05-06T12:00:00Z"/>
        </w:rPr>
      </w:pPr>
      <w:ins w:id="1110" w:author="Claude" w:date="2026-05-06T12:00:00Z">
        <w:r>
          <w:rPr>
            <w:rFonts w:ascii="Arial" w:cs="Arial" w:eastAsia="Arial" w:hAnsi="Arial"/>
            <w:sz w:val="22"/>
            <w:szCs w:val="22"/>
          </w:rPr>
          <w:t xml:space="preserve">Die Erfolgskriterien werden – anknüpfend an Disposition Kap. 7.3 und an die Forschungsfrage in Kap. 4 – pro Validierungsstrang operationalisiert. Auf der Machbarkeitsebene gilt der End-to-End-Durchlauf als erfolgreich, wenn er auf mindestens 95 Prozent der Versuche fehlerfrei terminiert, die Latenz unterhalb eines noch zu definierenden Schwellwerts bleibt und die Unit-Test-Abdeckung pro Komponente mindestens 70 Prozent erreicht. Auf der Akzeptanzebene wird ein SUS-Score von mindestens 68 Punkten – dem industriellen Durchschnitt – angestrebt; ergänzend soll mehrheitlich positives Feedback zu den Einstellungsmöglichkeiten dokumentiert werden. Auf der Wirkungsebene gilt der Nachweis als erbracht, wenn die Items zu Autonomie, Steuerbarkeit und Transparenz im Median bei mindestens 4 von 5 Punkten liegen und die Awareness-Items qualitativ belegte Bewusstseinsberichte erzeugen.</w:t>
        </w:r>
      </w:ins>
    </w:p>
    <w:p>
      <w:pPr>
        <w:spacing w:after="160" w:before="0" w:line="360" w:lineRule="auto"/>
        <w:rPr>
          <w:ins w:id="1111" w:author="Claude" w:date="2026-05-06T12:00:00Z"/>
        </w:rPr>
      </w:pPr>
      <w:ins w:id="1112" w:author="Claude" w:date="2026-05-06T12:00:00Z">
        <w:r>
          <w:rPr>
            <w:rFonts w:ascii="Arial" w:cs="Arial" w:eastAsia="Arial" w:hAnsi="Arial"/>
            <w:sz w:val="22"/>
            <w:szCs w:val="22"/>
          </w:rPr>
          <w:t xml:space="preserve">Die konkreten Schwellwerte werden vor dem Pilottest mit dem Betreuer abgestimmt.</w:t>
        </w:r>
      </w:ins>
    </w:p>
    <w:p>
      <w:pPr>
        <w:pStyle w:val="Heading2"/>
        <w:spacing w:after="160" w:before="320"/>
        <w:rPr>
          <w:ins w:id="1113" w:author="Claude" w:date="2026-05-06T12:00:00Z"/>
        </w:rPr>
      </w:pPr>
      <w:ins w:id="1114" w:author="Claude" w:date="2026-05-06T12:00:00Z">
        <w:r>
          <w:rPr>
            <w:rFonts w:ascii="Arial" w:cs="Arial" w:eastAsia="Arial" w:hAnsi="Arial"/>
            <w:b/>
            <w:bCs/>
            <w:sz w:val="28"/>
            <w:szCs w:val="28"/>
          </w:rPr>
          <w:t xml:space="preserve">8.8  Ethik und Einwilligung</w:t>
        </w:r>
      </w:ins>
    </w:p>
    <w:p>
      <w:pPr>
        <w:spacing w:after="160" w:before="0" w:line="360" w:lineRule="auto"/>
        <w:rPr>
          <w:ins w:id="1115" w:author="Claude" w:date="2026-05-06T12:00:00Z"/>
        </w:rPr>
      </w:pPr>
      <w:ins w:id="1116" w:author="Claude" w:date="2026-05-06T12:00:00Z">
        <w:r>
          <w:rPr>
            <w:rFonts w:ascii="Arial" w:cs="Arial" w:eastAsia="Arial" w:hAnsi="Arial"/>
            <w:sz w:val="22"/>
            <w:szCs w:val="22"/>
          </w:rPr>
          <w:t xml:space="preserve">Vor Studienbeginn unterzeichnen alle Testpersonen eine Einwilligungserklärung (Informed Consent, siehe Anhang H). Diese regelt Studienzweck, Datenarten (Fragebogen, Interview-Aufzeichnung, Logdaten), Verwendung (anonymisiert in der Thesis), Speicherung (lokal auf dem Rechner des Autors, gelöscht sechs Monate nach Abgabe der Thesis) und Widerrufsrecht. Es findet kein clientseitiges Tracking statt; die Logdaten beschränken sich auf das technisch Notwendige zur Beantwortung der Forschungsfrage.</w:t>
        </w:r>
      </w:ins>
    </w:p>
    <w:p>
      <w:pPr>
        <w:pStyle w:val="Heading1"/>
        <w:pageBreakBefore/>
        <w:spacing w:after="240" w:before="480"/>
        <w:rPr>
          <w:ins w:id="1117" w:author="Claude" w:date="2026-05-06T12:00:00Z"/>
        </w:rPr>
      </w:pPr>
      <w:ins w:id="1118" w:author="Claude" w:date="2026-05-06T12:00:00Z">
        <w:r>
          <w:rPr>
            <w:rFonts w:ascii="Arial" w:cs="Arial" w:eastAsia="Arial" w:hAnsi="Arial"/>
            <w:b/>
            <w:bCs/>
            <w:sz w:val="32"/>
            <w:szCs w:val="32"/>
          </w:rPr>
          <w:t xml:space="preserve">10  Diskussion</w:t>
        </w:r>
      </w:ins>
    </w:p>
    <w:p>
      <w:pPr>
        <w:spacing w:after="160" w:before="0" w:line="360" w:lineRule="auto"/>
        <w:rPr>
          <w:ins w:id="1119" w:author="Claude" w:date="2026-05-06T12:00:00Z"/>
        </w:rPr>
      </w:pPr>
      <w:ins w:id="1120" w:author="Claude" w:date="2026-05-06T12:00:00Z">
        <w:r>
          <w:rPr>
            <w:rFonts w:ascii="Arial" w:cs="Arial" w:eastAsia="Arial" w:hAnsi="Arial"/>
            <w:sz w:val="22"/>
            <w:szCs w:val="22"/>
          </w:rPr>
          <w:t xml:space="preserve">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ins>
    </w:p>
    <w:p>
      <w:pPr>
        <w:pStyle w:val="Heading2"/>
        <w:spacing w:after="160" w:before="320"/>
        <w:rPr>
          <w:ins w:id="1121" w:author="Claude" w:date="2026-05-06T12:00:00Z"/>
        </w:rPr>
      </w:pPr>
      <w:ins w:id="1122" w:author="Claude" w:date="2026-05-06T12:00:00Z">
        <w:r>
          <w:rPr>
            <w:rFonts w:ascii="Arial" w:cs="Arial" w:eastAsia="Arial" w:hAnsi="Arial"/>
            <w:b/>
            <w:bCs/>
            <w:sz w:val="28"/>
            <w:szCs w:val="28"/>
          </w:rPr>
          <w:t xml:space="preserve">10.1  Beantwortung der Forschungsfrage</w:t>
        </w:r>
      </w:ins>
    </w:p>
    <w:p>
      <w:pPr>
        <w:spacing w:after="160" w:before="0" w:line="360" w:lineRule="auto"/>
        <w:rPr>
          <w:ins w:id="1123" w:author="Claude" w:date="2026-05-06T12:00:00Z"/>
        </w:rPr>
      </w:pPr>
      <w:ins w:id="1124" w:author="Claude" w:date="2026-05-06T12:00:00Z">
        <w:r>
          <w:rPr>
            <w:rFonts w:ascii="Arial" w:cs="Arial" w:eastAsia="Arial" w:hAnsi="Arial"/>
            <w:sz w:val="22"/>
            <w:szCs w:val="22"/>
          </w:rPr>
          <w:t xml:space="preserve">[Stub – wird nach dem Pilottest auf Basis der Ergebnisse aus Kap. 9 verfasst.] Synthese über die drei Validierungsstränge: Was wurde nachgewiesen, was bleibt offen? Die Hauptforschungsfrage aus Kap. 4 wird hier ebenenübergreifend beantwortet, mit klarer Markierung dessen, was die kleine Stichprobe und der kurze Untersuchungszeitraum tragen.</w:t>
        </w:r>
      </w:ins>
    </w:p>
    <w:p>
      <w:pPr>
        <w:pStyle w:val="Heading2"/>
        <w:spacing w:after="160" w:before="320"/>
        <w:rPr>
          <w:ins w:id="1125" w:author="Claude" w:date="2026-05-06T12:00:00Z"/>
        </w:rPr>
      </w:pPr>
      <w:ins w:id="1126" w:author="Claude" w:date="2026-05-06T12:00:00Z">
        <w:r>
          <w:rPr>
            <w:rFonts w:ascii="Arial" w:cs="Arial" w:eastAsia="Arial" w:hAnsi="Arial"/>
            <w:b/>
            <w:bCs/>
            <w:sz w:val="28"/>
            <w:szCs w:val="28"/>
          </w:rPr>
          <w:t xml:space="preserve">10.2  Diskussion der Machbarkeit</w:t>
        </w:r>
      </w:ins>
    </w:p>
    <w:p>
      <w:pPr>
        <w:spacing w:after="160" w:before="0" w:line="360" w:lineRule="auto"/>
        <w:rPr>
          <w:ins w:id="1127" w:author="Claude" w:date="2026-05-06T12:00:00Z"/>
        </w:rPr>
      </w:pPr>
      <w:ins w:id="1128" w:author="Claude" w:date="2026-05-06T12:00:00Z">
        <w:r>
          <w:rPr>
            <w:rFonts w:ascii="Arial" w:cs="Arial" w:eastAsia="Arial" w:hAnsi="Arial"/>
            <w:sz w:val="22"/>
            <w:szCs w:val="22"/>
          </w:rPr>
          <w:t xml:space="preserve">[Stub.] Reflexion der technischen Tragfähigkeit der Pipeline: Welche Komponenten sind kostentreibend, welche fehleranfällig? Skaliert das Konzept auf grössere Nutzerzahlen? Welche Architekturentscheidungen würden sich rückblickend anders darstellen?</w:t>
        </w:r>
      </w:ins>
    </w:p>
    <w:p>
      <w:pPr>
        <w:pStyle w:val="Heading2"/>
        <w:spacing w:after="160" w:before="320"/>
        <w:rPr>
          <w:ins w:id="1129" w:author="Claude" w:date="2026-05-06T12:00:00Z"/>
        </w:rPr>
      </w:pPr>
      <w:ins w:id="1130" w:author="Claude" w:date="2026-05-06T12:00:00Z">
        <w:r>
          <w:rPr>
            <w:rFonts w:ascii="Arial" w:cs="Arial" w:eastAsia="Arial" w:hAnsi="Arial"/>
            <w:b/>
            <w:bCs/>
            <w:sz w:val="28"/>
            <w:szCs w:val="28"/>
          </w:rPr>
          <w:t xml:space="preserve">10.3  Diskussion der Usability und Akzeptanz</w:t>
        </w:r>
      </w:ins>
    </w:p>
    <w:p>
      <w:pPr>
        <w:spacing w:after="160" w:before="0" w:line="360" w:lineRule="auto"/>
        <w:rPr>
          <w:ins w:id="1131" w:author="Claude" w:date="2026-05-06T12:00:00Z"/>
        </w:rPr>
      </w:pPr>
      <w:ins w:id="1132" w:author="Claude" w:date="2026-05-06T12:00:00Z">
        <w:r>
          <w:rPr>
            <w:rFonts w:ascii="Arial" w:cs="Arial" w:eastAsia="Arial" w:hAnsi="Arial"/>
            <w:sz w:val="22"/>
            <w:szCs w:val="22"/>
          </w:rPr>
          <w:t xml:space="preserve">[Stub.] Welche Einstellungsmöglichkeiten wurden besonders geschätzt, welche als überflüssig wahrgenommen, welche fehlen? Was sagt das über die Designentscheidungen aus Kap. 6 aus, und welche Entscheidungen waren möglicherweise zu stark theoriegetrieben?</w:t>
        </w:r>
      </w:ins>
    </w:p>
    <w:p>
      <w:pPr>
        <w:pStyle w:val="Heading2"/>
        <w:spacing w:after="160" w:before="320"/>
        <w:rPr>
          <w:ins w:id="1133" w:author="Claude" w:date="2026-05-06T12:00:00Z"/>
        </w:rPr>
      </w:pPr>
      <w:ins w:id="1134" w:author="Claude" w:date="2026-05-06T12:00:00Z">
        <w:r>
          <w:rPr>
            <w:rFonts w:ascii="Arial" w:cs="Arial" w:eastAsia="Arial" w:hAnsi="Arial"/>
            <w:b/>
            <w:bCs/>
            <w:sz w:val="28"/>
            <w:szCs w:val="28"/>
          </w:rPr>
          <w:t xml:space="preserve">10.4  Diskussion der Wirkung</w:t>
        </w:r>
      </w:ins>
    </w:p>
    <w:p>
      <w:pPr>
        <w:spacing w:after="160" w:before="0" w:line="360" w:lineRule="auto"/>
        <w:rPr>
          <w:ins w:id="1135" w:author="Claude" w:date="2026-05-06T12:00:00Z"/>
        </w:rPr>
      </w:pPr>
      <w:ins w:id="1136" w:author="Claude" w:date="2026-05-06T12:00:00Z">
        <w:r>
          <w:rPr>
            <w:rFonts w:ascii="Arial" w:cs="Arial" w:eastAsia="Arial" w:hAnsi="Arial"/>
            <w:sz w:val="22"/>
            <w:szCs w:val="22"/>
          </w:rPr>
          <w:t xml:space="preserve">[Stub.] Einordnung in den theoretischen Rahmen aus Kap. 2: Inwieweit wurden die SDT-Bedürfnisse adressiert? Wurden VSD-Werte erlebbar? Schärfte das Artefakt die Awareness für algorithmische Souveränität? Welche Wirkung blieb aus, welche überraschte?</w:t>
        </w:r>
      </w:ins>
    </w:p>
    <w:p>
      <w:pPr>
        <w:pStyle w:val="Heading2"/>
        <w:spacing w:after="160" w:before="320"/>
        <w:rPr>
          <w:ins w:id="1137" w:author="Claude" w:date="2026-05-06T12:00:00Z"/>
        </w:rPr>
      </w:pPr>
      <w:ins w:id="1138" w:author="Claude" w:date="2026-05-06T12:00:00Z">
        <w:r>
          <w:rPr>
            <w:rFonts w:ascii="Arial" w:cs="Arial" w:eastAsia="Arial" w:hAnsi="Arial"/>
            <w:b/>
            <w:bCs/>
            <w:sz w:val="28"/>
            <w:szCs w:val="28"/>
          </w:rPr>
          <w:t xml:space="preserve">10.5  Implikationen für Design und Praxis</w:t>
        </w:r>
      </w:ins>
    </w:p>
    <w:p>
      <w:pPr>
        <w:spacing w:after="160" w:before="0" w:line="360" w:lineRule="auto"/>
        <w:rPr>
          <w:ins w:id="1139" w:author="Claude" w:date="2026-05-06T12:00:00Z"/>
        </w:rPr>
      </w:pPr>
      <w:ins w:id="1140" w:author="Claude" w:date="2026-05-06T12:00:00Z">
        <w:r>
          <w:rPr>
            <w:rFonts w:ascii="Arial" w:cs="Arial" w:eastAsia="Arial" w:hAnsi="Arial"/>
            <w:sz w:val="22"/>
            <w:szCs w:val="22"/>
          </w:rPr>
          <w:t xml:space="preserve">[Stub.] Welche Designentscheidungen sind übertragbar auf andere wellbeing-orientierte Medienartefakte, welche radio-spezifisch? Welche Implikationen ergeben sich für die Praxis öffentlich-rechtlicher Medien, die ein wellbeing-orientiertes Angebot prüfen?</w:t>
        </w:r>
      </w:ins>
    </w:p>
    <w:p>
      <w:pPr>
        <w:pStyle w:val="Heading2"/>
        <w:spacing w:after="160" w:before="320"/>
        <w:rPr>
          <w:ins w:id="1141" w:author="Claude" w:date="2026-05-06T12:00:00Z"/>
        </w:rPr>
      </w:pPr>
      <w:ins w:id="1142" w:author="Claude" w:date="2026-05-06T12:00:00Z">
        <w:r>
          <w:rPr>
            <w:rFonts w:ascii="Arial" w:cs="Arial" w:eastAsia="Arial" w:hAnsi="Arial"/>
            <w:b/>
            <w:bCs/>
            <w:sz w:val="28"/>
            <w:szCs w:val="28"/>
          </w:rPr>
          <w:t xml:space="preserve">10.6  Limitationen</w:t>
        </w:r>
      </w:ins>
    </w:p>
    <w:p>
      <w:pPr>
        <w:spacing w:after="160" w:before="0" w:line="360" w:lineRule="auto"/>
        <w:rPr>
          <w:ins w:id="1143" w:author="Claude" w:date="2026-05-06T12:00:00Z"/>
        </w:rPr>
      </w:pPr>
      <w:ins w:id="1144" w:author="Claude" w:date="2026-05-06T12:00:00Z">
        <w:r>
          <w:rPr>
            <w:rFonts w:ascii="Arial" w:cs="Arial" w:eastAsia="Arial" w:hAnsi="Arial"/>
            <w:sz w:val="22"/>
            <w:szCs w:val="22"/>
          </w:rPr>
          <w:t xml:space="preserve">[Stub.] Kleine Stichprobe (mindestens drei, mehr wünschenswert); kurzer Untersuchungszeitraum (maximal eine Woche); Selbstauswahl der Testpersonen; mögliche Verzerrung durch zweimalige Befragung derselben Personen (Lerneffekt, Erwartungseffekt); technische Restriktionen (LLM- und TTS-Latenz, Lizenzfragen Musik); Selbstreport als einzige Wirkungsquelle.</w:t>
        </w:r>
      </w:ins>
    </w:p>
    <w:p>
      <w:pPr>
        <w:pStyle w:val="Heading2"/>
        <w:spacing w:after="160" w:before="320"/>
        <w:rPr>
          <w:ins w:id="1145" w:author="Claude" w:date="2026-05-06T12:00:00Z"/>
        </w:rPr>
      </w:pPr>
      <w:ins w:id="1146" w:author="Claude" w:date="2026-05-06T12:00:00Z">
        <w:r>
          <w:rPr>
            <w:rFonts w:ascii="Arial" w:cs="Arial" w:eastAsia="Arial" w:hAnsi="Arial"/>
            <w:b/>
            <w:bCs/>
            <w:sz w:val="28"/>
            <w:szCs w:val="28"/>
          </w:rPr>
          <w:t xml:space="preserve">10.7  Übertragbarkeit auf andere Medienkontexte</w:t>
        </w:r>
      </w:ins>
    </w:p>
    <w:p>
      <w:pPr>
        <w:spacing w:after="160" w:before="0" w:line="360" w:lineRule="auto"/>
        <w:rPr>
          <w:ins w:id="1147" w:author="Claude" w:date="2026-05-06T12:00:00Z"/>
        </w:rPr>
      </w:pPr>
      <w:ins w:id="1148" w:author="Claude" w:date="2026-05-06T12:00:00Z">
        <w:r>
          <w:rPr>
            <w:rFonts w:ascii="Arial" w:cs="Arial" w:eastAsia="Arial" w:hAnsi="Arial"/>
            <w:sz w:val="22"/>
            <w:szCs w:val="22"/>
          </w:rPr>
          <w:t xml:space="preserve">[Stub.] Inwiefern lassen sich die Befunde auf Streaming, Podcast-Empfehlungen oder News-Aggregatoren übertragen? Welche Eigenschaften von Radio 25 sind generisch (definierte Sessionlänge, explizite Präferenzangabe, Transparenzanzeige), welche formatspezifisch (auditive Modalität, eingebettete Musikauswahl)?</w:t>
        </w:r>
      </w:ins>
    </w:p>
    <w:p>
      <w:pPr>
        <w:pStyle w:val="Heading1"/>
        <w:pageBreakBefore/>
        <w:spacing w:after="240" w:before="480"/>
      </w:pPr>
      <w:r>
        <w:rPr>
          <w:rFonts w:ascii="Arial" w:cs="Arial" w:eastAsia="Arial" w:hAnsi="Arial"/>
          <w:b/>
          <w:bCs/>
          <w:sz w:val="32"/>
          <w:szCs w:val="32"/>
        </w:rPr>
        <w:t xml:space="preserve">Literaturverzeichnis (vorläufig)</w:t>
      </w:r>
    </w:p>
    <w:p>
      <w:pPr>
        <w:spacing w:after="160" w:before="0" w:line="360" w:lineRule="auto"/>
      </w:pPr>
      <w:r>
        <w:rPr>
          <w:rFonts w:ascii="Arial" w:cs="Arial" w:eastAsia="Arial" w:hAnsi="Arial"/>
          <w:sz w:val="22"/>
          <w:szCs w:val="22"/>
        </w:rPr>
        <w:t xml:space="preserve">Die folgende Liste enthält die in den Kapiteln 1 und 2 zitierten Quellen. Sie wird im weiteren Verlauf der Arbeit ergänzt und vollständig in Zotero verwaltet.</w:t>
      </w:r>
    </w:p>
    <w:p>
      <w:pPr>
        <w:spacing w:after="120" w:line="360" w:lineRule="auto"/>
        <w:ind w:left="720" w:hanging="720"/>
      </w:pPr>
      <w:r>
        <w:rPr>
          <w:rFonts w:ascii="Arial" w:cs="Arial" w:eastAsia="Arial" w:hAnsi="Arial"/>
          <w:sz w:val="22"/>
          <w:szCs w:val="22"/>
        </w:rPr>
        <w:t xml:space="preserve">Bangor, A., Kortum, P. T., &amp; Miller, J. T. (2008). An empirical evaluation of the System Usability Scale. International Journal of Human-Computer Interaction, 24(6), 574–594. https://doi.org/10.1080/10447310802205776</w:t>
      </w:r>
    </w:p>
    <w:p>
      <w:pPr>
        <w:spacing w:after="120" w:line="360" w:lineRule="auto"/>
        <w:ind w:left="720" w:hanging="720"/>
      </w:pPr>
      <w:r>
        <w:rPr>
          <w:rFonts w:ascii="Arial" w:cs="Arial" w:eastAsia="Arial" w:hAnsi="Arial"/>
          <w:sz w:val="22"/>
          <w:szCs w:val="22"/>
        </w:rPr>
        <w:t xml:space="preserve">Brooke, J. (1996). SUS: A «quick and dirty» usability scale. In P. W. Jordan, B. Thomas, I. L. McClelland &amp; B. Weerdmeester (Hrsg.), Usability evaluation in industry (S. 189–194). Taylor &amp; Francis.</w:t>
      </w:r>
    </w:p>
    <w:p>
      <w:pPr>
        <w:spacing w:after="120" w:line="360" w:lineRule="auto"/>
        <w:ind w:left="720" w:hanging="720"/>
      </w:pPr>
      <w:r>
        <w:rPr>
          <w:rFonts w:ascii="Arial" w:cs="Arial" w:eastAsia="Arial" w:hAnsi="Arial"/>
          <w:sz w:val="22"/>
          <w:szCs w:val="22"/>
        </w:rPr>
        <w:t xml:space="preserve">Burr, C., Taddeo, M., &amp; Floridi, L. (2020). The ethics of digital well-being: A thematic review. Science and Engineering Ethics, 26, 2441–2460. https://doi.org/10.1007/s11948-020-00175-8</w:t>
      </w:r>
    </w:p>
    <w:p>
      <w:pPr>
        <w:spacing w:after="120" w:line="360" w:lineRule="auto"/>
        <w:ind w:left="720" w:hanging="720"/>
      </w:pPr>
      <w:r>
        <w:rPr>
          <w:rFonts w:ascii="Arial" w:cs="Arial" w:eastAsia="Arial" w:hAnsi="Arial"/>
          <w:sz w:val="22"/>
          <w:szCs w:val="22"/>
        </w:rPr>
        <w:t xml:space="preserve">Calvo, R. A., &amp; Peters, D. (2014). Positive computing: Technology for wellbeing and human potential. MIT Press.</w:t>
      </w:r>
    </w:p>
    <w:p>
      <w:pPr>
        <w:spacing w:after="120" w:line="360" w:lineRule="auto"/>
        <w:ind w:left="720" w:hanging="720"/>
      </w:pPr>
      <w:r>
        <w:rPr>
          <w:rFonts w:ascii="Arial" w:cs="Arial" w:eastAsia="Arial" w:hAnsi="Arial"/>
          <w:sz w:val="22"/>
          <w:szCs w:val="22"/>
        </w:rPr>
        <w:t xml:space="preserve">Fogg, B. J. (2003). The functional triad: Computers in persuasive roles. In Persuasive technology: Using computers to change what we think and do (Kap. 2, S. 23–29). Morgan Kaufmann. https://doi.org/10.1016/B978-1-55860-643-2.X5000-8</w:t>
      </w:r>
    </w:p>
    <w:p>
      <w:pPr>
        <w:spacing w:after="120" w:line="360" w:lineRule="auto"/>
        <w:ind w:left="720" w:hanging="720"/>
      </w:pPr>
      <w:r>
        <w:rPr>
          <w:rFonts w:ascii="Arial" w:cs="Arial" w:eastAsia="Arial" w:hAnsi="Arial"/>
          <w:sz w:val="22"/>
          <w:szCs w:val="22"/>
        </w:rPr>
        <w:t xml:space="preserve">Geschke, D., Lorenz, J., &amp; Holtz, P. (2019). The triple-filter bubble: Using agent-based modelling to test a meta-theoretical framework for the emergence of filter bubbles and echo chambers. British Journal of Social Psychology, 58(1), 129–149. https://doi.org/10.1111/bjso.12286</w:t>
      </w:r>
    </w:p>
    <w:p>
      <w:pPr>
        <w:spacing w:after="120" w:line="360" w:lineRule="auto"/>
        <w:ind w:left="720" w:hanging="720"/>
      </w:pPr>
      <w:r>
        <w:rPr>
          <w:rFonts w:ascii="Arial" w:cs="Arial" w:eastAsia="Arial" w:hAnsi="Arial"/>
          <w:sz w:val="22"/>
          <w:szCs w:val="22"/>
        </w:rPr>
        <w:t xml:space="preserve">Hendry, D. G., Friedman, B., &amp; Ballard, S. (2021). Value sensitive design as a formative framework. Ethics and Information Technology, 23(1), 39–44. https://doi.org/10.1007/s10676-021-09579-x</w:t>
      </w:r>
    </w:p>
    <w:p>
      <w:pPr>
        <w:spacing w:after="120" w:line="360" w:lineRule="auto"/>
        <w:ind w:left="720" w:hanging="720"/>
      </w:pPr>
      <w:r>
        <w:rPr>
          <w:rFonts w:ascii="Arial" w:cs="Arial" w:eastAsia="Arial" w:hAnsi="Arial"/>
          <w:sz w:val="22"/>
          <w:szCs w:val="22"/>
        </w:rPr>
        <w:t xml:space="preserve">Hevner, A. R. (2007). A three cycle view of design science research. Scandinavian Journal of Information Systems, 19(2), 87–92.</w:t>
      </w:r>
    </w:p>
    <w:p>
      <w:pPr>
        <w:spacing w:after="120" w:line="360" w:lineRule="auto"/>
        <w:ind w:left="720" w:hanging="720"/>
      </w:pPr>
      <w:r>
        <w:rPr>
          <w:rFonts w:ascii="Arial" w:cs="Arial" w:eastAsia="Arial" w:hAnsi="Arial"/>
          <w:sz w:val="22"/>
          <w:szCs w:val="22"/>
        </w:rPr>
        <w:t xml:space="preserve">Hevner, A. R., March, S. T., Park, J., &amp; Ram, S. (2004). Design science in information systems research. MIS Quarterly, 28(1), 75–105. https://doi.org/10.2307/25148625</w:t>
      </w:r>
    </w:p>
    <w:p>
      <w:pPr>
        <w:spacing w:after="120" w:line="360" w:lineRule="auto"/>
        <w:ind w:left="720" w:hanging="720"/>
      </w:pPr>
      <w:r>
        <w:rPr>
          <w:rFonts w:ascii="Arial" w:cs="Arial" w:eastAsia="Arial" w:hAnsi="Arial"/>
          <w:sz w:val="22"/>
          <w:szCs w:val="22"/>
        </w:rPr>
        <w:t xml:space="preserve">Katz, E., Blumler, J. G., &amp; Gurevitch, M. (1973). Uses and gratifications research. Public Opinion Quarterly, 37(4), 509–523. https://doi.org/10.1086/268109</w:t>
      </w:r>
    </w:p>
    <w:p>
      <w:pPr>
        <w:spacing w:after="120" w:line="360" w:lineRule="auto"/>
        <w:ind w:left="720" w:hanging="720"/>
      </w:pPr>
      <w:r>
        <w:rPr>
          <w:rFonts w:ascii="Arial" w:cs="Arial" w:eastAsia="Arial" w:hAnsi="Arial"/>
          <w:sz w:val="22"/>
          <w:szCs w:val="22"/>
        </w:rPr>
        <w:t xml:space="preserve">Milano, S., Taddeo, M., &amp; Floridi, L. (2020). Recommender systems and their ethical challenges. AI &amp; Society, 35, 957–967. https://doi.org/10.1007/s00146-020-00950-y</w:t>
      </w:r>
    </w:p>
    <w:p>
      <w:pPr>
        <w:spacing w:after="120" w:line="360" w:lineRule="auto"/>
        <w:ind w:left="720" w:hanging="720"/>
      </w:pPr>
      <w:r>
        <w:rPr>
          <w:rFonts w:ascii="Arial" w:cs="Arial" w:eastAsia="Arial" w:hAnsi="Arial"/>
          <w:sz w:val="22"/>
          <w:szCs w:val="22"/>
        </w:rPr>
        <w:t xml:space="preserve">Montag, C., &amp; Elhai, J. D. (2023). On social media design, (online-)time well-spent and addictive behaviors in the age of surveillance capitalism. Current Addiction Reports, 10(4), 384–395. https://doi.org/10.1007/s40429-023-00494-3</w:t>
      </w:r>
    </w:p>
    <w:p>
      <w:pPr>
        <w:spacing w:after="120" w:line="360" w:lineRule="auto"/>
        <w:ind w:left="720" w:hanging="720"/>
      </w:pPr>
      <w:r>
        <w:rPr>
          <w:rFonts w:ascii="Arial" w:cs="Arial" w:eastAsia="Arial" w:hAnsi="Arial"/>
          <w:sz w:val="22"/>
          <w:szCs w:val="22"/>
        </w:rPr>
        <w:t xml:space="preserve">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pPr>
        <w:spacing w:after="120" w:line="360" w:lineRule="auto"/>
        <w:ind w:left="720" w:hanging="720"/>
      </w:pPr>
      <w:r>
        <w:rPr>
          <w:rFonts w:ascii="Arial" w:cs="Arial" w:eastAsia="Arial" w:hAnsi="Arial"/>
          <w:sz w:val="22"/>
          <w:szCs w:val="22"/>
        </w:rPr>
        <w:t xml:space="preserve">Nguyen, T. T., Hui, P.-M., Harper, F. M., Terveen, L., &amp; Konstan, J. A. (2014). Exploring the filter bubble: The effect of using recommender systems on content diversity. In Proceedings of the 23rd International Conference on World Wide Web (S. 677–686). ACM. https://doi.org/10.1145/2566486.2568012</w:t>
      </w:r>
    </w:p>
    <w:p>
      <w:pPr>
        <w:spacing w:after="120" w:line="360" w:lineRule="auto"/>
        <w:ind w:left="720" w:hanging="720"/>
      </w:pPr>
      <w:r>
        <w:rPr>
          <w:rFonts w:ascii="Arial" w:cs="Arial" w:eastAsia="Arial" w:hAnsi="Arial"/>
          <w:sz w:val="22"/>
          <w:szCs w:val="22"/>
        </w:rPr>
        <w:t xml:space="preserve">Orben, A. (2020). Teenagers, screens and social media: A narrative review of reviews and key studies. Social Psychiatry and Psychiatric Epidemiology, 55(4), 407–414. https://doi.org/10.1007/s00127-019-01825-4</w:t>
      </w:r>
    </w:p>
    <w:p>
      <w:pPr>
        <w:spacing w:after="120" w:line="360" w:lineRule="auto"/>
        <w:ind w:left="720" w:hanging="720"/>
      </w:pPr>
      <w:r>
        <w:rPr>
          <w:rFonts w:ascii="Arial" w:cs="Arial" w:eastAsia="Arial" w:hAnsi="Arial"/>
          <w:sz w:val="22"/>
          <w:szCs w:val="22"/>
        </w:rPr>
        <w:t xml:space="preserve">Pariser, E. (2011). The filter bubble: What the internet is hiding from you. Penguin Press.</w:t>
      </w:r>
    </w:p>
    <w:p>
      <w:pPr>
        <w:spacing w:after="120" w:line="360" w:lineRule="auto"/>
        <w:ind w:left="720" w:hanging="720"/>
      </w:pPr>
      <w:r>
        <w:rPr>
          <w:rFonts w:ascii="Arial" w:cs="Arial" w:eastAsia="Arial" w:hAnsi="Arial"/>
          <w:sz w:val="22"/>
          <w:szCs w:val="22"/>
        </w:rPr>
        <w:t xml:space="preserve">Peffers, K., Tuunanen, T., Rothenberger, M. A., &amp; Chatterjee, S. (2007). A design science research methodology for information systems research. Journal of Management Information Systems, 24(3), 45–77. https://doi.org/10.2753/MIS0742-1222240302</w:t>
      </w:r>
    </w:p>
    <w:p>
      <w:pPr>
        <w:spacing w:after="120" w:line="360" w:lineRule="auto"/>
        <w:ind w:left="720" w:hanging="720"/>
      </w:pPr>
      <w:r>
        <w:rPr>
          <w:rFonts w:ascii="Arial" w:cs="Arial" w:eastAsia="Arial" w:hAnsi="Arial"/>
          <w:sz w:val="22"/>
          <w:szCs w:val="22"/>
        </w:rPr>
        <w:t xml:space="preserve">Peters, D., Ahmadpour, N., &amp; Calvo, R. A. (2020). Tools for wellbeing-supportive design: Features, characteristics, and prototypes. Multimodal Technologies and Interaction, 4(3), 40. https://doi.org/10.3390/mti4030040</w:t>
      </w:r>
    </w:p>
    <w:p>
      <w:pPr>
        <w:spacing w:after="120" w:line="360" w:lineRule="auto"/>
        <w:ind w:left="720" w:hanging="720"/>
      </w:pPr>
      <w:r>
        <w:rPr>
          <w:rFonts w:ascii="Arial" w:cs="Arial" w:eastAsia="Arial" w:hAnsi="Arial"/>
          <w:sz w:val="22"/>
          <w:szCs w:val="22"/>
        </w:rPr>
        <w:t xml:space="preserve">Peters, D., Calvo, R. A., &amp; Ryan, R. M. (2018). Designing for motivation, engagement and wellbeing in digital experience. Frontiers in Psychology, 9, 797. https://doi.org/10.3389/fpsyg.2018.00797</w:t>
      </w:r>
    </w:p>
    <w:p>
      <w:pPr>
        <w:spacing w:after="120" w:line="360" w:lineRule="auto"/>
        <w:ind w:left="720" w:hanging="720"/>
      </w:pPr>
      <w:r>
        <w:rPr>
          <w:rFonts w:ascii="Arial" w:cs="Arial" w:eastAsia="Arial" w:hAnsi="Arial"/>
          <w:sz w:val="22"/>
          <w:szCs w:val="22"/>
        </w:rPr>
        <w:t xml:space="preserve">Reviglio, U., &amp; Agosti, C. (2020). Thinking outside the black-box: The case for «algorithmic sovereignty» in social media. Social Media + Society, 6(2), 1–12. https://doi.org/10.1177/2056305120915613</w:t>
      </w:r>
    </w:p>
    <w:p>
      <w:pPr>
        <w:spacing w:after="120" w:line="360" w:lineRule="auto"/>
        <w:ind w:left="720" w:hanging="720"/>
      </w:pPr>
      <w:r>
        <w:rPr>
          <w:rFonts w:ascii="Arial" w:cs="Arial" w:eastAsia="Arial" w:hAnsi="Arial"/>
          <w:sz w:val="22"/>
          <w:szCs w:val="22"/>
        </w:rPr>
        <w:t xml:space="preserve">Ricci, F., Rokach, L., &amp; Shapira, B. (Hrsg.). (2015). Recommender systems handbook (2. Aufl.). Springer. https://doi.org/10.1007/978-1-4899-7637-6</w:t>
      </w:r>
    </w:p>
    <w:p>
      <w:pPr>
        <w:spacing w:after="120" w:line="360" w:lineRule="auto"/>
        <w:ind w:left="720" w:hanging="720"/>
      </w:pPr>
      <w:r>
        <w:rPr>
          <w:rFonts w:ascii="Arial" w:cs="Arial" w:eastAsia="Arial" w:hAnsi="Arial"/>
          <w:sz w:val="22"/>
          <w:szCs w:val="22"/>
        </w:rPr>
        <w:t xml:space="preserve">Ryan, R. M., &amp; Deci, E. L. (2000). Self-determination theory and the facilitation of intrinsic motivation, social development, and well-being. American Psychologist, 55(1), 68–78. https://doi.org/10.1037/0003-066X.55.1.68</w:t>
      </w:r>
    </w:p>
    <w:p>
      <w:pPr>
        <w:spacing w:after="120" w:line="360" w:lineRule="auto"/>
        <w:ind w:left="720" w:hanging="720"/>
      </w:pPr>
      <w:r>
        <w:rPr>
          <w:rFonts w:ascii="Arial" w:cs="Arial" w:eastAsia="Arial" w:hAnsi="Arial"/>
          <w:sz w:val="22"/>
          <w:szCs w:val="22"/>
        </w:rPr>
        <w:t xml:space="preserve">Sunstein, C. R. (2017). Polarization. In #Republic: Divided democracy in the age of social media (Kap. 3, S. 59–97). Princeton University Press.</w:t>
      </w:r>
    </w:p>
    <w:p>
      <w:pPr>
        <w:spacing w:after="120" w:line="360" w:lineRule="auto"/>
        <w:ind w:left="720" w:hanging="720"/>
      </w:pPr>
      <w:r>
        <w:rPr>
          <w:rFonts w:ascii="Arial" w:cs="Arial" w:eastAsia="Arial" w:hAnsi="Arial"/>
          <w:sz w:val="22"/>
          <w:szCs w:val="22"/>
        </w:rPr>
        <w:t xml:space="preserve">Vanden Abeele, M. M. P. (2021). Digital wellbeing as a dynamic construct. Communication Theory, 31(4), 932–955. https://doi.org/10.1093/ct/qtaa024</w:t>
      </w:r>
    </w:p>
    <w:p>
      <w:pPr>
        <w:spacing w:after="120" w:line="360" w:lineRule="auto"/>
        <w:ind w:left="720" w:hanging="720"/>
      </w:pPr>
      <w:r>
        <w:rPr>
          <w:rFonts w:ascii="Arial" w:cs="Arial" w:eastAsia="Arial" w:hAnsi="Arial"/>
          <w:sz w:val="22"/>
          <w:szCs w:val="22"/>
        </w:rPr>
        <w:t xml:space="preserve">Verduyn, P., Lee, D. S., Park, J., Shablack, H., Orvell, A., Bayer, J., Ybarra, O., Jonides, J., &amp; Kross, E. (2015). Passive Facebook usage undermines affective well-being: Experimental and longitudinal evidence. Journal of Experimental Psychology: General, 144(2), 480–488. https://doi.org/10.1037/xge0000057</w:t>
      </w:r>
    </w:p>
    <w:p>
      <w:pPr>
        <w:spacing w:after="120" w:line="360" w:lineRule="auto"/>
        <w:ind w:left="720" w:hanging="720"/>
      </w:pPr>
      <w:r>
        <w:rPr>
          <w:rFonts w:ascii="Arial" w:cs="Arial" w:eastAsia="Arial" w:hAnsi="Arial"/>
          <w:sz w:val="22"/>
          <w:szCs w:val="22"/>
        </w:rPr>
        <w:t xml:space="preserve">Vosoughi, S., Roy, D., &amp; Aral, S. (2018). The spread of true and false news online. Science, 359(6380), 1146–1151. https://doi.org/10.1126/science.aap9559</w:t>
      </w:r>
    </w:p>
    <w:p>
      <w:pPr>
        <w:spacing w:after="120" w:line="360" w:lineRule="auto"/>
        <w:ind w:left="720" w:hanging="720"/>
      </w:pPr>
      <w:r>
        <w:rPr>
          <w:rFonts w:ascii="Arial" w:cs="Arial" w:eastAsia="Arial" w:hAnsi="Arial"/>
          <w:sz w:val="22"/>
          <w:szCs w:val="22"/>
        </w:rPr>
        <w:t xml:space="preserve">Weinmann, M., Schneider, C., &amp; vom Brocke, J. (2016). Digital nudging. Business &amp; Information Systems Engineering, 58(6), 433–436. https://doi.org/10.1007/s12599-016-0453-3</w:t>
      </w:r>
    </w:p>
    <w:p>
      <w:pPr>
        <w:spacing w:after="120" w:line="360" w:lineRule="auto"/>
        <w:ind w:left="720" w:hanging="720"/>
      </w:pPr>
      <w:r>
        <w:rPr>
          <w:rFonts w:ascii="Arial" w:cs="Arial" w:eastAsia="Arial" w:hAnsi="Arial"/>
          <w:sz w:val="22"/>
          <w:szCs w:val="22"/>
        </w:rPr>
        <w:t xml:space="preserve">Zuboff, S. (2019). The discovery of behavioral surplus. In The age of surveillance capitalism: The fight for a human future at the new frontier of power (Kap. 3, S. 63–97). PublicAffairs.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Seite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von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Un-named</cp:lastModifiedBy>
  <cp:revision>1</cp:revision>
  <dcterms:created xsi:type="dcterms:W3CDTF">2026-04-25T15:59:35.723Z</dcterms:created>
  <dcterms:modified xsi:type="dcterms:W3CDTF">2026-04-25T15:59:35.723Z</dcterms:modified>
</cp:coreProperties>
</file>

<file path=docProps/custom.xml><?xml version="1.0" encoding="utf-8"?>
<Properties xmlns="http://schemas.openxmlformats.org/officeDocument/2006/custom-properties" xmlns:vt="http://schemas.openxmlformats.org/officeDocument/2006/docPropsVTypes"/>
</file>