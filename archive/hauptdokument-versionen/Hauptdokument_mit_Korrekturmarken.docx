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ins w:id="126" w:author="Claude" w:date="2026-06-13T00:00:00Z">
        <w:r>
          <w:t xml:space="preserve"> Konkret betrifft dies die Profil- und Präferenzbildung, die personalisierte Kuratierung mit alternativer Zielfunktion, die Sessiongestaltung und die Transparenz der Algorithmik sowie – nachgeordnet – persuasive Designmuster und die Gebrauchstauglichkeit; sie werden in Abschnitt 4.2 als untersuchungsleitende Teilfragen T1–T4 operationalisiert.</w:t>
        </w:r>
      </w:ins>
    </w:p>
    <w:p w14:paraId="785323C2" w14:textId="77777777" w:rsidR="001666F9" w:rsidRDefault="00000000">
      <w:pPr>
        <w:pStyle w:val="Listenabsatz"/>
        <w:numPr>
          <w:ilvl w:val="0"/>
          <w:numId w:val="2"/>
        </w:numPr>
        <w:spacing w:after="80" w:line="360" w:lineRule="auto"/>
        <w:rPr>
          <w:del w:id="127" w:author="Claude" w:date="2026-06-13T00:00:00Z"/>
        </w:rPr>
      </w:pPr>
      <w:del w:id="128" w:author="Claude" w:date="2026-06-13T00:00:00Z">
        <w:r>
          <w:delText>Profil- und Präferenzbildung: Wie wirkt sich ein explizit deklariertes Profil im Vergleich zu impliziter Verhaltensanalyse auf das wahrgenommene Autonomie- und Kompetenzerleben aus (Ryan &amp; Deci, 2000; Peters et al., 2018)?</w:delText>
        </w:r>
      </w:del>
    </w:p>
    <w:p w14:paraId="288FCDBA" w14:textId="77777777" w:rsidR="001666F9" w:rsidRDefault="00000000">
      <w:pPr>
        <w:pStyle w:val="Listenabsatz"/>
        <w:numPr>
          <w:ilvl w:val="0"/>
          <w:numId w:val="2"/>
        </w:numPr>
        <w:spacing w:after="80" w:line="360" w:lineRule="auto"/>
        <w:rPr>
          <w:del w:id="129" w:author="Claude" w:date="2026-06-13T00:00:00Z"/>
        </w:rPr>
      </w:pPr>
      <w:del w:id="130" w:author="Claude" w:date="2026-06-13T00:00:00Z">
        <w:r>
          <w:delText>Personalisierte Kuratierung mit alternativer Zielfunktion: Welche Effekte hat eine auf Vielfalt, Tageskontext und Selbstbestimmung optimierte Auswahl gegenüber einer engagement-optimierten Empfehlungslogik (Nguyen et al., 2014; Milano et al., 2020)?</w:delText>
        </w:r>
      </w:del>
    </w:p>
    <w:p w14:paraId="2FD422FA" w14:textId="77777777" w:rsidR="001666F9" w:rsidRDefault="00000000">
      <w:pPr>
        <w:pStyle w:val="Listenabsatz"/>
        <w:numPr>
          <w:ilvl w:val="0"/>
          <w:numId w:val="2"/>
        </w:numPr>
        <w:spacing w:after="80" w:line="360" w:lineRule="auto"/>
        <w:rPr>
          <w:del w:id="131" w:author="Claude" w:date="2026-06-13T00:00:00Z"/>
        </w:rPr>
      </w:pPr>
      <w:del w:id="132" w:author="Claude" w:date="2026-06-13T00:00:00Z">
        <w:r>
          <w:delText>Sessiongestaltung: Wie wirken eine definierte Sendungslänge und ein bewusst gesetzter Abschluss im Vergleich zu endlosen Strömen auf die subjektive Zufriedenheit, das Zeitempfinden und die Nutzungskontrolle (Vanden Abeele, 2021; Montag et al., 2019)?</w:delText>
        </w:r>
      </w:del>
    </w:p>
    <w:p w14:paraId="784E9274" w14:textId="77777777" w:rsidR="001666F9" w:rsidRDefault="00000000">
      <w:pPr>
        <w:pStyle w:val="Listenabsatz"/>
        <w:numPr>
          <w:ilvl w:val="0"/>
          <w:numId w:val="2"/>
        </w:numPr>
        <w:spacing w:after="80" w:line="360" w:lineRule="auto"/>
        <w:rPr>
          <w:del w:id="133" w:author="Claude" w:date="2026-06-13T00:00:00Z"/>
        </w:rPr>
      </w:pPr>
      <w:del w:id="134" w:author="Claude" w:date="2026-06-13T00:00:00Z">
        <w:r>
          <w:delText>Transparenz der Algorithmik: Wie verändert eine offengelegte Personalisierungslogik das Vertrauen, die wahrgenommene Fairness und die Bereitschaft zur weiteren Nutzung (Reviglio &amp; Agosti, 2020; Milano et al., 2020)?</w:delText>
        </w:r>
      </w:del>
    </w:p>
    <w:p w14:paraId="795570D6" w14:textId="77777777" w:rsidR="001666F9" w:rsidRDefault="00000000">
      <w:pPr>
        <w:pStyle w:val="Listenabsatz"/>
        <w:numPr>
          <w:ilvl w:val="0"/>
          <w:numId w:val="2"/>
        </w:numPr>
        <w:spacing w:after="80" w:line="360" w:lineRule="auto"/>
        <w:rPr>
          <w:del w:id="135" w:author="Claude" w:date="2026-06-13T00:00:00Z"/>
        </w:rPr>
      </w:pPr>
      <w:del w:id="136" w:author="Claude" w:date="2026-06-13T00:00:00Z">
        <w:r>
          <w:delTex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delText>
        </w:r>
      </w:del>
    </w:p>
    <w:p w14:paraId="5DD6B5F4" w14:textId="77777777" w:rsidR="001666F9" w:rsidRDefault="00000000">
      <w:pPr>
        <w:pStyle w:val="Listenabsatz"/>
        <w:numPr>
          <w:ilvl w:val="0"/>
          <w:numId w:val="2"/>
        </w:numPr>
        <w:spacing w:after="80" w:line="360" w:lineRule="auto"/>
        <w:rPr>
          <w:del w:id="137" w:author="Claude" w:date="2026-06-13T00:00:00Z"/>
        </w:rPr>
      </w:pPr>
      <w:del w:id="138" w:author="Claude" w:date="2026-06-13T00:00:00Z">
        <w:r>
          <w:lastRenderedPageBreak/>
          <w:delText>Gebrauchstauglichkeit und Akzeptanz: Wie schneidet ein wellbeing-orientiertes Radio im System Usability Scale (Brooke, 1996; Bangor et al., 2008) und in der subjektiven Akzeptanz im Vergleich zu vertrauten Plattformen ab?</w:delText>
        </w:r>
      </w:del>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439B0E4"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43F305"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of Acceptance and Use of Technology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r>
        <w:t xml:space="preserve">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w:t>
      </w:r>
      <w:r>
        <w:t xml:space="preserve">.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r>
        <w:t xml:space="preserve">Die Auswertung folgt dem in Abschnitt 5.5 beschriebenen deskriptiv-qualitativen Vorgehen. </w:t>
      </w:r>
      <w:r>
        <w:t xml:space="preserve">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r>
        <w:t xml:space="preserve">.</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r>
        <w:t xml:space="preserve">Usability und Akzeptanz bilden den stärksten Validierungsstrang. Der adaptierte Bedienbarkeits-Index von 82.5 liegt – mit dem Vorbehalt der Adaption – </w:t>
      </w:r>
      <w:r>
        <w:t xml:space="preserve">im «excellent»-Bereich (vgl. Abschnitt 9.2)</w:t>
      </w:r>
      <w:r>
        <w:t xml:space="preserve">;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t>
      </w:r>
      <w:r>
        <w:t xml:space="preserve">(vgl. Abschnitt 9.5)</w:t>
      </w:r>
      <w:r>
        <w:t xml:space="preserve">,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r>
        <w:t xml:space="preserve">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w:t>
      </w:r>
      <w:r>
        <w:t xml:space="preserve">(vgl. Abschnitt 9.5)</w:t>
      </w:r>
      <w:r>
        <w:t xml:space="preserve"> – erlebte Kontrolle ist demnach kein Zusatzmerkmal, sondern ein Kern der Akzeptanz.</w:t>
      </w:r>
    </w:p>
    <w:p w14:paraId="61217C66" w14:textId="77777777" w:rsidR="00AA7473" w:rsidRDefault="00000000" w:rsidP="00C74BBD">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w:t>
      </w:r>
      <w:r>
        <w:t xml:space="preserve">Hypothesengenerierend gelesen wirkt der bereits in Abschnitt 10.1 berichtete Kontrastbefund (+0.82 bei den von Plattformen «festgehaltenen» Personen) weniger als absolute Verbesserung denn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0AC3707"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9C7EC6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75C4CB4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9B6AAC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0FC14053"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3CD68F4"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A3FFFFA"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44C0186"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2E33423"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11542757" w14:textId="77777777" w:rsidR="001666F9" w:rsidRPr="000C4A8B" w:rsidRDefault="00000000">
      <w:pPr>
        <w:spacing w:after="120" w:line="360" w:lineRule="auto"/>
        <w:ind w:left="720" w:hanging="720"/>
        <w:rPr>
          <w:lang w:val="en-US"/>
        </w:rPr>
      </w:pPr>
      <w:r>
        <w:rPr>
          <w:lang w:val="en-US"/>
        </w:rPr>
        <w:lastRenderedPageBreak/>
        <w:t>Milano, S., Taddeo, M., &amp; Floridi, L. (2020). Recommender systems and their ethical challenges. AI &amp; Society, 35, 957–967. https://doi.org/10.1007/s00146-020-00950-y</w:t>
      </w:r>
    </w:p>
    <w:p w14:paraId="6475FB9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1D409DAE"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2EDD1EF"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5571F6C8"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0153020"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17E3EA75"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1DA65223"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10A9D512" w14:textId="77777777" w:rsidR="001666F9" w:rsidRPr="000C4A8B" w:rsidRDefault="00000000">
      <w:pPr>
        <w:spacing w:after="120" w:line="360" w:lineRule="auto"/>
        <w:ind w:left="720" w:hanging="720"/>
        <w:rPr>
          <w:lang w:val="en-US"/>
        </w:rPr>
      </w:pPr>
      <w:r>
        <w:rPr>
          <w:lang w:val="en-US"/>
        </w:rPr>
        <w:lastRenderedPageBreak/>
        <w:t>Reviglio, U., &amp; Agosti, C. (2020). Thinking outside the black-box: The case for «algorithmic sovereignty» in social media. Social Media + Society, 6(2),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BE9D00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73DF33DF"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54D5F835"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2F9FEF62"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510A68C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762CC53"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