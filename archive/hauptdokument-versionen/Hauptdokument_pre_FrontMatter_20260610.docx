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w:t>
      </w:r>
      <w:del w:id="16139" w:author="Claude" w:date="2026-06-10T17:00:00Z">
        <w:r>
          <w:delText xml:space="preserve">Katz, Blumler &amp; Gurevitch</w:delText>
        </w:r>
      </w:del>
      <w:ins w:id="16140" w:author="Claude" w:date="2026-06-10T17:00:00Z">
        <w:r>
          <w:t xml:space="preserve">Katz et al.</w:t>
        </w:r>
      </w:ins>
      <w:r>
        <w:t xml:space="preserve">,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 xml:space="preserve">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w:t>
      </w:r>
      <w:del w:id="16137" w:author="Claude" w:date="2026-06-10T17:00:00Z">
        <w:r>
          <w:delText xml:space="preserve">Geschke, Lorenz und Holtz</w:delText>
        </w:r>
      </w:del>
      <w:ins w:id="16138" w:author="Claude" w:date="2026-06-10T17:00:00Z">
        <w:r>
          <w:t xml:space="preserve">Geschke et al.</w:t>
        </w:r>
      </w:ins>
      <w:r>
        <w:t xml:space="preserve">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w:t>
      </w:r>
      <w:del w:id="16135" w:author="Claude" w:date="2026-06-10T17:00:00Z">
        <w:r>
          <w:delText xml:space="preserve">Vosoughi, Roy und Aral</w:delText>
        </w:r>
      </w:del>
      <w:ins w:id="16136" w:author="Claude" w:date="2026-06-10T17:00:00Z">
        <w:r>
          <w:t xml:space="preserve">Vosoughi et al.</w:t>
        </w:r>
      </w:ins>
      <w:r>
        <w:t xml:space="preserve">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 xml:space="preserve">Der theoretische Rahmen für diese Beobachtung, namentlich die Self-Determination Theory (Ryan &amp; Deci, 2000) mit dem Grundbedürfnis nach Autonomie sowie das METUX-Modell für nutzerzentrierte Produktgestaltung (</w:t>
      </w:r>
      <w:del w:id="16133" w:author="Claude" w:date="2026-06-10T17:00:00Z">
        <w:r>
          <w:delText xml:space="preserve">Peters, Calvo &amp; Ryan</w:delText>
        </w:r>
      </w:del>
      <w:ins w:id="16134" w:author="Claude" w:date="2026-06-10T17:00:00Z">
        <w:r>
          <w:t xml:space="preserve">Peters et al.</w:t>
        </w:r>
      </w:ins>
      <w:r>
        <w:t xml:space="preserve">, 2018), wird in Abschnitt 2.3.1 vertieft. Auf der politisch-systemischen Ebene fordern Reviglio und Agosti (2020) eine algorithmische Souveränität, die in Abschnitt 2.3.4 entfaltet wird; </w:t>
      </w:r>
      <w:del w:id="16131" w:author="Claude" w:date="2026-06-10T17:00:00Z">
        <w:r>
          <w:delText xml:space="preserve">Milano, Taddeo und Floridi</w:delText>
        </w:r>
      </w:del>
      <w:ins w:id="16132" w:author="Claude" w:date="2026-06-10T17:00:00Z">
        <w:r>
          <w:t xml:space="preserve">Milano et al.</w:t>
        </w:r>
      </w:ins>
      <w:r>
        <w:t xml:space="preserve">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 xml:space="preserve">Auf der Nutzerseite lassen sich die in Abschnitt 1.1 genannten Motive entlang etablierter theoretischer Rahmen ordnen. Aus dem Uses-and-Gratifications-Ansatz (</w:t>
      </w:r>
      <w:del w:id="16129" w:author="Claude" w:date="2026-06-10T17:00:00Z">
        <w:r>
          <w:delText xml:space="preserve">Katz, Blumler &amp; Gurevitch</w:delText>
        </w:r>
      </w:del>
      <w:ins w:id="16130" w:author="Claude" w:date="2026-06-10T17:00:00Z">
        <w:r>
          <w:t xml:space="preserve">Katz et al.</w:t>
        </w:r>
      </w:ins>
      <w:r>
        <w:t xml:space="preserve">,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del w:id="16127" w:author="Claude" w:date="2026-06-10T17:00:00Z">
        <w:r>
          <w:delText xml:space="preserve">Peters, Calvo und Ryan</w:delText>
        </w:r>
      </w:del>
      <w:ins w:id="16128" w:author="Claude" w:date="2026-06-10T17:00:00Z">
        <w:r>
          <w:t xml:space="preserve">Peters et al.</w:t>
        </w:r>
      </w:ins>
      <w:r>
        <w:t xml:space="preserve">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 xml:space="preserve">Empfehlungssysteme (Recommender Systems) schlagen Inhalte vor, ohne dass die Nutzenden aktiv danach suchen. In der Standardliteratur werden drei klassische Hauptparadigmen unterschieden (</w:t>
      </w:r>
      <w:del w:id="16125" w:author="Claude" w:date="2026-06-10T17:00:00Z">
        <w:r>
          <w:delText xml:space="preserve">Ricci, Rokach &amp; Shapira</w:delText>
        </w:r>
      </w:del>
      <w:ins w:id="16126" w:author="Claude" w:date="2026-06-10T17:00:00Z">
        <w:r>
          <w:t xml:space="preserve">Ricci et al.</w:t>
        </w:r>
      </w:ins>
      <w:r>
        <w:t xml:space="preserve">,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 xml:space="preserve">Die Optimierung erfolgt in der kommerziellen Praxis überwiegend auf Engagement-Metriken. Nguyen et al. (2014) zeigen, dass dies zur Einengung der inhaltlichen Vielfalt führt. </w:t>
      </w:r>
      <w:del w:id="16123" w:author="Claude" w:date="2026-06-10T17:00:00Z">
        <w:r>
          <w:delText xml:space="preserve">Milano, Taddeo und Floridi</w:delText>
        </w:r>
      </w:del>
      <w:ins w:id="16124" w:author="Claude" w:date="2026-06-10T17:00:00Z">
        <w:r>
          <w:t xml:space="preserve">Milano et al.</w:t>
        </w:r>
      </w:ins>
      <w:r>
        <w:t xml:space="preserve">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 xml:space="preserve">förderlich, wenn sie diese Bedürfnisse unterstützen, und schädlich, wenn sie sie untergraben. Insbesondere die Autonomie wird in den heutigen Plattformlogiken systematisch unterlaufen, wenn Nutzende durch manipulative Designmuster in Nutzungsschleifen gehalten werden (</w:t>
      </w:r>
      <w:del w:id="16121" w:author="Claude" w:date="2026-06-10T17:00:00Z">
        <w:r>
          <w:delText xml:space="preserve">Peters, Calvo &amp; Ryan</w:delText>
        </w:r>
      </w:del>
      <w:ins w:id="16122" w:author="Claude" w:date="2026-06-10T17:00:00Z">
        <w:r>
          <w:t xml:space="preserve">Peters et al.</w:t>
        </w:r>
      </w:ins>
      <w:r>
        <w:t xml:space="preserve">,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 xml:space="preserve">Value-Sensitive Design (</w:t>
      </w:r>
      <w:del w:id="16119" w:author="Claude" w:date="2026-06-10T17:00:00Z">
        <w:r>
          <w:delText xml:space="preserve">Hendry, Friedman &amp; Ballard</w:delText>
        </w:r>
      </w:del>
      <w:ins w:id="16120" w:author="Claude" w:date="2026-06-10T17:00:00Z">
        <w:r>
          <w:t xml:space="preserve">Hendry et al.</w:t>
        </w:r>
      </w:ins>
      <w:r>
        <w:t xml:space="preserve">,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w:t>
      </w:r>
      <w:del w:id="16117" w:author="Claude" w:date="2026-06-10T17:00:00Z">
        <w:r>
          <w:delText xml:space="preserve">Burr, Taddeo und Floridi</w:delText>
        </w:r>
      </w:del>
      <w:ins w:id="16118" w:author="Claude" w:date="2026-06-10T17:00:00Z">
        <w:r>
          <w:t xml:space="preserve">Burr et al.</w:t>
        </w:r>
      </w:ins>
      <w:r>
        <w:t xml:space="preserve"> (2020) fordern, dass Technologiedesign aktiv zum Wohlbefinden beitragen soll statt es zu untergraben, und entwickeln dafür einen thematischen Ordnungsrahmen. </w:t>
      </w:r>
      <w:del w:id="16115" w:author="Claude" w:date="2026-06-10T17:00:00Z">
        <w:r>
          <w:delText xml:space="preserve">Peters, Ahmadpour und Calvo</w:delText>
        </w:r>
      </w:del>
      <w:ins w:id="16116" w:author="Claude" w:date="2026-06-10T17:00:00Z">
        <w:r>
          <w:t xml:space="preserve">Peters et al.</w:t>
        </w:r>
      </w:ins>
      <w:r>
        <w:t xml:space="preserve">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 xml:space="preserve">Neben den normativen Kriterien spielt die klassische Gebrauchstauglichkeit eine Rolle. Der System Usability Scale (Brooke, 1996; </w:t>
      </w:r>
      <w:del w:id="16113" w:author="Claude" w:date="2026-06-10T17:00:00Z">
        <w:r>
          <w:delText xml:space="preserve">Bangor, Kortum &amp; Miller</w:delText>
        </w:r>
      </w:del>
      <w:ins w:id="16114" w:author="Claude" w:date="2026-06-10T17:00:00Z">
        <w:r>
          <w:t xml:space="preserve">Bangor et al.</w:t>
        </w:r>
      </w:ins>
      <w:r>
        <w:t xml:space="preserve">,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3A200001" w14:textId="77777777" w:rsidR="001666F9" w:rsidRDefault="00000000">
      <w:pPr>
        <w:pStyle w:val="berschrift2"/>
        <w:rPr>
          <w:ins w:id="15001" w:author="Claude" w:date="2026-06-10T12:00:00Z"/>
        </w:rPr>
      </w:pPr>
      <w:ins w:id="15002" w:author="Claude" w:date="2026-06-10T12:00:00Z">
        <w:r>
          <w:t xml:space="preserve">3.2  Leitidee und theoretische Verankerung</w:t>
        </w:r>
      </w:ins>
    </w:p>
    <w:p w14:paraId="3A200002" w14:textId="77777777" w:rsidR="001666F9" w:rsidRDefault="00000000">
      <w:pPr>
        <w:spacing w:after="160" w:line="360" w:lineRule="auto"/>
        <w:rPr>
          <w:ins w:id="15003" w:author="Claude" w:date="2026-06-10T12:00:00Z"/>
        </w:rPr>
      </w:pPr>
      <w:ins w:id="15004" w:author="Claude" w:date="2026-06-10T12:00:00Z">
        <w:r>
          <w:t xml:space="preserve">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ins>
    </w:p>
    <w:p w14:paraId="3A200003" w14:textId="77777777" w:rsidR="001666F9" w:rsidRDefault="00000000">
      <w:pPr>
        <w:spacing w:after="160" w:line="360" w:lineRule="auto"/>
        <w:rPr>
          <w:ins w:id="15005" w:author="Claude" w:date="2026-06-10T12:00:00Z"/>
        </w:rPr>
      </w:pPr>
      <w:ins w:id="15006" w:author="Claude" w:date="2026-06-10T12:00:00Z">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ins>
    </w:p>
    <w:p w14:paraId="3A200004" w14:textId="77777777" w:rsidR="001666F9" w:rsidRDefault="00000000">
      <w:pPr>
        <w:spacing w:after="160" w:line="360" w:lineRule="auto"/>
        <w:rPr>
          <w:ins w:id="15007" w:author="Claude" w:date="2026-06-10T12:00:00Z"/>
        </w:rPr>
      </w:pPr>
      <w:ins w:id="15008" w:author="Claude" w:date="2026-06-10T12:00:00Z">
        <w:r>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ins>
    </w:p>
    <w:p w14:paraId="3A200005" w14:textId="77777777" w:rsidR="001666F9" w:rsidRDefault="00000000">
      <w:pPr>
        <w:spacing w:after="160" w:line="360" w:lineRule="auto"/>
        <w:rPr>
          <w:ins w:id="15009" w:author="Claude" w:date="2026-06-10T12:00:00Z"/>
        </w:rPr>
      </w:pPr>
      <w:ins w:id="15010" w:author="Claude" w:date="2026-06-10T12:00:00Z">
        <w:r>
          <w:t xml:space="preserve">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ins>
    </w:p>
    <w:p w14:paraId="3A200006" w14:textId="77777777" w:rsidR="001666F9" w:rsidRDefault="00000000">
      <w:pPr>
        <w:spacing w:after="160" w:line="360" w:lineRule="auto"/>
        <w:rPr>
          <w:ins w:id="15011" w:author="Claude" w:date="2026-06-10T12:00:00Z"/>
        </w:rPr>
      </w:pPr>
      <w:ins w:id="15012" w:author="Claude" w:date="2026-06-10T12:00:00Z">
        <w:r>
          <w:t xml:space="preserve">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ins>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w:t>
      </w:r>
      <w:del w:id="15138" w:author="Claude" w:date="2026-06-10T14:00:00Z">
        <w:r>
          <w:delText xml:space="preserve">(Pilottest, System Usability Scale, Wellbeing-Items, Interviews, Nutzungslogs) und der Auswertung (qualitative Analyse, deskriptive Statistik)</w:delText>
        </w:r>
      </w:del>
      <w:ins w:id="15139" w:author="Claude" w:date="2026-06-10T14:00:00Z">
        <w:r>
          <w:t xml:space="preserve">(formatives Erstfeedback, standardisierte Online-Befragung mit usability- und wirkungsbezogenen Items) und der Auswertung (deskriptive Statistik, qualitative Clusterung der Freitextantworten)</w:t>
        </w:r>
      </w:ins>
      <w:r>
        <w:t xml:space="preserve">.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 xml:space="preserve">Die Arbeit folgt dem Design-Science-Ansatz, wie er von </w:t>
      </w:r>
      <w:del w:id="16111" w:author="Claude" w:date="2026-06-10T17:00:00Z">
        <w:r>
          <w:delText xml:space="preserve">Hevner, March, Park und Ram</w:delText>
        </w:r>
      </w:del>
      <w:ins w:id="16112" w:author="Claude" w:date="2026-06-10T17:00:00Z">
        <w:r>
          <w:t xml:space="preserve">Hevner et al.</w:t>
        </w:r>
      </w:ins>
      <w:r>
        <w:t xml:space="preserve"> (2004) für die Wirtschaftsinformatik etabliert und von </w:t>
      </w:r>
      <w:del w:id="16109" w:author="Claude" w:date="2026-06-10T17:00:00Z">
        <w:r>
          <w:delText xml:space="preserve">Peffers, Tuunanen, Rothenberger und Chatterjee</w:delText>
        </w:r>
      </w:del>
      <w:ins w:id="16110" w:author="Claude" w:date="2026-06-10T17:00:00Z">
        <w:r>
          <w:t xml:space="preserve">Peffers et al.</w:t>
        </w:r>
      </w:ins>
      <w:r>
        <w:t xml:space="preserv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w:t>
      </w:r>
      <w:del w:id="15140" w:author="Claude" w:date="2026-06-10T14:00:00Z">
        <w:r>
          <w:delText xml:space="preserve">im Pilottest (Abschnitt 8.3)</w:delText>
        </w:r>
      </w:del>
      <w:ins w:id="15141" w:author="Claude" w:date="2026-06-10T14:00:00Z">
        <w:r>
          <w:t xml:space="preserve">in der Pilotbefragung (Abschnitte 8.3 und 8.6)</w:t>
        </w:r>
      </w:ins>
      <w:r>
        <w:t xml:space="preserve">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w:t>
      </w:r>
      <w:del w:id="15142" w:author="Claude" w:date="2026-06-10T14:00:00Z">
        <w:r>
          <w:delText xml:space="preserve">mit den ersten Vorbereitungen des Pilottests (AP5)</w:delText>
        </w:r>
      </w:del>
      <w:ins w:id="15143" w:author="Claude" w:date="2026-06-10T14:00:00Z">
        <w:r>
          <w:t xml:space="preserve">mit den ersten Vorbereitungen der Pilotbefragung (AP5)</w:t>
        </w:r>
      </w:ins>
      <w:r>
        <w:t xml:space="preserve">.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del w:id="15144" w:author="Claude" w:date="2026-06-10T14:00:00Z">
              <w:r>
                <w:rPr>
                  <w:sz w:val="20"/>
                  <w:szCs w:val="20"/>
                </w:rPr>
                <w:delText xml:space="preserve">Pilottest (1-Wochen-Test)</w:delText>
              </w:r>
            </w:del>
            <w:ins w:id="15145" w:author="Claude" w:date="2026-06-10T14:00:00Z">
              <w:r>
                <w:rPr>
                  <w:sz w:val="20"/>
                  <w:szCs w:val="20"/>
                </w:rPr>
                <w:t xml:space="preserve">Pilotbefragung (einmalige Nutzung mit anschliessender Befragung)</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del w:id="15146" w:author="Claude" w:date="2026-06-10T14:00:00Z">
              <w:r>
                <w:rPr>
                  <w:sz w:val="20"/>
                  <w:szCs w:val="20"/>
                </w:rPr>
                <w:delText xml:space="preserve">Demonstrator, ca. fünf Testpersonen</w:delText>
              </w:r>
            </w:del>
            <w:ins w:id="15147" w:author="Claude" w:date="2026-06-10T14:00:00Z">
              <w:r>
                <w:rPr>
                  <w:sz w:val="20"/>
                  <w:szCs w:val="20"/>
                </w:rPr>
                <w:t xml:space="preserve">Demonstrator, 25 Teilnehmende</w:t>
              </w:r>
            </w:ins>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del w:id="15148" w:author="Claude" w:date="2026-06-10T14:00:00Z">
              <w:r>
                <w:rPr>
                  <w:sz w:val="20"/>
                  <w:szCs w:val="20"/>
                </w:rPr>
                <w:delText xml:space="preserve">Nutzungsdaten, Wellbeing-Feedback, qualitative Erkenntnisse</w:delText>
              </w:r>
            </w:del>
            <w:ins w:id="15149" w:author="Claude" w:date="2026-06-10T14:00:00Z">
              <w:r>
                <w:rPr>
                  <w:sz w:val="20"/>
                  <w:szCs w:val="20"/>
                </w:rPr>
                <w:t xml:space="preserve">Befragungsdaten, qualitative Rückmeldungen</w:t>
              </w:r>
            </w:ins>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rPr>
          <w:del w:id="15102" w:author="Claude" w:date="2026-06-10T14:00:00Z"/>
        </w:rPr>
      </w:pPr>
      <w:del w:id="15101" w:author="Claude" w:date="2026-06-10T14:00:00Z">
        <w:r>
          <w:delTex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delText>
        </w:r>
      </w:del>
    </w:p>
    <w:p w14:paraId="26FF7509" w14:textId="77777777" w:rsidR="001666F9" w:rsidRDefault="00000000">
      <w:pPr>
        <w:spacing w:after="160" w:line="360" w:lineRule="auto"/>
        <w:rPr>
          <w:del w:id="15104" w:author="Claude" w:date="2026-06-10T14:00:00Z"/>
        </w:rPr>
      </w:pPr>
      <w:del w:id="15103" w:author="Claude" w:date="2026-06-10T14:00:00Z">
        <w:r>
          <w:delText xml:space="preserve">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delText>
        </w:r>
      </w:del>
    </w:p>
    <w:p w14:paraId="313992B1" w14:textId="77777777" w:rsidR="001666F9" w:rsidRDefault="00000000">
      <w:pPr>
        <w:spacing w:after="160" w:line="360" w:lineRule="auto"/>
        <w:rPr>
          <w:del w:id="15106" w:author="Claude" w:date="2026-06-10T14:00:00Z"/>
        </w:rPr>
      </w:pPr>
      <w:del w:id="15105" w:author="Claude" w:date="2026-06-10T14:00:00Z">
        <w:r>
          <w:delText xml:space="preserve">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delText>
        </w:r>
      </w:del>
    </w:p>
    <w:p w14:paraId="08BD6187" w14:textId="77777777" w:rsidR="001666F9" w:rsidRDefault="00000000">
      <w:pPr>
        <w:spacing w:after="160" w:line="360" w:lineRule="auto"/>
        <w:rPr>
          <w:del w:id="15108" w:author="Claude" w:date="2026-06-10T14:00:00Z"/>
        </w:rPr>
      </w:pPr>
      <w:del w:id="15107" w:author="Claude" w:date="2026-06-10T14:00:00Z">
        <w:r>
          <w:delText xml:space="preserve">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delText>
        </w:r>
      </w:del>
    </w:p>
    <w:p w14:paraId="6453279F" w14:textId="77777777" w:rsidR="001666F9" w:rsidRDefault="00000000">
      <w:pPr>
        <w:spacing w:after="160" w:line="360" w:lineRule="auto"/>
        <w:rPr>
          <w:del w:id="15110" w:author="Claude" w:date="2026-06-10T14:00:00Z"/>
        </w:rPr>
      </w:pPr>
      <w:del w:id="15109" w:author="Claude" w:date="2026-06-10T14:00:00Z">
        <w:r>
          <w:delText xml:space="preserve">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delText>
        </w:r>
      </w:del>
    </w:p>
    <w:p w14:paraId="6523E5B6" w14:textId="77777777" w:rsidR="001666F9" w:rsidRDefault="00000000">
      <w:pPr>
        <w:spacing w:after="160" w:line="360" w:lineRule="auto"/>
        <w:rPr>
          <w:del w:id="15113" w:author="Claude" w:date="2026-06-10T14:00:00Z"/>
        </w:rPr>
      </w:pPr>
      <w:del w:id="15111" w:author="Claude" w:date="2026-06-10T14:00:00Z">
        <w:r>
          <w:delText xml:space="preserve">Der Pilottest läuft über eine Woche mit ca. fünf Testpersonen aus dem Bekanntenkreis des Autors. Die Probandengruppe ist gezielt klein gehalten, um eine intensive qualitative Auswertung zu ermöglichen. Der Ablauf – Onboarding, Nutzung im Alltag, </w:delText>
        </w:r>
      </w:del>
      <w:del w:id="15112" w:author="Claude" w:date="2026-06-10T14:00:00Z">
        <w:r>
          <w:lastRenderedPageBreak/>
          <w:delText xml:space="preserve">Abschlussinterview – sowie die Einwilligung der Teilnehmenden werden in den Abschnitten 8.3 und 8.5 ausführlich beschrieben.</w:delText>
        </w:r>
      </w:del>
    </w:p>
    <w:p w14:paraId="54E00001" w14:textId="77777777" w:rsidR="001666F9" w:rsidRDefault="00000000">
      <w:pPr>
        <w:spacing w:after="160" w:line="360" w:lineRule="auto"/>
        <w:rPr>
          <w:ins w:id="15122" w:author="Claude" w:date="2026-06-10T14:00:00Z"/>
        </w:rPr>
      </w:pPr>
      <w:ins w:id="15123" w:author="Claude" w:date="2026-06-10T14:00:00Z">
        <w:r>
          <w: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ins>
    </w:p>
    <w:p w14:paraId="54E00002" w14:textId="77777777" w:rsidR="001666F9" w:rsidRDefault="00000000">
      <w:pPr>
        <w:spacing w:after="160" w:line="360" w:lineRule="auto"/>
        <w:rPr>
          <w:ins w:id="15124" w:author="Claude" w:date="2026-06-10T14:00:00Z"/>
        </w:rPr>
      </w:pPr>
      <w:ins w:id="15125" w:author="Claude" w:date="2026-06-10T14:00:00Z">
        <w:r>
          <w:t xml:space="preserve">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ins>
    </w:p>
    <w:p w14:paraId="54E00003" w14:textId="77777777" w:rsidR="001666F9" w:rsidRDefault="00000000">
      <w:pPr>
        <w:spacing w:after="160" w:line="360" w:lineRule="auto"/>
        <w:rPr>
          <w:ins w:id="15126" w:author="Claude" w:date="2026-06-10T14:00:00Z"/>
        </w:rPr>
      </w:pPr>
      <w:ins w:id="15127" w:author="Claude" w:date="2026-06-10T14:00:00Z">
        <w:r>
          <w:t xml:space="preserve">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ins>
    </w:p>
    <w:p w14:paraId="54E00004" w14:textId="77777777" w:rsidR="001666F9" w:rsidRDefault="00000000">
      <w:pPr>
        <w:spacing w:after="160" w:line="360" w:lineRule="auto"/>
        <w:rPr>
          <w:ins w:id="15128" w:author="Claude" w:date="2026-06-10T14:00:00Z"/>
        </w:rPr>
      </w:pPr>
      <w:ins w:id="15129" w:author="Claude" w:date="2026-06-10T14:00:00Z">
        <w:r>
          <w:t xml:space="preserve">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in Anhang C dokumentiert; die Operationalisierung der einzelnen Stränge wird in den Abschnitten 8.2 bis 8.5 entfaltet.</w:t>
        </w:r>
      </w:ins>
    </w:p>
    <w:p w14:paraId="2D3066FD" w14:textId="77777777" w:rsidR="001666F9" w:rsidRDefault="00000000">
      <w:pPr>
        <w:pStyle w:val="berschrift2"/>
      </w:pPr>
      <w:r>
        <w:t>5.5  Methoden der Auswertung</w:t>
      </w:r>
    </w:p>
    <w:p w14:paraId="34EBB2A8" w14:textId="77777777" w:rsidR="001666F9" w:rsidRDefault="00000000">
      <w:pPr>
        <w:spacing w:after="160" w:line="360" w:lineRule="auto"/>
        <w:rPr>
          <w:del w:id="15115" w:author="Claude" w:date="2026-06-10T14:00:00Z"/>
        </w:rPr>
      </w:pPr>
      <w:del w:id="15114" w:author="Claude" w:date="2026-06-10T14:00:00Z">
        <w:r>
          <w:delText xml:space="preserve">Die Auswertung folgt der Datenstruktur und kombiniert qualitative und deskriptive Verfahren. Ein bewusst zurückhaltender Auswertungsstil entspricht dem formativen Charakter der Studie und der kleinen Probandengruppe.</w:delText>
        </w:r>
      </w:del>
    </w:p>
    <w:p w14:paraId="51319A17" w14:textId="77777777" w:rsidR="001666F9" w:rsidRDefault="00000000">
      <w:pPr>
        <w:spacing w:after="160" w:line="360" w:lineRule="auto"/>
        <w:rPr>
          <w:del w:id="15117" w:author="Claude" w:date="2026-06-10T14:00:00Z"/>
        </w:rPr>
      </w:pPr>
      <w:del w:id="15116" w:author="Claude" w:date="2026-06-10T14:00:00Z">
        <w:r>
          <w:delText xml:space="preserve">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delText>
        </w:r>
      </w:del>
    </w:p>
    <w:p w14:paraId="76F153FF" w14:textId="77777777" w:rsidR="001666F9" w:rsidRDefault="00000000">
      <w:pPr>
        <w:spacing w:after="160" w:line="360" w:lineRule="auto"/>
        <w:rPr>
          <w:del w:id="15119" w:author="Claude" w:date="2026-06-10T14:00:00Z"/>
        </w:rPr>
      </w:pPr>
      <w:del w:id="15118" w:author="Claude" w:date="2026-06-10T14:00:00Z">
        <w:r>
          <w:delText xml:space="preserve">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delText>
        </w:r>
      </w:del>
    </w:p>
    <w:p w14:paraId="23305034" w14:textId="77777777" w:rsidR="001666F9" w:rsidRDefault="00000000">
      <w:pPr>
        <w:spacing w:after="160" w:line="360" w:lineRule="auto"/>
        <w:rPr>
          <w:del w:id="15121" w:author="Claude" w:date="2026-06-10T14:00:00Z"/>
        </w:rPr>
      </w:pPr>
      <w:del w:id="15120" w:author="Claude" w:date="2026-06-10T14:00:00Z">
        <w:r>
          <w:delText xml:space="preserve">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delText>
        </w:r>
      </w:del>
    </w:p>
    <w:p w14:paraId="55E00001" w14:textId="77777777" w:rsidR="001666F9" w:rsidRDefault="00000000">
      <w:pPr>
        <w:spacing w:after="160" w:line="360" w:lineRule="auto"/>
        <w:rPr>
          <w:ins w:id="15130" w:author="Claude" w:date="2026-06-10T14:00:00Z"/>
        </w:rPr>
      </w:pPr>
      <w:ins w:id="15131" w:author="Claude" w:date="2026-06-10T14:00:00Z">
        <w:r>
          <w:t xml:space="preserve">Die Auswertung folgt der Datenstruktur und kombiniert deskriptive und qualitative Verfahren. Ein bewusst zurückhaltender Auswertungsstil entspricht dem formativen Charakter der Studie und der Stichprobengrösse von 25 Personen.</w:t>
        </w:r>
      </w:ins>
    </w:p>
    <w:p w14:paraId="55E00002" w14:textId="77777777" w:rsidR="001666F9" w:rsidRDefault="00000000">
      <w:pPr>
        <w:spacing w:after="160" w:line="360" w:lineRule="auto"/>
        <w:rPr>
          <w:ins w:id="15132" w:author="Claude" w:date="2026-06-10T14:00:00Z"/>
        </w:rPr>
      </w:pPr>
      <w:ins w:id="15133" w:author="Claude" w:date="2026-06-10T14:00:00Z">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ins>
    </w:p>
    <w:p w14:paraId="55E00003" w14:textId="77777777" w:rsidR="001666F9" w:rsidRDefault="00000000">
      <w:pPr>
        <w:spacing w:after="160" w:line="360" w:lineRule="auto"/>
        <w:rPr>
          <w:ins w:id="15134" w:author="Claude" w:date="2026-06-10T14:00:00Z"/>
        </w:rPr>
      </w:pPr>
      <w:ins w:id="15135" w:author="Claude" w:date="2026-06-10T14:00:00Z">
        <w:r>
          <w:t xml:space="preserve">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ins>
    </w:p>
    <w:p w14:paraId="55E00004" w14:textId="77777777" w:rsidR="001666F9" w:rsidRDefault="00000000">
      <w:pPr>
        <w:spacing w:after="160" w:line="360" w:lineRule="auto"/>
        <w:rPr>
          <w:ins w:id="15136" w:author="Claude" w:date="2026-06-10T14:00:00Z"/>
        </w:rPr>
      </w:pPr>
      <w:ins w:id="15137" w:author="Claude" w:date="2026-06-10T14:00:00Z">
        <w:r>
          <w:t xml:space="preserve">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ins>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w:t>
      </w:r>
      <w:del w:id="15150" w:author="Claude" w:date="2026-06-10T14:00:00Z">
        <w:r>
          <w:delText xml:space="preserve">die kleine Probandengruppe erlaubt eine sorgfältige Einzelfallbetrachtung, ohne dass komplexere statistische Verfahren erforderlich werden</w:delText>
        </w:r>
      </w:del>
      <w:ins w:id="15151" w:author="Claude" w:date="2026-06-10T14:00:00Z">
        <w:r>
          <w:t xml:space="preserve">die überschaubare Stichprobe erlaubt eine sorgfältige deskriptive Auswertung, ohne dass komplexere statistische Verfahren erforderlich werden</w:t>
        </w:r>
      </w:ins>
      <w:r>
        <w:t xml:space="preserve">. Externe Werkzeuge (Claude für Recherche und Schreibhilfe, NotebookLM für die thematische Strukturierung, Zotero für die Quellenverwaltung, </w:t>
      </w:r>
      <w:del w:id="15201" w:author="Claude" w:date="2026-06-10T15:00:00Z">
        <w:r>
          <w:delText xml:space="preserve">Cursor und GitHub Copilot für Teile der Code-Entwicklung</w:delText>
        </w:r>
      </w:del>
      <w:ins w:id="15202" w:author="Claude" w:date="2026-06-10T15:00:00Z">
        <w:r>
          <w:t xml:space="preserve">Claude Code für die KI-gestützte Code-Entwicklung</w:t>
        </w:r>
      </w:ins>
      <w:r>
        <w:t xml:space="preserve">)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000000" w:rsidRDefault="00000000">
      <w:pPr>
        <w:pStyle w:val="berschrift1"/>
        <w:pageBreakBefore/>
      </w:pPr>
      <w:r>
        <w:lastRenderedPageBreak/>
        <w:t>6  Konzept und Architektur</w:t>
      </w:r>
    </w:p>
    <w:p w14:paraId="3269F314"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000000" w:rsidRDefault="00000000">
      <w:pPr>
        <w:pStyle w:val="berschrift2"/>
      </w:pPr>
      <w:r>
        <w:t>6.1  Anforderungen</w:t>
      </w:r>
    </w:p>
    <w:p w14:paraId="63942982"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w:t>
      </w:r>
      <w:del w:id="0" w:author="Claude" w:date="2026-06-07T12:00:00Z">
        <w:r>
          <w:delText>in Abschnitt 1.2</w:delText>
        </w:r>
      </w:del>
      <w:r>
        <w:t>in den Abschnitten 1.2 und 1.7</w:t>
      </w:r>
      <w:r>
        <w:t xml:space="preserve">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000000" w:rsidRDefault="00000000">
      <w:pPr>
        <w:pStyle w:val="berschrift2"/>
      </w:pPr>
      <w:r>
        <w:lastRenderedPageBreak/>
        <w:t>6.2  Architekturüberblick</w:t>
      </w:r>
    </w:p>
    <w:p w14:paraId="0D9A246D"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000000" w:rsidRDefault="00000000">
      <w:pPr>
        <w:pStyle w:val="berschrift2"/>
      </w:pPr>
      <w:r>
        <w:t>6.3  Komponenten im Detail</w:t>
      </w:r>
    </w:p>
    <w:p w14:paraId="034126B5" w14:textId="77777777" w:rsidR="00000000" w:rsidRDefault="00000000">
      <w:pPr>
        <w:pStyle w:val="berschrift3"/>
      </w:pPr>
      <w:r>
        <w:t>6.3.1  Orchestrator</w:t>
      </w:r>
    </w:p>
    <w:p w14:paraId="7576A25A" w14:textId="77777777" w:rsidR="00000000"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000000" w:rsidRDefault="00000000">
      <w:pPr>
        <w:pStyle w:val="berschrift3"/>
      </w:pPr>
      <w:r>
        <w:lastRenderedPageBreak/>
        <w:t>6.3.2  Personalisierungsmodul</w:t>
      </w:r>
    </w:p>
    <w:p w14:paraId="0D26FE90" w14:textId="702EE0F3"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w:t>
      </w:r>
      <w:r>
        <w:t>seriös, locker, energisch</w:t>
      </w:r>
      <w:r>
        <w:t>),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000000" w:rsidRDefault="00000000">
      <w:pPr>
        <w:pStyle w:val="berschrift3"/>
      </w:pPr>
      <w:r>
        <w:t>6.3.3  Nachrichten- und Datenintegration</w:t>
      </w:r>
    </w:p>
    <w:p w14:paraId="2FCA47D6"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000000" w:rsidRDefault="00000000">
      <w:pPr>
        <w:pStyle w:val="berschrift3"/>
      </w:pPr>
      <w:r>
        <w:t>6.3.4  LLM-Textgenerierung</w:t>
      </w:r>
    </w:p>
    <w:p w14:paraId="78293F9A" w14:textId="77777777" w:rsidR="00000000"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000000" w:rsidRDefault="00000000">
      <w:pPr>
        <w:pStyle w:val="berschrift3"/>
      </w:pPr>
      <w:r>
        <w:t>6.3.5  Sprachsynthese</w:t>
      </w:r>
    </w:p>
    <w:p w14:paraId="1F89B8DD" w14:textId="4566FF66" w:rsidR="00000000"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 xml:space="preserve">Sprechqualität erlaubt. Jedem der drei Sprechstile ist eine eigene Stimme mit abgestimmten Syntheseparametern zugeordnet: </w:t>
      </w:r>
      <w:r>
        <w:t>Der seriöse Stil verwendet eine stabile, zurückhaltende Einstellung</w:t>
      </w:r>
      <w:r>
        <w:t xml:space="preserve">, der lockere Stil mehr Variabilität, </w:t>
      </w:r>
      <w:r>
        <w:t>der energische Stil die höchste</w:t>
      </w:r>
      <w:r>
        <w:t xml:space="preserv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000000" w:rsidRDefault="00000000">
      <w:pPr>
        <w:pStyle w:val="berschrift3"/>
      </w:pPr>
      <w:r>
        <w:t>6.3.6  Musikeinbindung</w:t>
      </w:r>
    </w:p>
    <w:p w14:paraId="025AF229"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000000" w:rsidRDefault="00000000">
      <w:pPr>
        <w:pStyle w:val="berschrift3"/>
      </w:pPr>
      <w:r>
        <w:t>6.3.7  Webapplikation und Benutzeroberfläche</w:t>
      </w:r>
    </w:p>
    <w:p w14:paraId="46CE0DF0" w14:textId="77777777" w:rsidR="00000000"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623CBB29" w:rsidR="00000000" w:rsidRDefault="00000000">
      <w:pPr>
        <w:spacing w:after="160" w:line="360" w:lineRule="auto"/>
      </w:pPr>
      <w:r>
        <w:t xml:space="preserve">Das visuelle Design der Benutzeroberfläche wurde mit dem KI-gestützten Gestaltungswerkzeug Claude Design entwickelt: Auf Basis eines Kontext-Briefings, das </w:t>
      </w:r>
      <w:r>
        <w:t>die fünf Bausteine aus Abschnitt 3.3 und deren theoretische Verankerung</w:t>
      </w:r>
      <w:r>
        <w:t xml:space="preserve">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000000" w:rsidRDefault="00000000">
      <w:pPr>
        <w:pStyle w:val="berschrift2"/>
      </w:pPr>
      <w:r>
        <w:t>6.4  Wellbeing-Features im Design</w:t>
      </w:r>
    </w:p>
    <w:p w14:paraId="5878BEFC" w14:textId="77777777" w:rsidR="00000000"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000000"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000000" w:rsidRDefault="00000000">
      <w:pPr>
        <w:pStyle w:val="berschrift2"/>
      </w:pPr>
      <w:r>
        <w:t>6.5  Mapping von Werten auf Designentscheidungen</w:t>
      </w:r>
    </w:p>
    <w:p w14:paraId="35781191" w14:textId="77777777" w:rsidR="00000000" w:rsidRDefault="00000000">
      <w:pPr>
        <w:spacing w:after="160" w:line="360" w:lineRule="auto"/>
      </w:pPr>
      <w:r>
        <w:t xml:space="preserve">Im Sinne des Value-Sensitive Design (</w:t>
      </w:r>
      <w:del w:id="16107" w:author="Claude" w:date="2026-06-10T17:00:00Z">
        <w:r>
          <w:delText xml:space="preserve">Hendry, Friedman &amp; Ballard</w:delText>
        </w:r>
      </w:del>
      <w:ins w:id="16108" w:author="Claude" w:date="2026-06-10T17:00:00Z">
        <w:r>
          <w:t xml:space="preserve">Hendry et al.</w:t>
        </w:r>
      </w:ins>
      <w:r>
        <w:t xml:space="preserve">,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000000"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000000"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000000"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000000"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000000"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000000"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000000"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000000"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000000" w:rsidRDefault="00000000">
            <w:pPr>
              <w:spacing w:after="40"/>
            </w:pPr>
            <w:r>
              <w:t xml:space="preserve">Privatsphäre (VSD; </w:t>
            </w:r>
            <w:del w:id="16105" w:author="Claude" w:date="2026-06-10T17:00:00Z">
              <w:r>
                <w:delText xml:space="preserve">Hendry, Friedman &amp; Ballard</w:delText>
              </w:r>
            </w:del>
            <w:ins w:id="16106" w:author="Claude" w:date="2026-06-10T17:00:00Z">
              <w:r>
                <w:t xml:space="preserve">Hendry et al.</w:t>
              </w:r>
            </w:ins>
            <w:r>
              <w:t xml:space="preserv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000000" w:rsidRDefault="00000000">
            <w:pPr>
              <w:spacing w:after="40"/>
            </w:pPr>
            <w:r>
              <w:t>Lokale Profilspeicherung; kein Konto, kein Tracking, keine serverseitige Profildatenbank</w:t>
            </w:r>
          </w:p>
        </w:tc>
      </w:tr>
    </w:tbl>
    <w:p w14:paraId="52B0F6D2"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000000" w:rsidRDefault="00000000">
      <w:pPr>
        <w:pStyle w:val="berschrift2"/>
      </w:pPr>
      <w:r>
        <w:t>6.6  Datenschutz und Datenfluss</w:t>
      </w:r>
    </w:p>
    <w:p w14:paraId="29EC9EEA"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000000" w:rsidRDefault="00000000">
      <w:pPr>
        <w:pStyle w:val="berschrift1"/>
        <w:pageBreakBefore/>
      </w:pPr>
      <w:r>
        <w:lastRenderedPageBreak/>
        <w:t>7  Implementation</w:t>
      </w:r>
    </w:p>
    <w:p w14:paraId="07012F9E"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000000" w:rsidRDefault="00000000">
      <w:pPr>
        <w:pStyle w:val="berschrift2"/>
      </w:pPr>
      <w:r>
        <w:t>7.1  Vorgehen und Iterationen</w:t>
      </w:r>
    </w:p>
    <w:p w14:paraId="4BAE27EC"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000000" w:rsidRDefault="00000000">
      <w:pPr>
        <w:pStyle w:val="berschrift2"/>
      </w:pPr>
      <w:r>
        <w:t>7.2  Repository-Struktur und Tech-Stack</w:t>
      </w:r>
    </w:p>
    <w:p w14:paraId="497BB26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000000" w:rsidRDefault="00000000">
      <w:pPr>
        <w:pStyle w:val="berschrift2"/>
      </w:pPr>
      <w:r>
        <w:t>7.3  Pipeline-Implementation</w:t>
      </w:r>
    </w:p>
    <w:p w14:paraId="245F15C0"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000000" w:rsidRDefault="00000000">
      <w:pPr>
        <w:pStyle w:val="berschrift2"/>
      </w:pPr>
      <w:r>
        <w:t>7.4  Prompt-Engineering</w:t>
      </w:r>
    </w:p>
    <w:p w14:paraId="0E30AA24" w14:textId="77777777" w:rsidR="00000000"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000000" w:rsidRDefault="00000000">
      <w:pPr>
        <w:pStyle w:val="berschrift2"/>
      </w:pPr>
      <w:r>
        <w:t>7.5  Personalisierungs- und Transparenz-UI</w:t>
      </w:r>
    </w:p>
    <w:p w14:paraId="162E0A76" w14:textId="77777777" w:rsidR="00000000"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000000" w:rsidRDefault="00000000">
      <w:pPr>
        <w:pStyle w:val="berschrift2"/>
      </w:pPr>
      <w:r>
        <w:t>7.6  Bekannte Limitationen der Umsetzung</w:t>
      </w:r>
    </w:p>
    <w:p w14:paraId="54FB185B" w14:textId="77777777" w:rsidR="00000000"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 xml:space="preserve">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w:t>
      </w:r>
      <w:del w:id="16103" w:author="Claude" w:date="2026-06-10T17:00:00Z">
        <w:r>
          <w:delText xml:space="preserve">Bangor, Kortum und Miller</w:delText>
        </w:r>
      </w:del>
      <w:ins w:id="16104" w:author="Claude" w:date="2026-06-10T17:00:00Z">
        <w:r>
          <w:t xml:space="preserve">Bangor et al.</w:t>
        </w:r>
      </w:ins>
      <w:r>
        <w:t xml:space="preserve">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000000" w:rsidRDefault="00000000" w:rsidP="00C74BBD">
      <w:pPr>
        <w:spacing w:after="160" w:line="360" w:lineRule="auto"/>
      </w:pPr>
      <w:r>
        <w:t xml:space="preserve">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w:t>
      </w:r>
      <w:del w:id="16101" w:author="Claude" w:date="2026-06-10T17:00:00Z">
        <w:r>
          <w:delText xml:space="preserve">Hendry, Friedman &amp; Ballard</w:delText>
        </w:r>
      </w:del>
      <w:ins w:id="16102" w:author="Claude" w:date="2026-06-10T17:00:00Z">
        <w:r>
          <w:t xml:space="preserve">Hendry et al.</w:t>
        </w:r>
      </w:ins>
      <w:r>
        <w:t xml:space="preserve">,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1F00001" w14:textId="77777777" w:rsidR="001666F9" w:rsidRDefault="00000000">
      <w:pPr>
        <w:pStyle w:val="berschrift1"/>
        <w:pageBreakBefore/>
        <w:rPr>
          <w:ins w:id="16001" w:author="Claude" w:date="2026-06-10T16:00:00Z"/>
        </w:rPr>
      </w:pPr>
      <w:ins w:id="16002" w:author="Claude" w:date="2026-06-10T16:00:00Z">
        <w:r>
          <w:t xml:space="preserve">11  Fazit</w:t>
        </w:r>
      </w:ins>
    </w:p>
    <w:p w14:paraId="11F00002" w14:textId="77777777" w:rsidR="001666F9" w:rsidRDefault="00000000">
      <w:pPr>
        <w:spacing w:after="160" w:line="360" w:lineRule="auto"/>
        <w:rPr>
          <w:ins w:id="16003" w:author="Claude" w:date="2026-06-10T16:00:00Z"/>
        </w:rPr>
      </w:pPr>
      <w:ins w:id="16004" w:author="Claude" w:date="2026-06-10T16:00:00Z">
        <w:r>
          <w:t xml:space="preserve">Dieses Kapitel schliesst die Arbeit ab. Es fasst Vorgehen und Ergebnisse zusammen, benennt den Beitrag der Arbeit und zeigt auf, welcher Forschungs- und Entwicklungsbedarf sich aus den Befunden ergibt.</w:t>
        </w:r>
      </w:ins>
    </w:p>
    <w:p w14:paraId="11F00003" w14:textId="77777777" w:rsidR="001666F9" w:rsidRDefault="00000000">
      <w:pPr>
        <w:pStyle w:val="berschrift2"/>
        <w:rPr>
          <w:ins w:id="16005" w:author="Claude" w:date="2026-06-10T16:00:00Z"/>
        </w:rPr>
      </w:pPr>
      <w:ins w:id="16006" w:author="Claude" w:date="2026-06-10T16:00:00Z">
        <w:r>
          <w:t xml:space="preserve">11.1  Zusammenfassung</w:t>
        </w:r>
      </w:ins>
    </w:p>
    <w:p w14:paraId="11F00004" w14:textId="77777777" w:rsidR="001666F9" w:rsidRDefault="00000000">
      <w:pPr>
        <w:spacing w:after="160" w:line="360" w:lineRule="auto"/>
        <w:rPr>
          <w:ins w:id="16007" w:author="Claude" w:date="2026-06-10T16:00:00Z"/>
        </w:rPr>
      </w:pPr>
      <w:ins w:id="16008" w:author="Claude" w:date="2026-06-10T16:00:00Z">
        <w:r>
          <w:t xml:space="preserve">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ins>
    </w:p>
    <w:p w14:paraId="11F00005" w14:textId="77777777" w:rsidR="001666F9" w:rsidRDefault="00000000">
      <w:pPr>
        <w:spacing w:after="160" w:line="360" w:lineRule="auto"/>
        <w:rPr>
          <w:ins w:id="16009" w:author="Claude" w:date="2026-06-10T16:00:00Z"/>
        </w:rPr>
      </w:pPr>
      <w:ins w:id="16010" w:author="Claude" w:date="2026-06-10T16:00:00Z">
        <w:r>
          <w:t xml:space="preserve">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ins>
    </w:p>
    <w:p w14:paraId="11F00006" w14:textId="77777777" w:rsidR="001666F9" w:rsidRDefault="00000000">
      <w:pPr>
        <w:spacing w:after="160" w:line="360" w:lineRule="auto"/>
        <w:rPr>
          <w:ins w:id="16011" w:author="Claude" w:date="2026-06-10T16:00:00Z"/>
        </w:rPr>
      </w:pPr>
      <w:ins w:id="16012" w:author="Claude" w:date="2026-06-10T16:00:00Z">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ins>
    </w:p>
    <w:p w14:paraId="11F00007" w14:textId="77777777" w:rsidR="001666F9" w:rsidRDefault="00000000">
      <w:pPr>
        <w:pStyle w:val="berschrift2"/>
        <w:rPr>
          <w:ins w:id="16013" w:author="Claude" w:date="2026-06-10T16:00:00Z"/>
        </w:rPr>
      </w:pPr>
      <w:ins w:id="16014" w:author="Claude" w:date="2026-06-10T16:00:00Z">
        <w:r>
          <w:t xml:space="preserve">11.2  Beitrag der Arbeit</w:t>
        </w:r>
      </w:ins>
    </w:p>
    <w:p w14:paraId="11F00008" w14:textId="77777777" w:rsidR="001666F9" w:rsidRDefault="00000000">
      <w:pPr>
        <w:spacing w:after="160" w:line="360" w:lineRule="auto"/>
        <w:rPr>
          <w:ins w:id="16015" w:author="Claude" w:date="2026-06-10T16:00:00Z"/>
        </w:rPr>
      </w:pPr>
      <w:ins w:id="16016" w:author="Claude" w:date="2026-06-10T16:00:00Z">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ins>
    </w:p>
    <w:p w14:paraId="11F00009" w14:textId="77777777" w:rsidR="001666F9" w:rsidRDefault="00000000">
      <w:pPr>
        <w:pStyle w:val="berschrift2"/>
        <w:rPr>
          <w:ins w:id="16017" w:author="Claude" w:date="2026-06-10T16:00:00Z"/>
        </w:rPr>
      </w:pPr>
      <w:ins w:id="16018" w:author="Claude" w:date="2026-06-10T16:00:00Z">
        <w:r>
          <w:t xml:space="preserve">11.3  Ausblick</w:t>
        </w:r>
      </w:ins>
    </w:p>
    <w:p w14:paraId="11F0000A" w14:textId="77777777" w:rsidR="001666F9" w:rsidRDefault="00000000">
      <w:pPr>
        <w:spacing w:after="160" w:line="360" w:lineRule="auto"/>
        <w:rPr>
          <w:ins w:id="16019" w:author="Claude" w:date="2026-06-10T16:00:00Z"/>
        </w:rPr>
      </w:pPr>
      <w:ins w:id="16020" w:author="Claude" w:date="2026-06-10T16:00:00Z">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ins>
    </w:p>
    <w:p w14:paraId="11F0000B" w14:textId="77777777" w:rsidR="001666F9" w:rsidRDefault="00000000">
      <w:pPr>
        <w:spacing w:after="160" w:line="360" w:lineRule="auto"/>
        <w:rPr>
          <w:ins w:id="16021" w:author="Claude" w:date="2026-06-10T16:00:00Z"/>
        </w:rPr>
      </w:pPr>
      <w:ins w:id="16022" w:author="Claude" w:date="2026-06-10T16:00:00Z">
        <w:r>
          <w:t xml:space="preserve">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ins>
    </w:p>
    <w:p w14:paraId="11F0000C" w14:textId="77777777" w:rsidR="001666F9" w:rsidRDefault="00000000">
      <w:pPr>
        <w:spacing w:after="160" w:line="360" w:lineRule="auto"/>
        <w:rPr>
          <w:ins w:id="16023" w:author="Claude" w:date="2026-06-10T16:00:00Z"/>
        </w:rPr>
      </w:pPr>
      <w:ins w:id="16024" w:author="Claude" w:date="2026-06-10T16:00:00Z">
        <w:r>
          <w:t xml:space="preserve">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ins>
    </w:p>
    <w:p w14:paraId="4E636CF2" w14:textId="77777777" w:rsidR="001666F9" w:rsidRDefault="00000000">
      <w:pPr>
        <w:pStyle w:val="berschrift1"/>
        <w:pageBreakBefore/>
      </w:pPr>
      <w:r>
        <w:lastRenderedPageBreak/>
        <w:t>Literaturverzeichnis</w:t>
      </w:r>
      <w:del w:id="16141" w:author="Claude" w:date="2026-06-10T17:00:00Z">
        <w:r>
          <w:delText xml:space="preserve"> (vorläufig)</w:delText>
        </w:r>
      </w:del>
    </w:p>
    <w:p w14:paraId="57576F08" w14:textId="77777777" w:rsidR="001666F9" w:rsidRDefault="00000000">
      <w:pPr>
        <w:spacing w:after="160" w:line="360" w:lineRule="auto"/>
      </w:pPr>
      <w:del w:id="16142" w:author="Claude" w:date="2026-06-10T17:00:00Z">
        <w:r>
          <w:delText xml:space="preserve">Die folgende Liste enthält die in den Kapiteln 1 und 2 zitierten Quellen. Sie wird im weiteren Verlauf der Arbeit ergänzt und vollständig in Zotero verwaltet.</w:delText>
        </w:r>
      </w:del>
      <w:ins w:id="16143" w:author="Claude" w:date="2026-06-10T17:00:00Z">
        <w:r>
          <w:t xml:space="preserve">Die folgende Liste enthält die in dieser Arbeit zitierten Quellen. Sie wird vollständig in Zotero verwaltet.</w:t>
        </w:r>
      </w:ins>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1628" w14:textId="77777777" w:rsidR="00B0488B" w:rsidRDefault="00B0488B">
      <w:r>
        <w:separator/>
      </w:r>
    </w:p>
  </w:endnote>
  <w:endnote w:type="continuationSeparator" w:id="0">
    <w:p w14:paraId="6D68D178" w14:textId="77777777" w:rsidR="00B0488B" w:rsidRDefault="00B0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2EEA" w14:textId="77777777" w:rsidR="00B0488B" w:rsidRDefault="00B0488B">
      <w:r>
        <w:separator/>
      </w:r>
    </w:p>
  </w:footnote>
  <w:footnote w:type="continuationSeparator" w:id="0">
    <w:p w14:paraId="68A1CA79" w14:textId="77777777" w:rsidR="00B0488B" w:rsidRDefault="00B0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