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8EBA1" w14:textId="77777777" w:rsidR="001666F9" w:rsidRDefault="00000000">
      <w:pPr>
        <w:spacing w:before="800" w:after="200"/>
        <w:jc w:val="center"/>
      </w:pPr>
      <w:r>
        <w:rPr>
          <w:b/>
          <w:bCs/>
        </w:rPr>
        <w:t>ZHAW Zürcher Hochschule für Angewandte Wissenschaften</w:t>
      </w:r>
    </w:p>
    <w:p w14:paraId="24643DFB" w14:textId="77777777" w:rsidR="001666F9" w:rsidRDefault="00000000">
      <w:pPr>
        <w:spacing w:after="1200"/>
        <w:jc w:val="center"/>
      </w:pPr>
      <w:r>
        <w:t>Institut für Wirtschaftsinformatik</w:t>
      </w:r>
    </w:p>
    <w:p w14:paraId="34AA8C64" w14:textId="77777777" w:rsidR="001666F9" w:rsidRDefault="00000000">
      <w:pPr>
        <w:spacing w:after="600"/>
        <w:jc w:val="center"/>
      </w:pPr>
      <w:r>
        <w:rPr>
          <w:b/>
          <w:bCs/>
          <w:sz w:val="28"/>
          <w:szCs w:val="28"/>
        </w:rPr>
        <w:t>BSc-Thesis</w:t>
      </w:r>
    </w:p>
    <w:p w14:paraId="0DD8B9BD" w14:textId="77777777" w:rsidR="001666F9" w:rsidRDefault="00000000">
      <w:pPr>
        <w:spacing w:after="80"/>
        <w:jc w:val="center"/>
      </w:pPr>
      <w:r>
        <w:rPr>
          <w:b/>
          <w:bCs/>
          <w:sz w:val="44"/>
          <w:szCs w:val="44"/>
        </w:rPr>
        <w:t>Attune: Nutzerzentrierte Personalisierung</w:t>
      </w:r>
    </w:p>
    <w:p w14:paraId="4E5A403B" w14:textId="77777777" w:rsidR="001666F9" w:rsidRDefault="00000000">
      <w:pPr>
        <w:spacing w:after="80"/>
        <w:jc w:val="center"/>
      </w:pPr>
      <w:r>
        <w:rPr>
          <w:b/>
          <w:bCs/>
          <w:sz w:val="44"/>
          <w:szCs w:val="44"/>
        </w:rPr>
        <w:t>im vollautomatisierten Radio</w:t>
      </w:r>
    </w:p>
    <w:p w14:paraId="775EF697" w14:textId="77777777" w:rsidR="001666F9" w:rsidRDefault="00000000">
      <w:pPr>
        <w:spacing w:after="1200"/>
        <w:jc w:val="center"/>
      </w:pPr>
      <w:r>
        <w:rPr>
          <w:i/>
          <w:iCs/>
          <w:sz w:val="28"/>
          <w:szCs w:val="28"/>
        </w:rPr>
        <w:t>Eine Konzeptstudie im Kontext von Digital Wellbeing</w:t>
      </w:r>
    </w:p>
    <w:p w14:paraId="1126F2EC" w14:textId="77777777" w:rsidR="001666F9" w:rsidRDefault="00000000">
      <w:pPr>
        <w:spacing w:after="80"/>
        <w:jc w:val="center"/>
      </w:pPr>
      <w:r>
        <w:t>Autor: Michael Möckli</w:t>
      </w:r>
    </w:p>
    <w:p w14:paraId="1E420926" w14:textId="77777777" w:rsidR="001666F9" w:rsidRDefault="00000000">
      <w:pPr>
        <w:spacing w:after="80"/>
        <w:jc w:val="center"/>
      </w:pPr>
      <w:r>
        <w:t>Betreuer: Alexandre de Spindler</w:t>
      </w:r>
    </w:p>
    <w:p w14:paraId="6665C03B" w14:textId="77777777" w:rsidR="001666F9" w:rsidRDefault="00000000">
      <w:pPr>
        <w:spacing w:after="200"/>
        <w:jc w:val="center"/>
      </w:pPr>
      <w:r>
        <w:t>Stand: 25. April 2026</w:t>
      </w:r>
    </w:p>
    <w:p w14:paraId="688C97EF" w14:textId="77777777" w:rsidR="001666F9" w:rsidRDefault="00000000">
      <w:pPr>
        <w:pStyle w:val="berschrift1"/>
        <w:pageBreakBefore/>
      </w:pPr>
      <w:r>
        <w:lastRenderedPageBreak/>
        <w:t>1  Motivation</w:t>
      </w:r>
    </w:p>
    <w:p w14:paraId="74AD995E" w14:textId="77777777" w:rsidR="001666F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14:paraId="42E19A6B"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63EDCAAB" w14:textId="77777777" w:rsidR="001666F9" w:rsidRDefault="00000000">
      <w:pPr>
        <w:pStyle w:val="berschrift2"/>
      </w:pPr>
      <w:r>
        <w:t>1.1  Das Spannungsfeld zwischen Nutzer und Anbieter</w:t>
      </w:r>
    </w:p>
    <w:p w14:paraId="3484ED1F" w14:textId="77777777" w:rsidR="001666F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Blumler &amp; Gurevitch, 1973) und der Self-Determination Theory (Ryan &amp; Deci, 2000), erfolgt in Abschnitt 2.1.2.</w:t>
      </w:r>
    </w:p>
    <w:p w14:paraId="6A89806C" w14:textId="77777777" w:rsidR="001666F9" w:rsidRDefault="00000000">
      <w:pPr>
        <w:spacing w:after="160" w:line="360" w:lineRule="auto"/>
      </w:pPr>
      <w:r>
        <w:t>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Designentscheidungen, von der Rangfolge der Inhalte bis zur Gestaltung der Benutzeroberfläche, orientieren sich an diesen Metriken.</w:t>
      </w:r>
    </w:p>
    <w:p w14:paraId="381097FC" w14:textId="77777777" w:rsidR="001666F9" w:rsidRDefault="00000000">
      <w:pPr>
        <w:spacing w:after="160" w:line="360" w:lineRule="auto"/>
      </w:pPr>
      <w:r>
        <w:t xml:space="preserve">Solange die Ziele beider Seiten in die gleiche Richtung zeigen, ist dieses System funktional. Problematisch wird es dort, wo die Maximierung der Verweildauer nicht mehr mit dem Wohlbefinden der Nutzenden übereinstimmt, etwa weil Inhalte bewusst emotional </w:t>
      </w:r>
      <w:r>
        <w:lastRenderedPageBreak/>
        <w:t>aufgeladen werden, weil Nutzungssessions künstlich verlängert werden oder weil Vielfalt zugunsten reiner Relevanz geopfert wird. Genau dies ist in den letzten Jahren empirisch immer besser dokumentiert (Burr et al., 2020; Milano et al., 2020).</w:t>
      </w:r>
    </w:p>
    <w:p w14:paraId="6FA375D6" w14:textId="77777777" w:rsidR="001666F9" w:rsidRDefault="00000000">
      <w:pPr>
        <w:pStyle w:val="berschrift2"/>
      </w:pPr>
      <w:r>
        <w:t>1.2  Das Geschäftsmodell der Aufmerksamkeitsökonomie</w:t>
      </w:r>
    </w:p>
    <w:p w14:paraId="6CEC8408"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48921952"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27E246B7" w14:textId="77777777" w:rsidR="001666F9" w:rsidRDefault="00000000">
      <w:pPr>
        <w:pStyle w:val="berschrift2"/>
      </w:pPr>
      <w:r>
        <w:t>1.3  Manipulative Designmuster</w:t>
      </w:r>
    </w:p>
    <w:p w14:paraId="2EBFB1D9" w14:textId="77777777" w:rsidR="001666F9" w:rsidRDefault="00000000">
      <w:pPr>
        <w:spacing w:after="160" w:line="360" w:lineRule="auto"/>
      </w:pPr>
      <w:r>
        <w:t>Die ökonomische Logik manifestiert sich in konkreten Designmustern, die gezielt auf Schwachstellen der menschlichen Psyche zielen. Zu den am besten dokumentierten Mustern gehören:</w:t>
      </w:r>
    </w:p>
    <w:p w14:paraId="0B16A3BB"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7E9404DC" w14:textId="77777777" w:rsidR="001666F9" w:rsidRDefault="00000000">
      <w:pPr>
        <w:pStyle w:val="Listenabsatz"/>
        <w:numPr>
          <w:ilvl w:val="0"/>
          <w:numId w:val="2"/>
        </w:numPr>
        <w:spacing w:after="80" w:line="360" w:lineRule="auto"/>
      </w:pPr>
      <w:r>
        <w:t>Variable Belohnungsmuster nach dem Vorbild des Glücksspiels: unvorhersehbare Erfolgserlebnisse (Likes, neue Inhalte, Matches) halten die Aufmerksamkeit aufrecht.</w:t>
      </w:r>
    </w:p>
    <w:p w14:paraId="0F8B7A84"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74E7C08A"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79D25CE0" w14:textId="77777777" w:rsidR="001666F9" w:rsidRDefault="00000000">
      <w:pPr>
        <w:pStyle w:val="Listenabsatz"/>
        <w:numPr>
          <w:ilvl w:val="0"/>
          <w:numId w:val="2"/>
        </w:numPr>
        <w:spacing w:after="80" w:line="360" w:lineRule="auto"/>
      </w:pPr>
      <w:r>
        <w:t>Social-Proof- und Reziprozitätsmechanismen, die soziale Grundbedürfnisse (Bestätigung, Gegenseitigkeit) für die Plattformbindung nutzen.</w:t>
      </w:r>
    </w:p>
    <w:p w14:paraId="1641E933" w14:textId="77777777" w:rsidR="001666F9" w:rsidRDefault="00000000">
      <w:pPr>
        <w:spacing w:after="160" w:line="360" w:lineRule="auto"/>
      </w:pPr>
      <w:r>
        <w:lastRenderedPageBreak/>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Schneider &amp; vom Brocke, 2016), wird in Abschnitt 2.2.6 systematisch entwickelt.</w:t>
      </w:r>
    </w:p>
    <w:p w14:paraId="799C0BB0" w14:textId="77777777" w:rsidR="001666F9" w:rsidRDefault="00000000">
      <w:pPr>
        <w:pStyle w:val="berschrift2"/>
      </w:pPr>
      <w:r>
        <w:t>1.4  Filterblasen, Echokammern und Polarisierung</w:t>
      </w:r>
    </w:p>
    <w:p w14:paraId="727947AF" w14:textId="77777777" w:rsidR="001666F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Lorenz und Holtz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31C00261" w14:textId="77777777" w:rsidR="001666F9" w:rsidRDefault="00000000">
      <w:pPr>
        <w:spacing w:after="160" w:line="360" w:lineRule="auto"/>
      </w:pPr>
      <w:r>
        <w:t>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wirken in die gleiche Richtung), sondern dass die Algorithmen bestehende Tendenzen systematisch verstärken, weil polarisierende und emotionalisierende Inhalte stärkere Reaktionen und damit höheres Engagement auslösen. Vosoughi, Roy und Aral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2E281C2E" w14:textId="77777777" w:rsidR="001666F9" w:rsidRDefault="00000000">
      <w:pPr>
        <w:pStyle w:val="berschrift2"/>
      </w:pPr>
      <w:r>
        <w:t>1.5  Psychisches Wohlbefinden und Suchtverhalten</w:t>
      </w:r>
    </w:p>
    <w:p w14:paraId="53CDDB7D" w14:textId="77777777" w:rsidR="001666F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1B6A2EE4" w14:textId="77777777" w:rsidR="001666F9" w:rsidRDefault="00000000">
      <w:pPr>
        <w:spacing w:after="160" w:line="360" w:lineRule="auto"/>
      </w:pPr>
      <w:r>
        <w:lastRenderedPageBreak/>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Damit verschiebt sich die Debatte von Bildschirmzeit als rein quantitativem Mass hin zur Qualität und Selbstbestimmung der Nutzung.</w:t>
      </w:r>
    </w:p>
    <w:p w14:paraId="5395AA8F"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2FBCFF99" w14:textId="77777777" w:rsidR="001666F9" w:rsidRDefault="00000000">
      <w:pPr>
        <w:pStyle w:val="berschrift2"/>
      </w:pPr>
      <w:r>
        <w:t>1.6  Verlust der Nutzerautonomie</w:t>
      </w:r>
    </w:p>
    <w:p w14:paraId="00A66DA6" w14:textId="77777777" w:rsidR="001666F9" w:rsidRDefault="00000000">
      <w:pPr>
        <w:spacing w:after="160" w:line="360" w:lineRule="auto"/>
      </w:pPr>
      <w:r>
        <w:t>Über die direkten psychischen Folgen hinaus entsteht ein grundsätzlicheres Problem: der Verlust von Autonomie. In der Praxis manifestiert sich dieser Autonomieverlust auf mehreren Ebenen: Nutzende sehen nicht, warum ein bestimmter Inhalt ausgespielt wird (Black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0BC91D59" w14:textId="77777777" w:rsidR="001666F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Calvo &amp; Ryan, 2018), wird in Abschnitt 2.3.1 vertieft. Auf der politisch-systemischen Ebene fordern Reviglio und Agosti (2020) eine algorithmische Souveränität, die in Abschnitt 2.3.4 entfaltet wird; Milano, Taddeo und Floridi (2020) ergänzen aus Sicht der Empfehlungssystem-Ethik, dass neben Relevanz auch Diversität, Fairness und Nutzerwohl als explizite Optimierungsziele in den Algorithmen verankert werden müssen.</w:t>
      </w:r>
    </w:p>
    <w:p w14:paraId="3D77A0F9" w14:textId="77777777" w:rsidR="001666F9" w:rsidRDefault="00000000">
      <w:pPr>
        <w:pStyle w:val="berschrift2"/>
      </w:pPr>
      <w:r>
        <w:t>1.7  Zwischenfazit: Der Kern des Problems</w:t>
      </w:r>
    </w:p>
    <w:p w14:paraId="316733EE" w14:textId="77777777" w:rsidR="001666F9" w:rsidRDefault="00000000">
      <w:pPr>
        <w:spacing w:after="160" w:line="360" w:lineRule="auto"/>
      </w:pPr>
      <w:r>
        <w:t xml:space="preserve">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w:t>
      </w:r>
      <w:r>
        <w:lastRenderedPageBreak/>
        <w:t>Unterhaltung gedacht waren, haben sich zu Systemen entwickelt, die primär ihre eigene Nutzungszeit maximieren, häufig auf Kosten der Nutzenden.</w:t>
      </w:r>
    </w:p>
    <w:p w14:paraId="5F400DEC" w14:textId="77777777" w:rsidR="001666F9" w:rsidRDefault="00000000">
      <w:pPr>
        <w:spacing w:after="160" w:line="360" w:lineRule="auto"/>
      </w:pPr>
      <w:r>
        <w:t>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14:paraId="3762F61E" w14:textId="77777777" w:rsidR="001666F9" w:rsidRDefault="00000000">
      <w:pPr>
        <w:spacing w:after="160" w:line="360" w:lineRule="auto"/>
      </w:pPr>
      <w:r>
        <w:t>Aus dieser Problemlage erwächst die grundlegende Frage, welche Prinzipien, Kriterien und Mechanismen nötig sind, um digitale Medien so zu gestalten, dass die Bedürfnisse der Nutzenden wieder in den Mittelpunkt rücken. Das nachfolgende Kapitel ordnet die in diesem Kapitel sichtbar gewordenen Phänomene in den wissenschaftlichen Kontext ein und stellt die Beurteilungsgrundlagen bereit, an denen sich der Lösungsvorschlag dieser Arbeit später messen lässt.</w:t>
      </w:r>
    </w:p>
    <w:p w14:paraId="6A88BF80" w14:textId="77777777" w:rsidR="001666F9" w:rsidRDefault="00000000">
      <w:pPr>
        <w:pStyle w:val="berschrift1"/>
        <w:pageBreakBefore/>
      </w:pPr>
      <w:r>
        <w:lastRenderedPageBreak/>
        <w:t>2  Background</w:t>
      </w:r>
    </w:p>
    <w:p w14:paraId="1B279334"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5846F57A" w14:textId="77777777" w:rsidR="001666F9" w:rsidRDefault="00000000">
      <w:pPr>
        <w:pStyle w:val="berschrift2"/>
      </w:pPr>
      <w:r>
        <w:t>2.1  Bedürfnisse und Motivationen der Akteure</w:t>
      </w:r>
    </w:p>
    <w:p w14:paraId="35441D04" w14:textId="77777777" w:rsidR="001666F9" w:rsidRDefault="00000000">
      <w:pPr>
        <w:pStyle w:val="berschrift3"/>
      </w:pPr>
      <w:r>
        <w:t>2.1.1  Anbieterseite</w:t>
      </w:r>
    </w:p>
    <w:p w14:paraId="1119F82D" w14:textId="77777777" w:rsidR="001666F9" w:rsidRDefault="00000000">
      <w:pPr>
        <w:spacing w:after="160" w:line="360" w:lineRule="auto"/>
      </w:pPr>
      <w:r>
        <w:t>Anbieter digitaler Medien verfolgen unterschiedliche Motive, die sich drei idealtypischen Kategorien zuordnen lassen.</w:t>
      </w:r>
    </w:p>
    <w:p w14:paraId="2C528208" w14:textId="77777777" w:rsidR="001666F9" w:rsidRDefault="00000000">
      <w:pPr>
        <w:pStyle w:val="Listenabsatz"/>
        <w:numPr>
          <w:ilvl w:val="0"/>
          <w:numId w:val="2"/>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745342C5"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393585EA"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555F2FB5"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3FB61A74" w14:textId="77777777" w:rsidR="001666F9" w:rsidRDefault="00000000">
      <w:pPr>
        <w:pStyle w:val="berschrift3"/>
      </w:pPr>
      <w:r>
        <w:t>2.1.2  Nutzerseite</w:t>
      </w:r>
    </w:p>
    <w:p w14:paraId="4821BCF7" w14:textId="77777777" w:rsidR="001666F9" w:rsidRDefault="00000000">
      <w:pPr>
        <w:spacing w:after="160" w:line="360" w:lineRule="auto"/>
      </w:pPr>
      <w:r>
        <w:t>Auf der Nutzerseite lassen sich die in Abschnitt 1.1 genannten Motive entlang etablierter theoretischer Rahmen ordnen. Aus dem Uses-and-Gratifications-Ansatz (Katz, Blumler &amp; Gurevitch, 1973) ergeben sich vier typische Nutzungsmotive: Information, Unterhaltung, soziale Interaktion und Identitätsbildung.</w:t>
      </w:r>
    </w:p>
    <w:p w14:paraId="515B2DFD" w14:textId="77777777" w:rsidR="001666F9" w:rsidRDefault="00000000">
      <w:pPr>
        <w:spacing w:after="160" w:line="360" w:lineRule="auto"/>
      </w:pPr>
      <w:r>
        <w:lastRenderedPageBreak/>
        <w:t>Ergänzend identifizieren Ryan und Deci (2000) in der Self-Determination Theory drei psychologische Grundbedürfnisse, die für intrinsische Motivation und Wohlbefinden zentral sind:</w:t>
      </w:r>
    </w:p>
    <w:p w14:paraId="32003015"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4C41620E" w14:textId="77777777" w:rsidR="001666F9" w:rsidRDefault="00000000">
      <w:pPr>
        <w:pStyle w:val="Listenabsatz"/>
        <w:numPr>
          <w:ilvl w:val="0"/>
          <w:numId w:val="2"/>
        </w:numPr>
        <w:spacing w:after="80" w:line="360" w:lineRule="auto"/>
      </w:pPr>
      <w:r>
        <w:t>Kompetenz: das Gefühl, wirksam zu sein und Herausforderungen bewältigen zu können;</w:t>
      </w:r>
    </w:p>
    <w:p w14:paraId="035B976B"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6BCC9FA9" w14:textId="77777777" w:rsidR="001666F9" w:rsidRDefault="00000000">
      <w:pPr>
        <w:spacing w:after="160" w:line="360" w:lineRule="auto"/>
      </w:pPr>
      <w:r>
        <w:t>Peters, Calvo und Ryan (2018) übertragen diese Perspektive im METUX-Modell (Motivation, Engagement and Thriving in User Experience) direkt auf die Gestaltung digitaler Produkte: Ein System fördert Wohlbefinden, wenn es diese Grundbedürfnisse auf mehreren Ebenen (Adoption, Benutzeroberfläche, Aufgabe, Verhalten, Leben) unterstützt, und untergräbt es, wenn es sie blockiert. Dieses Modell wird in Abschnitt 2.3.1 als zentrale Beurteilungsgrundlage erneut aufgegriffen.</w:t>
      </w:r>
    </w:p>
    <w:p w14:paraId="241614A7" w14:textId="77777777" w:rsidR="001666F9" w:rsidRDefault="00000000">
      <w:pPr>
        <w:spacing w:after="160" w:line="360" w:lineRule="auto"/>
      </w:pPr>
      <w:r>
        <w:t>Vanden Abeele (2021) konzeptualisiert das übergeordnete Nutzerbedürfnis nach einem ausgewogenen Medienkonsum als Digital Wellbeing: die subjektive, individuelle Erfahrung einer optimalen Balance zwischen den Vorteilen und Nachteilen digitaler Konnektivität. Diese Balance ist dynamisch, kontextabhängig und nicht allein durch Nutzungsdauer messbar.</w:t>
      </w:r>
    </w:p>
    <w:p w14:paraId="7E2300B0" w14:textId="77777777" w:rsidR="001666F9" w:rsidRDefault="00000000">
      <w:pPr>
        <w:pStyle w:val="berschrift2"/>
      </w:pPr>
      <w:r>
        <w:t>2.2  Mechanismen digitaler Medienangebote</w:t>
      </w:r>
    </w:p>
    <w:p w14:paraId="1FDE5EB8"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30E47935" w14:textId="77777777" w:rsidR="001666F9" w:rsidRDefault="00000000">
      <w:pPr>
        <w:pStyle w:val="berschrift3"/>
      </w:pPr>
      <w:r>
        <w:t>2.2.1  Klassifikation und Ontologien</w:t>
      </w:r>
    </w:p>
    <w:p w14:paraId="480AC137" w14:textId="77777777" w:rsidR="001666F9" w:rsidRDefault="00000000">
      <w:pPr>
        <w:spacing w:after="160" w:line="360" w:lineRule="auto"/>
      </w:pPr>
      <w:r>
        <w:t>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14:paraId="5FA34873" w14:textId="77777777" w:rsidR="001666F9" w:rsidRDefault="00000000">
      <w:pPr>
        <w:pStyle w:val="berschrift3"/>
      </w:pPr>
      <w:r>
        <w:t>2.2.2  Suche</w:t>
      </w:r>
    </w:p>
    <w:p w14:paraId="161F4C15" w14:textId="77777777" w:rsidR="001666F9" w:rsidRDefault="00000000">
      <w:pPr>
        <w:spacing w:after="160" w:line="360" w:lineRule="auto"/>
      </w:pPr>
      <w:r>
        <w:lastRenderedPageBreak/>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14:paraId="49B66F1C" w14:textId="77777777" w:rsidR="001666F9" w:rsidRDefault="00000000">
      <w:pPr>
        <w:pStyle w:val="berschrift3"/>
      </w:pPr>
      <w:r>
        <w:t>2.2.3  Empfehlungssysteme</w:t>
      </w:r>
    </w:p>
    <w:p w14:paraId="76D168D3" w14:textId="77777777" w:rsidR="001666F9" w:rsidRDefault="00000000">
      <w:pPr>
        <w:spacing w:after="160" w:line="360" w:lineRule="auto"/>
      </w:pPr>
      <w:r>
        <w:t>Empfehlungssysteme (Recommender Systems) schlagen Inhalte vor, ohne dass die Nutzenden aktiv danach suchen. In der Standardliteratur werden drei klassische Hauptparadigmen unterschieden (Ricci, Rokach &amp; Shapira, 2015):</w:t>
      </w:r>
    </w:p>
    <w:p w14:paraId="5AAF56D2"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13A28CFC"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5E075917" w14:textId="77777777" w:rsidR="001666F9" w:rsidRDefault="00000000">
      <w:pPr>
        <w:pStyle w:val="Listenabsatz"/>
        <w:numPr>
          <w:ilvl w:val="0"/>
          <w:numId w:val="2"/>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5AF1B460" w14:textId="77777777" w:rsidR="001666F9" w:rsidRDefault="00000000">
      <w:pPr>
        <w:spacing w:after="160" w:line="360" w:lineRule="auto"/>
      </w:pPr>
      <w:r>
        <w:t>Die Optimierung erfolgt in der kommerziellen Praxis überwiegend auf Engagement-Metriken. Nguyen et al. (2014) zeigen, dass dies zur Einengung der inhaltlichen Vielfalt führt. Milano, Taddeo und Floridi (2020) systematisieren die daraus folgenden ethischen Herausforderungen entlang sechs Dimensionen: Inhaltsqualität, Privatsphäre, Autonomie, Meinungsvielfalt, soziale Auswirkungen und Verantwortlichkeit.</w:t>
      </w:r>
    </w:p>
    <w:p w14:paraId="05A1ABBB" w14:textId="77777777" w:rsidR="001666F9" w:rsidRDefault="00000000">
      <w:pPr>
        <w:pStyle w:val="berschrift3"/>
      </w:pPr>
      <w:r>
        <w:t>2.2.4  Personalisierung und Feed-Kuration</w:t>
      </w:r>
    </w:p>
    <w:p w14:paraId="2645EB25" w14:textId="77777777" w:rsidR="001666F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die Möglichkeit, die Logiken zu verstehen, zu modifizieren und bewusst zu steuern.</w:t>
      </w:r>
    </w:p>
    <w:p w14:paraId="635AA57C" w14:textId="77777777" w:rsidR="001666F9" w:rsidRDefault="00000000">
      <w:pPr>
        <w:pStyle w:val="berschrift3"/>
      </w:pPr>
      <w:r>
        <w:t>2.2.5  Sharing und soziale Mechanismen</w:t>
      </w:r>
    </w:p>
    <w:p w14:paraId="278B64FC" w14:textId="77777777" w:rsidR="001666F9" w:rsidRDefault="00000000">
      <w:pPr>
        <w:spacing w:after="160" w:line="360" w:lineRule="auto"/>
      </w:pPr>
      <w:r>
        <w:t xml:space="preserve">Teilen, Kommentieren und Reagieren erzeugen Netzwerkeffekte: Inhalte verbreiten sich viral, wenn sie starke emotionale Reaktionen auslösen. Diese Mechanismen sind nicht neutral, sondern begünstigen systematisch emotional aufgeladene, oft polarisierende Inhalte </w:t>
      </w:r>
      <w:r>
        <w:lastRenderedPageBreak/>
        <w:t>und wirken damit auf die in Abschnitt 1.4 beschriebene Triple-Filter-Bubble (Geschke et al., 2019; Sunstein, 2017).</w:t>
      </w:r>
    </w:p>
    <w:p w14:paraId="29ADD058" w14:textId="77777777" w:rsidR="001666F9" w:rsidRDefault="00000000">
      <w:pPr>
        <w:pStyle w:val="berschrift3"/>
      </w:pPr>
      <w:r>
        <w:t>2.2.6  Persuasive Design und Nudging</w:t>
      </w:r>
    </w:p>
    <w:p w14:paraId="0C1E8DAC" w14:textId="77777777" w:rsidR="001666F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Schneider und vom Brocke (2016) erweitern diesen Ansatz mit dem Konzept des Digital Nudging: subtile Gestaltungshinweise, die das Verhalten in eine bestimmte Richtung lenken, ohne die Wahlfreiheit einzuschränken.</w:t>
      </w:r>
    </w:p>
    <w:p w14:paraId="0B2DC0D3" w14:textId="77777777" w:rsidR="001666F9" w:rsidRDefault="00000000">
      <w:pPr>
        <w:spacing w:after="160" w:line="360" w:lineRule="auto"/>
      </w:pPr>
      <w:r>
        <w:t>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14:paraId="754B211C" w14:textId="77777777" w:rsidR="001666F9" w:rsidRDefault="00000000">
      <w:pPr>
        <w:pStyle w:val="berschrift3"/>
      </w:pPr>
      <w:r>
        <w:t>2.2.7  Monetarisierungsmechanismen</w:t>
      </w:r>
    </w:p>
    <w:p w14:paraId="5E4233CB" w14:textId="77777777" w:rsidR="001666F9" w:rsidRDefault="00000000">
      <w:pPr>
        <w:spacing w:after="160" w:line="360" w:lineRule="auto"/>
      </w:pPr>
      <w:r>
        <w:t>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14:paraId="2CC9E011" w14:textId="77777777" w:rsidR="001666F9" w:rsidRDefault="00000000">
      <w:pPr>
        <w:pStyle w:val="berschrift2"/>
      </w:pPr>
      <w:r>
        <w:t>2.3  Beurteilungsgrundlagen</w:t>
      </w:r>
    </w:p>
    <w:p w14:paraId="57A5C68A"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0DBE7839" w14:textId="77777777" w:rsidR="001666F9" w:rsidRDefault="00000000">
      <w:pPr>
        <w:pStyle w:val="berschrift3"/>
      </w:pPr>
      <w:r>
        <w:t>2.3.1  Self-Determination Theory (SDT)</w:t>
      </w:r>
    </w:p>
    <w:p w14:paraId="5F16DF3F" w14:textId="77777777" w:rsidR="001666F9" w:rsidRDefault="00000000">
      <w:pPr>
        <w:spacing w:after="160" w:line="360" w:lineRule="auto"/>
      </w:pPr>
      <w:r>
        <w:t xml:space="preserve">Die Self-Determination Theory (Ryan &amp; Deci, 2000) liefert mit den drei psychologischen Grundbedürfnissen Autonomie, Kompetenz und soziale Eingebundenheit einen psychologischen Massstab für die Beurteilung digitaler Systeme. Mechanismen sind </w:t>
      </w:r>
      <w:r>
        <w:lastRenderedPageBreak/>
        <w:t>förderlich, wenn sie diese Bedürfnisse unterstützen, und schädlich, wenn sie sie untergraben. Insbesondere die Autonomie wird in den heutigen Plattformlogiken systematisch unterlaufen, wenn Nutzende durch manipulative Designmuster in Nutzungsschleifen gehalten werden (Peters, Calvo &amp; Ryan, 2018).</w:t>
      </w:r>
    </w:p>
    <w:p w14:paraId="0B7F6B1A" w14:textId="77777777" w:rsidR="001666F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323C778C" w14:textId="77777777" w:rsidR="001666F9" w:rsidRDefault="00000000">
      <w:pPr>
        <w:pStyle w:val="berschrift3"/>
      </w:pPr>
      <w:r>
        <w:t>2.3.2  Value-Sensitive Design (VSD)</w:t>
      </w:r>
    </w:p>
    <w:p w14:paraId="54C30B0D" w14:textId="77777777" w:rsidR="001666F9" w:rsidRDefault="00000000">
      <w:pPr>
        <w:spacing w:after="160" w:line="360" w:lineRule="auto"/>
      </w:pPr>
      <w:r>
        <w:t>Value-Sensitive Design (Hendry, Friedman &amp; Ballard,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14:paraId="598BDFB7" w14:textId="77777777" w:rsidR="001666F9" w:rsidRDefault="00000000">
      <w:pPr>
        <w:pStyle w:val="berschrift3"/>
      </w:pPr>
      <w:r>
        <w:t>2.3.3  Digital Wellbeing</w:t>
      </w:r>
    </w:p>
    <w:p w14:paraId="66126232" w14:textId="77777777" w:rsidR="001666F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Taddeo und Floridi (2020) fordern, dass Technologiedesign aktiv zum Wohlbefinden beitragen soll statt es zu untergraben, und entwickeln dafür einen thematischen Ordnungsrahmen. Peters, Ahmadpour und Calvo (2020) konkretisieren diesen Anspruch in einem Framework für Wellbeing-Supportive Design, das Features, Charakteristika und Prototypen systematisch katalogisiert.</w:t>
      </w:r>
    </w:p>
    <w:p w14:paraId="6A4DF586" w14:textId="77777777" w:rsidR="001666F9" w:rsidRDefault="00000000">
      <w:pPr>
        <w:pStyle w:val="berschrift3"/>
      </w:pPr>
      <w:r>
        <w:t>2.3.4  Ethik von Empfehlungssystemen und algorithmische Souveränität</w:t>
      </w:r>
    </w:p>
    <w:p w14:paraId="4BD0FBF5" w14:textId="77777777" w:rsidR="001666F9" w:rsidRDefault="00000000">
      <w:pPr>
        <w:spacing w:after="160" w:line="360" w:lineRule="auto"/>
      </w:pPr>
      <w:r>
        <w:t xml:space="preserve">Milano et al. (2020) systematisieren die ethischen Herausforderungen von Empfehlungssystemen und argumentieren, dass neben Relevanz auch Diversität, Fairness und Nutzerwohl als Optimierungsziele verankert werden müssen. Reviglio und Agosti (2020) </w:t>
      </w:r>
      <w:r>
        <w:lastRenderedPageBreak/>
        <w:t>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2B5EBD86" w14:textId="77777777" w:rsidR="001666F9" w:rsidRDefault="00000000">
      <w:pPr>
        <w:pStyle w:val="berschrift3"/>
      </w:pPr>
      <w:r>
        <w:t>2.3.5  Gebrauchstauglichkeit und Akzeptanz</w:t>
      </w:r>
    </w:p>
    <w:p w14:paraId="6C997726" w14:textId="77777777" w:rsidR="001666F9" w:rsidRDefault="00000000">
      <w:pPr>
        <w:spacing w:after="160" w:line="360" w:lineRule="auto"/>
      </w:pPr>
      <w:r>
        <w:t>Neben den normativen Kriterien spielt die klassische Gebrauchstauglichkeit eine Rolle. Der System Usability Scale (Brooke, 1996; Bangor, Kortum &amp; Miller, 2008) ist ein etabliertes, kurzes Messinstrument, das die subjektive Usability eines Systems mit zehn Items erhebt und in der vorliegenden Arbeit ergänzend zu den wellbeing-bezogenen Massen eingesetzt werden kann.</w:t>
      </w:r>
    </w:p>
    <w:p w14:paraId="567CD2DB" w14:textId="77777777" w:rsidR="001666F9" w:rsidRDefault="00000000">
      <w:pPr>
        <w:pStyle w:val="berschrift2"/>
      </w:pPr>
      <w:r>
        <w:t>2.4  Gegenüberstellung der Medienmodelle</w:t>
      </w:r>
    </w:p>
    <w:p w14:paraId="0DB204B0" w14:textId="77777777" w:rsidR="001666F9" w:rsidRDefault="00000000">
      <w:pPr>
        <w:spacing w:after="160" w:line="360" w:lineRule="auto"/>
      </w:pPr>
      <w:r>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016A8159" w14:textId="77777777" w:rsidR="001666F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4A79B1E1"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DF0E9A7"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E409FF5"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0455BCA"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FDF096F" w14:textId="77777777" w:rsidR="001666F9" w:rsidRDefault="00000000">
            <w:r>
              <w:rPr>
                <w:b/>
                <w:bCs/>
                <w:sz w:val="20"/>
                <w:szCs w:val="20"/>
              </w:rPr>
              <w:t>Wellbeing-orientiertes Modell</w:t>
            </w:r>
          </w:p>
        </w:tc>
      </w:tr>
      <w:tr w:rsidR="001666F9" w14:paraId="7CFD500C"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A9D450"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42D728"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44E80E"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8748B6" w14:textId="77777777" w:rsidR="001666F9" w:rsidRDefault="00000000">
            <w:r>
              <w:rPr>
                <w:sz w:val="20"/>
                <w:szCs w:val="20"/>
              </w:rPr>
              <w:t>Algorithmisch, auf Nutzerwohl optimiert</w:t>
            </w:r>
          </w:p>
        </w:tc>
      </w:tr>
      <w:tr w:rsidR="001666F9" w14:paraId="43F818DD"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F4C5B6"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519993"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7DA106"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975080" w14:textId="77777777" w:rsidR="001666F9" w:rsidRDefault="00000000">
            <w:r>
              <w:rPr>
                <w:sz w:val="20"/>
                <w:szCs w:val="20"/>
              </w:rPr>
              <w:t>Nachvollziehbare Kriterien, offene Logik</w:t>
            </w:r>
          </w:p>
        </w:tc>
      </w:tr>
      <w:tr w:rsidR="001666F9" w14:paraId="18D835E5"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DEB260"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6DC96B"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D4DEB8" w14:textId="77777777" w:rsidR="001666F9" w:rsidRPr="000C4A8B" w:rsidRDefault="00000000">
            <w:pPr>
              <w:rPr>
                <w:lang w:val="en-US"/>
              </w:rPr>
            </w:pPr>
            <w:r>
              <w:rPr>
                <w:sz w:val="20"/>
                <w:szCs w:val="20"/>
                <w:lang w:val="en-US"/>
              </w:rPr>
              <w:t>Minimal (Like/Skip, Interessen-Tagging)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71124E" w14:textId="77777777" w:rsidR="001666F9" w:rsidRDefault="00000000">
            <w:r>
              <w:rPr>
                <w:sz w:val="20"/>
                <w:szCs w:val="20"/>
              </w:rPr>
              <w:t>Aktiv (Themen, Filter, Intensität)</w:t>
            </w:r>
          </w:p>
        </w:tc>
      </w:tr>
      <w:tr w:rsidR="001666F9" w14:paraId="7A3021EE"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9859E6"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BD9FE0" w14:textId="77777777" w:rsidR="001666F9" w:rsidRDefault="00000000">
            <w:r>
              <w:rPr>
                <w:sz w:val="20"/>
                <w:szCs w:val="20"/>
              </w:rPr>
              <w:t>Pluralismusauftrag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AB2D9E"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01C6B0" w14:textId="77777777" w:rsidR="001666F9" w:rsidRDefault="00000000">
            <w:r>
              <w:rPr>
                <w:sz w:val="20"/>
                <w:szCs w:val="20"/>
              </w:rPr>
              <w:t>Bewusste Diversifikation, Serendipität</w:t>
            </w:r>
          </w:p>
        </w:tc>
      </w:tr>
      <w:tr w:rsidR="001666F9" w14:paraId="5A40899B"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92990E" w14:textId="77777777" w:rsidR="001666F9" w:rsidRDefault="00000000">
            <w:r>
              <w:rPr>
                <w:sz w:val="20"/>
                <w:szCs w:val="20"/>
              </w:rPr>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066FA6"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F60AAB"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043A62" w14:textId="77777777" w:rsidR="001666F9" w:rsidRDefault="00000000">
            <w:r>
              <w:rPr>
                <w:sz w:val="20"/>
                <w:szCs w:val="20"/>
              </w:rPr>
              <w:t>Definierte Länge, natürliche Pausen</w:t>
            </w:r>
          </w:p>
        </w:tc>
      </w:tr>
      <w:tr w:rsidR="001666F9" w14:paraId="54550EED"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EBEE80" w14:textId="77777777" w:rsidR="001666F9" w:rsidRDefault="00000000">
            <w:r>
              <w:rPr>
                <w:sz w:val="20"/>
                <w:szCs w:val="20"/>
              </w:rPr>
              <w:lastRenderedPageBreak/>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29939F"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10FC9F"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B85300" w14:textId="77777777" w:rsidR="001666F9" w:rsidRDefault="00000000">
            <w:r>
              <w:rPr>
                <w:sz w:val="20"/>
                <w:szCs w:val="20"/>
              </w:rPr>
              <w:t>Variabel (Gebühren, Abo, Stiftung)</w:t>
            </w:r>
          </w:p>
        </w:tc>
      </w:tr>
      <w:tr w:rsidR="001666F9" w14:paraId="30E6C276"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2A7176"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4FB421"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BE1DEC"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8EA899" w14:textId="77777777" w:rsidR="001666F9" w:rsidRDefault="00000000">
            <w:r>
              <w:rPr>
                <w:sz w:val="20"/>
                <w:szCs w:val="20"/>
              </w:rPr>
              <w:t>Nutzerwohl, Autonomie</w:t>
            </w:r>
          </w:p>
        </w:tc>
      </w:tr>
    </w:tbl>
    <w:p w14:paraId="1FBEEA48" w14:textId="77777777" w:rsidR="001666F9" w:rsidRDefault="00000000">
      <w:pPr>
        <w:pStyle w:val="berschrift2"/>
      </w:pPr>
      <w:r>
        <w:t>2.5  Forschungslücke</w:t>
      </w:r>
    </w:p>
    <w:p w14:paraId="7A2E9595" w14:textId="77777777" w:rsidR="001666F9" w:rsidRDefault="00000000">
      <w:pPr>
        <w:spacing w:after="160" w:line="360" w:lineRule="auto"/>
      </w:pPr>
      <w:r>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682D75A1" w14:textId="77777777" w:rsidR="001666F9" w:rsidRDefault="00000000">
      <w:pPr>
        <w:spacing w:after="160" w:line="360" w:lineRule="auto"/>
      </w:pPr>
      <w:r>
        <w:t>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Genau diese Lücke adressiert die vorliegende Arbeit; die Forschungsfrage sowie der Lösungsvorschlag werden in den nachfolgenden Kapiteln entwickelt.</w:t>
      </w:r>
    </w:p>
    <w:p w14:paraId="33068F1C" w14:textId="77777777" w:rsidR="001666F9" w:rsidRDefault="00000000">
      <w:pPr>
        <w:pStyle w:val="berschrift1"/>
        <w:pageBreakBefore/>
      </w:pPr>
      <w:r>
        <w:lastRenderedPageBreak/>
        <w:t>3  Attune als Forschungsartefakt</w:t>
      </w:r>
    </w:p>
    <w:p w14:paraId="1DACF50C" w14:textId="77777777" w:rsidR="001666F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weil der Name den Vergleich mit klassischem Radio nahelegte und Verwechslungen mit dem Schweizer Sender Radio 24 provozierte (vgl. Abschnitt 8.3). Dieses Kapitel begründet die Wahl des Mediums, beschreibt den geplanten Untersuchungsgegenstand und ordnet die zu untersuchenden Mechanismen den in Kapitel 2 entwickelten Beurteilungsgrundlagen zu.</w:t>
      </w:r>
    </w:p>
    <w:p w14:paraId="0F4198F7" w14:textId="77777777" w:rsidR="001666F9" w:rsidRDefault="00000000">
      <w:pPr>
        <w:pStyle w:val="berschrift2"/>
      </w:pPr>
      <w:r>
        <w:t>3.1  Warum dieses Untersuchungsmedium?</w:t>
      </w:r>
    </w:p>
    <w:p w14:paraId="6295F9C5"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2E9BE3B1" w14:textId="77777777" w:rsidR="001666F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2D7AD112" w14:textId="77777777" w:rsidR="001666F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(Vanden Abeele, 2021; Peters et al., 2018).</w:t>
      </w:r>
    </w:p>
    <w:p w14:paraId="5BB37C39" w14:textId="77777777" w:rsidR="001666F9" w:rsidRDefault="00000000">
      <w:pPr>
        <w:spacing w:after="160" w:line="360" w:lineRule="auto"/>
      </w:pPr>
      <w:r>
        <w:t>Drittens ist Radio ein begleitendes Medium. Es wird häufig parallel zu anderen Tätigkeiten konsumiert (am Morgen, beim Pendeln, bei der Arbeit) und nimmt damit 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14:paraId="0FB18B00" w14:textId="77777777" w:rsidR="001666F9" w:rsidRDefault="00000000">
      <w:pPr>
        <w:spacing w:after="160" w:line="360" w:lineRule="auto"/>
      </w:pPr>
      <w:r>
        <w:lastRenderedPageBreak/>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292E2EE2" w14:textId="77777777" w:rsidR="001666F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6BC94A33"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243065EA" w14:textId="77777777" w:rsidR="001666F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Damit wird ein Mechanismus untersuchbar, den klassische Radios technisch gar nicht bedienen können: Personalisierung als kontextsensitive, nutzerinitiierte Anpassung.</w:t>
      </w:r>
    </w:p>
    <w:p w14:paraId="6FC27E53" w14:textId="77777777" w:rsidR="001666F9" w:rsidRDefault="00000000">
      <w:pPr>
        <w:spacing w:after="160" w:line="360" w:lineRule="auto"/>
      </w:pPr>
      <w:r>
        <w:t>Zum anderen demonstriert ein KI-gestütztes Radio dieselben Technologien, die in kommerziellen Plattformen heute zur Engagement-Optimierung eingesetzt werden, 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13751876" w14:textId="77777777" w:rsidR="001666F9" w:rsidRDefault="00000000">
      <w:pPr>
        <w:spacing w:after="160" w:line="360" w:lineRule="auto"/>
      </w:pPr>
      <w:r>
        <w:t xml:space="preserve">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w:t>
      </w:r>
      <w:r>
        <w:lastRenderedPageBreak/>
        <w:t>kann dennoch Personalisierung, Inhaltsdiversität, Transparenz und Zeitgestaltung in einem konsistenten Erlebnis kombinieren.</w:t>
      </w:r>
    </w:p>
    <w:p w14:paraId="3A200001" w14:textId="77777777" w:rsidR="001666F9" w:rsidRDefault="00000000">
      <w:pPr>
        <w:pStyle w:val="berschrift2"/>
        <w:rPr>
          <w:ins w:id="15001" w:author="Claude" w:date="2026-06-10T12:00:00Z"/>
        </w:rPr>
      </w:pPr>
      <w:ins w:id="15002" w:author="Claude" w:date="2026-06-10T12:00:00Z">
        <w:r>
          <w:t xml:space="preserve">3.2  Leitidee und theoretische Verankerung</w:t>
        </w:r>
      </w:ins>
    </w:p>
    <w:p w14:paraId="3A200002" w14:textId="77777777" w:rsidR="001666F9" w:rsidRDefault="00000000">
      <w:pPr>
        <w:spacing w:after="160" w:line="360" w:lineRule="auto"/>
        <w:rPr>
          <w:ins w:id="15003" w:author="Claude" w:date="2026-06-10T12:00:00Z"/>
        </w:rPr>
      </w:pPr>
      <w:ins w:id="15004" w:author="Claude" w:date="2026-06-10T12:00:00Z">
        <w:r>
          <w:t xml:space="preserve">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ins>
    </w:p>
    <w:p w14:paraId="3A200003" w14:textId="77777777" w:rsidR="001666F9" w:rsidRDefault="00000000">
      <w:pPr>
        <w:spacing w:after="160" w:line="360" w:lineRule="auto"/>
        <w:rPr>
          <w:ins w:id="15005" w:author="Claude" w:date="2026-06-10T12:00:00Z"/>
        </w:rPr>
      </w:pPr>
      <w:ins w:id="15006" w:author="Claude" w:date="2026-06-10T12:00:00Z">
        <w:r>
          <w:t xml:space="preserve">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wellbeing-orientiertes System muss Autonomie nicht nur in einzelnen Einstellungen, sondern über die gesamte Nutzungsepisode hinweg stützen.</w:t>
        </w:r>
      </w:ins>
    </w:p>
    <w:p w14:paraId="3A200004" w14:textId="77777777" w:rsidR="001666F9" w:rsidRDefault="00000000">
      <w:pPr>
        <w:spacing w:after="160" w:line="360" w:lineRule="auto"/>
        <w:rPr>
          <w:ins w:id="15007" w:author="Claude" w:date="2026-06-10T12:00:00Z"/>
        </w:rPr>
      </w:pPr>
      <w:ins w:id="15008" w:author="Claude" w:date="2026-06-10T12:00:00Z">
        <w:r>
          <w:t xml:space="preserve">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ins>
    </w:p>
    <w:p w14:paraId="3A200005" w14:textId="77777777" w:rsidR="001666F9" w:rsidRDefault="00000000">
      <w:pPr>
        <w:spacing w:after="160" w:line="360" w:lineRule="auto"/>
        <w:rPr>
          <w:ins w:id="15009" w:author="Claude" w:date="2026-06-10T12:00:00Z"/>
        </w:rPr>
      </w:pPr>
      <w:ins w:id="15010" w:author="Claude" w:date="2026-06-10T12:00:00Z">
        <w:r>
          <w:t xml:space="preserve">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ins>
    </w:p>
    <w:p w14:paraId="3A200006" w14:textId="77777777" w:rsidR="001666F9" w:rsidRDefault="00000000">
      <w:pPr>
        <w:spacing w:after="160" w:line="360" w:lineRule="auto"/>
        <w:rPr>
          <w:ins w:id="15011" w:author="Claude" w:date="2026-06-10T12:00:00Z"/>
        </w:rPr>
      </w:pPr>
      <w:ins w:id="15012" w:author="Claude" w:date="2026-06-10T12:00:00Z">
        <w:r>
          <w:t xml:space="preserve">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ins>
    </w:p>
    <w:p w14:paraId="0E382656" w14:textId="77777777" w:rsidR="001666F9" w:rsidRDefault="00000000">
      <w:pPr>
        <w:pStyle w:val="berschrift2"/>
      </w:pPr>
      <w:r>
        <w:t>3.3  Was an Attune konkret umgesetzt wird</w:t>
      </w:r>
    </w:p>
    <w:p w14:paraId="1B235EF3" w14:textId="77777777" w:rsidR="001666F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36FE6279" w14:textId="77777777" w:rsidR="001666F9" w:rsidRDefault="00000000">
      <w:pPr>
        <w:pStyle w:val="berschrift3"/>
      </w:pPr>
      <w:r>
        <w:t>3.3.1  Explizite Präferenzangaben und Profilkonstruktion</w:t>
      </w:r>
    </w:p>
    <w:p w14:paraId="58149FC3" w14:textId="77777777" w:rsidR="001666F9" w:rsidRDefault="00000000">
      <w:pPr>
        <w:spacing w:after="160" w:line="360" w:lineRule="auto"/>
      </w:pPr>
      <w:r>
        <w:t>Die Hörerinnen und Hörer geben ihre Interessen, ihren Standort und einen Moderationsstil aktiv und nachvollziehbar an. Anders als bei Plattformen, die Profile primär aus implizitem Verhalten lernen, bleibt das Profil bei Attune transparent, einsehbar und jederzeit veränderbar. Damit wird die Anforderung an algorithmische Souveränität (Reviglio &amp; Agosti, 2020) konkret operationalisierbar, ohne die Nutzenden mit einem aufwendigen Konfigurationsritual zu überfordern.</w:t>
      </w:r>
    </w:p>
    <w:p w14:paraId="2A41D395" w14:textId="77777777" w:rsidR="001666F9" w:rsidRDefault="00000000">
      <w:pPr>
        <w:pStyle w:val="berschrift3"/>
      </w:pPr>
      <w:r>
        <w:t>3.3.2  Vollautomatisierte Sendungspipeline</w:t>
      </w:r>
    </w:p>
    <w:p w14:paraId="3A5EC981"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6165338D" w14:textId="77777777" w:rsidR="001666F9" w:rsidRDefault="00000000">
      <w:pPr>
        <w:pStyle w:val="berschrift3"/>
      </w:pPr>
      <w:r>
        <w:t>3.3.3  Kuratierungs- und Empfehlungslogik mit alternativem Zielwert</w:t>
      </w:r>
    </w:p>
    <w:p w14:paraId="02779253" w14:textId="77777777" w:rsidR="001666F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Damit werden die in Abschnitt 2.2.3 beschriebenen Empfehlungsparadigmen (Ricci et al., 2015) auf eine wellbeing-orientierte Zielfunktion umgestellt, wie sie Milano et al. (2020) und Peters et al. (2020) als notwendig erachten.</w:t>
      </w:r>
    </w:p>
    <w:p w14:paraId="4035356C" w14:textId="77777777" w:rsidR="001666F9" w:rsidRDefault="00000000">
      <w:pPr>
        <w:pStyle w:val="berschrift3"/>
      </w:pPr>
      <w:r>
        <w:t>3.3.4  Definierte Sessiongestaltung statt endlosem Strom</w:t>
      </w:r>
    </w:p>
    <w:p w14:paraId="544F3DB6" w14:textId="77777777" w:rsidR="001666F9" w:rsidRDefault="00000000">
      <w:pPr>
        <w:spacing w:after="160" w:line="360" w:lineRule="auto"/>
      </w:pPr>
      <w:r>
        <w:t xml:space="preserve">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w:t>
      </w:r>
      <w:r>
        <w:lastRenderedPageBreak/>
        <w:t>Designmuster und übersetzt die METUX-Forderung nach Autonomie auf der Verhaltensebene (Peters et al., 2018) in ein konkretes Sendungsformat.</w:t>
      </w:r>
    </w:p>
    <w:p w14:paraId="7EFF58EA" w14:textId="77777777" w:rsidR="001666F9" w:rsidRDefault="00000000">
      <w:pPr>
        <w:pStyle w:val="berschrift3"/>
      </w:pPr>
      <w:r>
        <w:t>3.3.5  Transparenz über Quellen, Logik und Personalisierung</w:t>
      </w:r>
    </w:p>
    <w:p w14:paraId="2502F522" w14:textId="77777777" w:rsidR="001666F9" w:rsidRDefault="00000000">
      <w:pPr>
        <w:spacing w:after="160" w:line="360" w:lineRule="auto"/>
      </w:pPr>
      <w:r>
        <w:t>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14:paraId="7D82D105" w14:textId="77777777" w:rsidR="001666F9" w:rsidRDefault="00000000">
      <w:pPr>
        <w:pStyle w:val="berschrift2"/>
      </w:pPr>
      <w:r>
        <w:t>3.4  Welche Mechanismen am Radio untersucht und verbessert werden</w:t>
      </w:r>
    </w:p>
    <w:p w14:paraId="1E99AB73" w14:textId="77777777" w:rsidR="001666F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w:t>
      </w:r>
    </w:p>
    <w:p w14:paraId="08530D5C" w14:textId="77777777" w:rsidR="001666F9" w:rsidRDefault="00000000">
      <w:pPr>
        <w:pStyle w:val="Listenabsatz"/>
        <w:numPr>
          <w:ilvl w:val="0"/>
          <w:numId w:val="2"/>
        </w:numPr>
        <w:spacing w:after="80" w:line="360" w:lineRule="auto"/>
      </w:pPr>
      <w:r>
        <w:t>Profil- und Präferenzbildung: Wie wirkt sich ein explizit deklariertes Profil im Vergleich zu impliziter Verhaltensanalyse auf das wahrgenommene Autonomie- und Kompetenzerleben aus (Ryan &amp; Deci, 2000; Peters et al., 2018)?</w:t>
      </w:r>
    </w:p>
    <w:p w14:paraId="753426D6" w14:textId="77777777" w:rsidR="001666F9" w:rsidRDefault="00000000">
      <w:pPr>
        <w:pStyle w:val="Listenabsatz"/>
        <w:numPr>
          <w:ilvl w:val="0"/>
          <w:numId w:val="2"/>
        </w:numPr>
        <w:spacing w:after="80" w:line="360" w:lineRule="auto"/>
      </w:pPr>
      <w:r>
        <w:t>Personalisierte Kuratierung mit alternativer Zielfunktion: Welche Effekte hat eine auf Vielfalt, Tageskontext und Selbstbestimmung optimierte Auswahl gegenüber einer engagement-optimierten Empfehlungslogik (Nguyen et al., 2014; Milano et al., 2020)?</w:t>
      </w:r>
    </w:p>
    <w:p w14:paraId="6CC2C438" w14:textId="77777777" w:rsidR="001666F9" w:rsidRDefault="00000000">
      <w:pPr>
        <w:pStyle w:val="Listenabsatz"/>
        <w:numPr>
          <w:ilvl w:val="0"/>
          <w:numId w:val="2"/>
        </w:numPr>
        <w:spacing w:after="80" w:line="360" w:lineRule="auto"/>
      </w:pPr>
      <w:r>
        <w:t>Sessiongestaltung: Wie wirken eine definierte Sendungslänge und ein bewusst gesetzter Abschluss im Vergleich zu endlosen Strömen auf die subjektive Zufriedenheit, das Zeitempfinden und die Nutzungskontrolle (Vanden Abeele, 2021; Montag et al., 2019)?</w:t>
      </w:r>
    </w:p>
    <w:p w14:paraId="06EE8884" w14:textId="77777777" w:rsidR="001666F9" w:rsidRDefault="00000000">
      <w:pPr>
        <w:pStyle w:val="Listenabsatz"/>
        <w:numPr>
          <w:ilvl w:val="0"/>
          <w:numId w:val="2"/>
        </w:numPr>
        <w:spacing w:after="80" w:line="360" w:lineRule="auto"/>
      </w:pPr>
      <w:r>
        <w:t>Transparenz der Algorithmik: Wie verändert eine offengelegte Personalisierungslogik das Vertrauen, die wahrgenommene Fairness und die Bereitschaft zur weiteren Nutzung (Reviglio &amp; Agosti, 2020; Milano et al., 2020)?</w:t>
      </w:r>
    </w:p>
    <w:p w14:paraId="07F7E049" w14:textId="77777777" w:rsidR="001666F9" w:rsidRDefault="00000000">
      <w:pPr>
        <w:pStyle w:val="Listenabsatz"/>
        <w:numPr>
          <w:ilvl w:val="0"/>
          <w:numId w:val="2"/>
        </w:numPr>
        <w:spacing w:after="80" w:line="360" w:lineRule="auto"/>
      </w:pPr>
      <w:r>
        <w:t>Persuasive Designmuster: Welche der in Abschnitt 1.3 katalogisierten Muster (Push-Benachrichtigungen, variable Belohnungen, Autoplay) entfallen in einem wellbeing-orientierten Format, und welche nicht-manipulativen Alternativen lassen sich durch Digital Nudging (Weinmann et al., 2016) im Sinne der Nutzenden umsetzen?</w:t>
      </w:r>
    </w:p>
    <w:p w14:paraId="4B640A10" w14:textId="77777777" w:rsidR="001666F9" w:rsidRDefault="00000000">
      <w:pPr>
        <w:pStyle w:val="Listenabsatz"/>
        <w:numPr>
          <w:ilvl w:val="0"/>
          <w:numId w:val="2"/>
        </w:numPr>
        <w:spacing w:after="80" w:line="360" w:lineRule="auto"/>
      </w:pPr>
      <w:r>
        <w:t>Gebrauchstauglichkeit und Akzeptanz: Wie schneidet ein wellbeing-orientiertes Radio im System Usability Scale (Brooke, 1996; Bangor et al., 2008) und in der subjektiven Akzeptanz im Vergleich zu vertrauten Plattformen ab?</w:t>
      </w:r>
    </w:p>
    <w:p w14:paraId="57E2F4D5" w14:textId="77777777" w:rsidR="001666F9" w:rsidRDefault="00000000">
      <w:pPr>
        <w:pStyle w:val="berschrift2"/>
      </w:pPr>
      <w:r>
        <w:lastRenderedPageBreak/>
        <w:t>3.5  Abgrenzung des Untersuchungsumfangs</w:t>
      </w:r>
    </w:p>
    <w:p w14:paraId="38D7743C" w14:textId="77777777" w:rsidR="001666F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Aspekte, die für eine Skalierung relevant wären (Authentifizierung, Datenhaltung in einer Datenbank, redaktionelle Qualitätssicherung im grossen Massstab, Werbe- und Lizenzfragen), werden bewusst ausgeklammert und im Ausblick der Arbeit eingeordnet. Die folgenden Kapitel entwickeln auf dieser Grundlage die konkrete Forschungsfrage, das Untersuchungsdesign und den Aufbau der Evaluation.</w:t>
      </w:r>
    </w:p>
    <w:p w14:paraId="3C92E801" w14:textId="77777777" w:rsidR="001666F9" w:rsidRDefault="00000000">
      <w:pPr>
        <w:pStyle w:val="berschrift1"/>
        <w:pageBreakBefore/>
      </w:pPr>
      <w:r>
        <w:lastRenderedPageBreak/>
        <w:t>4  Forschungsfrage und Zielsetzung</w:t>
      </w:r>
    </w:p>
    <w:p w14:paraId="6ADB4FC5" w14:textId="77777777" w:rsidR="001666F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7A90177F" w14:textId="77777777" w:rsidR="001666F9" w:rsidRDefault="00000000">
      <w:pPr>
        <w:pStyle w:val="berschrift2"/>
      </w:pPr>
      <w:r>
        <w:t>4.1  Forschungsfrage</w:t>
      </w:r>
    </w:p>
    <w:p w14:paraId="04E268BD"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7CD8C90A" w14:textId="77777777" w:rsidR="001666F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optimal erfüllt und gleichzeitig ihr Wohlbefinden fördert?»</w:t>
      </w:r>
    </w:p>
    <w:p w14:paraId="23A56F2F" w14:textId="77777777" w:rsidR="001666F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(Vanden Abeele, 2021; Peters et al., 2018) messen lassen. Drittens wird die Frage methodisch über ein konkretes, lauffähiges Artefakt beantwortet, an dem sich die genannten Mechanismen sichtbar und beobachtbar machen lassen.</w:t>
      </w:r>
    </w:p>
    <w:p w14:paraId="1CA71CF1" w14:textId="77777777" w:rsidR="001666F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einem einwöchigen Pilottest mit Nutzenden empirisch beobachten lässt. Das methodische Vorgehen wird in Kapitel 5 ausführlich entfaltet.</w:t>
      </w:r>
    </w:p>
    <w:p w14:paraId="520E0C3C" w14:textId="77777777" w:rsidR="001666F9" w:rsidRDefault="00000000">
      <w:pPr>
        <w:pStyle w:val="berschrift2"/>
      </w:pPr>
      <w:r>
        <w:t>4.2  Teilfragen</w:t>
      </w:r>
    </w:p>
    <w:p w14:paraId="7FF84CF5" w14:textId="77777777" w:rsidR="001666F9" w:rsidRDefault="00000000">
      <w:pPr>
        <w:spacing w:after="160" w:line="360" w:lineRule="auto"/>
      </w:pPr>
      <w:r>
        <w:lastRenderedPageBreak/>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73AD5A2C"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5C693DE6" w14:textId="77777777" w:rsidR="001666F9" w:rsidRDefault="00000000">
      <w:pPr>
        <w:pStyle w:val="Listenabsatz"/>
        <w:numPr>
          <w:ilvl w:val="0"/>
          <w:numId w:val="2"/>
        </w:numPr>
        <w:spacing w:after="80" w:line="360" w:lineRule="auto"/>
      </w:pPr>
      <w:r>
        <w:t>T2 – Inhaltsdiversität und Bedürfnisgerechtigkeit: In welchem Mass werden eine bewusst diversifizierte Inhaltsauswahl und eine am Tageskontext orientierte Reihenfolge gegenüber einer engagement-optimierten Logik als bedürfnisgerecht und qualitativ angemessen erlebt (Nguyen et al., 2014; Milano et al., 2020)?</w:t>
      </w:r>
    </w:p>
    <w:p w14:paraId="4C787A65" w14:textId="77777777" w:rsidR="001666F9" w:rsidRDefault="00000000">
      <w:pPr>
        <w:pStyle w:val="Listenabsatz"/>
        <w:numPr>
          <w:ilvl w:val="0"/>
          <w:numId w:val="2"/>
        </w:numPr>
        <w:spacing w:after="80" w:line="360" w:lineRule="auto"/>
      </w:pPr>
      <w:r>
        <w:t>T3 – Sessiongestaltung und Nutzungskontrolle: Wie wirken eine definierte Sendungslänge und ein bewusst gesetzter Sendungsabschluss auf die subjektive Zufriedenheit, das Zeitempfinden und die wahrgenommene Kontrolle über die eigene Mediennutzung (Vanden Abeele, 2021; Montag et al., 2019)?</w:t>
      </w:r>
    </w:p>
    <w:p w14:paraId="44FC465D" w14:textId="77777777" w:rsidR="001666F9" w:rsidRDefault="00000000">
      <w:pPr>
        <w:pStyle w:val="Listenabsatz"/>
        <w:numPr>
          <w:ilvl w:val="0"/>
          <w:numId w:val="2"/>
        </w:numPr>
        <w:spacing w:after="80" w:line="360" w:lineRule="auto"/>
      </w:pPr>
      <w:r>
        <w:t>T4 – Transparenz und Akzeptanz: Wie verändert eine offengelegte Personalisierungslogik die wahrgenommene Fairness, das Vertrauen und die Gebrauchstauglichkeit, gemessen unter anderem über den System Usability Scale (Brooke, 1996; Bangor et al., 2008; Reviglio &amp; Agosti, 2020)?</w:t>
      </w:r>
    </w:p>
    <w:p w14:paraId="1D24372D"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11658793" w14:textId="77777777" w:rsidR="001666F9" w:rsidRDefault="00000000">
      <w:pPr>
        <w:pStyle w:val="berschrift2"/>
      </w:pPr>
      <w:r>
        <w:t>4.3  Goal und Objective</w:t>
      </w:r>
    </w:p>
    <w:p w14:paraId="7F0EDE27" w14:textId="77777777" w:rsidR="001666F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786D7081" w14:textId="77777777" w:rsidR="001666F9" w:rsidRDefault="00000000">
      <w:pPr>
        <w:spacing w:after="160" w:line="360" w:lineRule="auto"/>
      </w:pPr>
      <w:r>
        <w:rPr>
          <w:b/>
          <w:bCs/>
        </w:rPr>
        <w:lastRenderedPageBreak/>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19820C43" w14:textId="77777777" w:rsidR="001666F9" w:rsidRDefault="00000000">
      <w:pPr>
        <w:spacing w:after="160" w:line="360" w:lineRule="auto"/>
      </w:pPr>
      <w:r>
        <w:rPr>
          <w:b/>
          <w:bCs/>
        </w:rPr>
        <w:t xml:space="preserve">Objective. </w:t>
      </w:r>
      <w:r>
        <w:t>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LLM-basierte Textgenerierung, eine Sprachsynthese und eine Webapplikation zu einer durchgängigen Sendungsproduktion und stellt das Ergebnis einem einwöchigen Pilottest mit einer kleinen Probandengruppe zur Verfügung.</w:t>
      </w:r>
    </w:p>
    <w:p w14:paraId="2D1D2282" w14:textId="77777777" w:rsidR="001666F9" w:rsidRDefault="00000000">
      <w:pPr>
        <w:spacing w:after="160" w:line="360" w:lineRule="auto"/>
      </w:pPr>
      <w:r>
        <w:t>Aus Goal und Objective leiten sich die Erfolgskriterien der Arbeit ab, die in Abschnitt 8.4 operationalisiert werden.</w:t>
      </w:r>
    </w:p>
    <w:p w14:paraId="51C1A998" w14:textId="77777777" w:rsidR="001666F9" w:rsidRDefault="00000000">
      <w:pPr>
        <w:pStyle w:val="berschrift2"/>
      </w:pPr>
      <w:r>
        <w:t>4.4  Nutzen</w:t>
      </w:r>
    </w:p>
    <w:p w14:paraId="0D941A4B" w14:textId="77777777" w:rsidR="001666F9" w:rsidRDefault="00000000">
      <w:pPr>
        <w:spacing w:after="160" w:line="360" w:lineRule="auto"/>
      </w:pPr>
      <w:r>
        <w:t>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bietet das Artefakt ein Erlebnis, das in der heutigen Medienlandschaft als integriertes, durchgängig wellbeing-orientiertes Format kaum verfügbar ist.</w:t>
      </w:r>
    </w:p>
    <w:p w14:paraId="05C15C35" w14:textId="77777777" w:rsidR="001666F9" w:rsidRDefault="00000000">
      <w:pPr>
        <w:spacing w:after="160" w:line="360" w:lineRule="auto"/>
      </w:pPr>
      <w:r>
        <w:t xml:space="preserve">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(Vanden Abeele, 2021; Burr et al., 2020; Peters et al., 2020)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t>
      </w:r>
      <w:r>
        <w:lastRenderedPageBreak/>
        <w:t>wellbeing-orientierter Personalisierung und liefert eine methodische Vorlage, an der sich grössere Folgestudien orientieren können.</w:t>
      </w:r>
    </w:p>
    <w:p w14:paraId="65FB1021" w14:textId="77777777" w:rsidR="001666F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6BA6A8A3" w14:textId="77777777" w:rsidR="001666F9" w:rsidRDefault="00000000">
      <w:pPr>
        <w:pStyle w:val="berschrift2"/>
      </w:pPr>
      <w:r>
        <w:t>4.5  Abgrenzung</w:t>
      </w:r>
    </w:p>
    <w:p w14:paraId="73A06F92" w14:textId="77777777" w:rsidR="001666F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6CE525B4"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2DE4595C" w14:textId="77777777" w:rsidR="001666F9" w:rsidRDefault="00000000">
      <w:pPr>
        <w:pStyle w:val="Listenabsatz"/>
        <w:numPr>
          <w:ilvl w:val="0"/>
          <w:numId w:val="2"/>
        </w:numPr>
        <w:spacing w:after="80" w:line="360" w:lineRule="auto"/>
      </w:pPr>
      <w:r>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2C44F8B6"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6D06333C" w14:textId="77777777" w:rsidR="001666F9" w:rsidRDefault="00000000">
      <w:pPr>
        <w:pStyle w:val="Listenabsatz"/>
        <w:numPr>
          <w:ilvl w:val="0"/>
          <w:numId w:val="2"/>
        </w:numPr>
        <w:spacing w:after="80" w:line="360" w:lineRule="auto"/>
      </w:pPr>
      <w:r>
        <w:t>Quantitative Hypothesentests: Die Pilotstudie erhebt qualitative und deskriptive Daten mit einer kleinen Probandengruppe (n ≈ 5). Statistisch generalisierende Aussagen über die Gesamtbevölkerung sind nicht Teil der Arbeit (vgl. Abschnitt 5.5).</w:t>
      </w:r>
    </w:p>
    <w:p w14:paraId="21E86BD3" w14:textId="77777777" w:rsidR="001666F9" w:rsidRDefault="00000000">
      <w:pPr>
        <w:pStyle w:val="Listenabsatz"/>
        <w:numPr>
          <w:ilvl w:val="0"/>
          <w:numId w:val="2"/>
        </w:numPr>
        <w:spacing w:after="80" w:line="360" w:lineRule="auto"/>
      </w:pPr>
      <w:r>
        <w:t xml:space="preserve">Sprach- und Kulturraum: Untersucht wird der deutschsprachige Raum mit Schweizer Hochdeutsch als Sprachausgabe; mehrsprachige Anwendung und kulturelle </w:t>
      </w:r>
      <w:r>
        <w:lastRenderedPageBreak/>
        <w:t>Adaption werden im Ausblick (Abschnitt 11.3) gestreift, nicht aber empirisch untersucht.</w:t>
      </w:r>
    </w:p>
    <w:p w14:paraId="6C7D4E33"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1E2DDE7C" w14:textId="77777777" w:rsidR="001666F9" w:rsidRDefault="00000000">
      <w:pPr>
        <w:pStyle w:val="berschrift1"/>
        <w:pageBreakBefore/>
      </w:pPr>
      <w:r>
        <w:lastRenderedPageBreak/>
        <w:t>5  Methodik</w:t>
      </w:r>
    </w:p>
    <w:p w14:paraId="60BCFA82" w14:textId="77777777" w:rsidR="001666F9" w:rsidRDefault="00000000">
      <w:pPr>
        <w:spacing w:after="160" w:line="360" w:lineRule="auto"/>
      </w:pPr>
      <w:r>
        <w:t xml:space="preserve">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et al., 2004; Peffers et al., 2007; Hevner, 2007) ein. Abschnitt 5.3 fasst das praktische Vorgehen entlang der Arbeitspakete zusammen. Die Abschnitte 5.4 und 5.5 beschreiben die Methoden der Datenerhebung </w:t>
      </w:r>
      <w:del w:id="15138" w:author="Claude" w:date="2026-06-10T14:00:00Z">
        <w:r>
          <w:delText xml:space="preserve">(Pilottest, System Usability Scale, Wellbeing-Items, Interviews, Nutzungslogs) und der Auswertung (qualitative Analyse, deskriptive Statistik)</w:delText>
        </w:r>
      </w:del>
      <w:ins w:id="15139" w:author="Claude" w:date="2026-06-10T14:00:00Z">
        <w:r>
          <w:t xml:space="preserve">(formatives Erstfeedback, standardisierte Online-Befragung mit usability- und wirkungsbezogenen Items) und der Auswertung (deskriptive Statistik, qualitative Clusterung der Freitextantworten)</w:t>
        </w:r>
      </w:ins>
      <w:r>
        <w:t xml:space="preserve">. Abschnitt 5.6 reflektiert schliesslich die eingesetzten Ressourcen und Kompetenzen.</w:t>
      </w:r>
    </w:p>
    <w:p w14:paraId="4CE347A9" w14:textId="77777777" w:rsidR="001666F9" w:rsidRDefault="00000000">
      <w:pPr>
        <w:pStyle w:val="berschrift2"/>
      </w:pPr>
      <w:r>
        <w:t>5.1  Vorgehen der Literaturrecherche</w:t>
      </w:r>
    </w:p>
    <w:p w14:paraId="4640F097"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445AB4A9" w14:textId="77777777" w:rsidR="001666F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66D18F22"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w:t>
      </w:r>
      <w:r>
        <w:lastRenderedPageBreak/>
        <w:t>Swisscovery, im Verlagskatalog oder über den Digital Object Identifier verifiziert und als Originaldokument bezogen. Kein Inhalt wurde ohne Gegenprüfung übernommen.</w:t>
      </w:r>
    </w:p>
    <w:p w14:paraId="106D0018" w14:textId="77777777" w:rsidR="001666F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40A94C0B" w14:textId="77777777" w:rsidR="001666F9" w:rsidRDefault="00000000">
      <w:pPr>
        <w:spacing w:after="160" w:line="360" w:lineRule="auto"/>
      </w:pPr>
      <w:r>
        <w:t>Die finale Verwaltung der Quellen erfolgt in Zotero. Das gesamte Quellenset ist dort gepflegt und exportierbar; die in Kapitel 1 und 2 zitierten Arbeiten sind im Literaturverzeichnis aufgeführt. Der Review wird im weiteren Verlauf der Arbeit laufend ergänzt, insbesondere im Bereich der konkreten Mechanismen und der Evaluationsliteratur.</w:t>
      </w:r>
    </w:p>
    <w:p w14:paraId="39D72C18" w14:textId="77777777" w:rsidR="001666F9" w:rsidRDefault="00000000">
      <w:pPr>
        <w:pStyle w:val="berschrift2"/>
      </w:pPr>
      <w:r>
        <w:t>5.2  Forschungsdesign</w:t>
      </w:r>
    </w:p>
    <w:p w14:paraId="0EC3765B" w14:textId="77777777" w:rsidR="001666F9" w:rsidRDefault="00000000">
      <w:pPr>
        <w:spacing w:after="160" w:line="360" w:lineRule="auto"/>
      </w:pPr>
      <w:r>
        <w:t>Die Arbeit folgt dem Design-Science-Ansatz, wie er von Hevner, March, Park und Ram (2004) für die Wirtschaftsinformatik etabliert und von Peffers, Tuunanen, Rothenberger und Chatterjee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7BA0282B" w14:textId="77777777" w:rsidR="001666F9" w:rsidRDefault="00000000">
      <w:pPr>
        <w:spacing w:after="160" w:line="360" w:lineRule="auto"/>
      </w:pPr>
      <w:r>
        <w:t>Hevner (2007) verdichtet diesen Ansatz zur Three-Cycle-View, die die Forschung in drei eng verzahnten Zyklen organisiert. Der Relevance Cycle verbindet das Design mit 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4A31F2C8" w14:textId="77777777" w:rsidR="001666F9" w:rsidRDefault="00000000">
      <w:pPr>
        <w:spacing w:after="160" w:line="360" w:lineRule="auto"/>
      </w:pPr>
      <w:r>
        <w:t xml:space="preserve">Auf die vorliegende Arbeit übertragen bedeutet dies: Der Relevance Cycle ist in den Kapiteln 1 und 3 sowie </w:t>
      </w:r>
      <w:del w:id="15140" w:author="Claude" w:date="2026-06-10T14:00:00Z">
        <w:r>
          <w:delText xml:space="preserve">im Pilottest (Abschnitt 8.3)</w:delText>
        </w:r>
      </w:del>
      <w:ins w:id="15141" w:author="Claude" w:date="2026-06-10T14:00:00Z">
        <w:r>
          <w:t xml:space="preserve">in der Pilotbefragung (Abschnitte 8.3 und 8.6)</w:t>
        </w:r>
      </w:ins>
      <w:r>
        <w:t xml:space="preserve"> verankert; der Rigor Cycle wird in Kapitel 2 sowie </w:t>
      </w:r>
      <w:r>
        <w:lastRenderedPageBreak/>
        <w:t>in Abschnitt 5.1 dokumentiert; der Design Cycle umfasst die in den 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p>
    <w:p w14:paraId="793BB18D" w14:textId="77777777" w:rsidR="001666F9" w:rsidRDefault="00000000">
      <w:pPr>
        <w:pStyle w:val="berschrift2"/>
      </w:pPr>
      <w:r>
        <w:t>5.3  Vorgehen im Überblick</w:t>
      </w:r>
    </w:p>
    <w:p w14:paraId="021778B2" w14:textId="77777777" w:rsidR="001666F9" w:rsidRDefault="00000000">
      <w:pPr>
        <w:spacing w:after="160" w:line="360" w:lineRule="auto"/>
      </w:pPr>
      <w:r>
        <w:t xml:space="preserve">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w:t>
      </w:r>
      <w:del w:id="15142" w:author="Claude" w:date="2026-06-10T14:00:00Z">
        <w:r>
          <w:delText xml:space="preserve">mit den ersten Vorbereitungen des Pilottests (AP5)</w:delText>
        </w:r>
      </w:del>
      <w:ins w:id="15143" w:author="Claude" w:date="2026-06-10T14:00:00Z">
        <w:r>
          <w:t xml:space="preserve">mit den ersten Vorbereitungen der Pilotbefragung (AP5)</w:t>
        </w:r>
      </w:ins>
      <w:r>
        <w:t xml:space="preserve">. Die folgende Tabelle fasst die Pakete entlang von Beschreibung, Input und Output zusammen.</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3A660688"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597DEB8D"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EC2647A"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2958E84"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E890A8A" w14:textId="77777777" w:rsidR="001666F9" w:rsidRDefault="00000000">
            <w:pPr>
              <w:spacing w:line="276" w:lineRule="auto"/>
            </w:pPr>
            <w:r>
              <w:rPr>
                <w:b/>
                <w:bCs/>
                <w:sz w:val="20"/>
                <w:szCs w:val="20"/>
              </w:rPr>
              <w:t>Output</w:t>
            </w:r>
          </w:p>
        </w:tc>
      </w:tr>
      <w:tr w:rsidR="001666F9" w14:paraId="70100DED"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15644C" w14:textId="77777777" w:rsidR="001666F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B5B019"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31658D"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11D473" w14:textId="77777777" w:rsidR="001666F9" w:rsidRDefault="00000000">
            <w:pPr>
              <w:spacing w:line="276" w:lineRule="auto"/>
            </w:pPr>
            <w:r>
              <w:rPr>
                <w:sz w:val="20"/>
                <w:szCs w:val="20"/>
              </w:rPr>
              <w:t>Theoretischer Rahmen, Gegenüberstellung der Medienmodelle</w:t>
            </w:r>
          </w:p>
        </w:tc>
      </w:tr>
      <w:tr w:rsidR="001666F9" w14:paraId="5EBF8F47"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F3283F" w14:textId="77777777" w:rsidR="001666F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5BC923"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400BCC"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1160E9" w14:textId="77777777" w:rsidR="001666F9" w:rsidRDefault="00000000">
            <w:pPr>
              <w:spacing w:line="276" w:lineRule="auto"/>
            </w:pPr>
            <w:r>
              <w:rPr>
                <w:sz w:val="20"/>
                <w:szCs w:val="20"/>
              </w:rPr>
              <w:t>Systemarchitektur mit Personalisierungsmodul</w:t>
            </w:r>
          </w:p>
        </w:tc>
      </w:tr>
      <w:tr w:rsidR="001666F9" w14:paraId="6D5E08EE"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E87F51"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692F2C" w14:textId="77777777" w:rsidR="001666F9" w:rsidRDefault="00000000">
            <w:pPr>
              <w:spacing w:line="276" w:lineRule="auto"/>
            </w:pPr>
            <w:r>
              <w:rPr>
                <w:sz w:val="20"/>
                <w:szCs w:val="20"/>
              </w:rPr>
              <w:t>Durchstich (End-to-End)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43A8CA"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AF2653" w14:textId="77777777" w:rsidR="001666F9" w:rsidRDefault="00000000">
            <w:pPr>
              <w:spacing w:line="276" w:lineRule="auto"/>
            </w:pPr>
            <w:r>
              <w:rPr>
                <w:sz w:val="20"/>
                <w:szCs w:val="20"/>
              </w:rPr>
              <w:t>Lauffähiger Minimalprototyp</w:t>
            </w:r>
          </w:p>
        </w:tc>
      </w:tr>
      <w:tr w:rsidR="001666F9" w14:paraId="2EBC7B2A"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8976F0"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A4C55A"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340AAE"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8A67C9" w14:textId="77777777" w:rsidR="001666F9" w:rsidRDefault="00000000">
            <w:pPr>
              <w:spacing w:line="276" w:lineRule="auto"/>
            </w:pPr>
            <w:r>
              <w:rPr>
                <w:sz w:val="20"/>
                <w:szCs w:val="20"/>
              </w:rPr>
              <w:t>Erweiterter Demonstrator mit wellbeing-orientierten Features</w:t>
            </w:r>
          </w:p>
        </w:tc>
      </w:tr>
      <w:tr w:rsidR="001666F9" w14:paraId="2ADD3F95"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CDB860"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27049A" w14:textId="77777777" w:rsidR="001666F9" w:rsidRDefault="00000000">
            <w:pPr>
              <w:spacing w:line="276" w:lineRule="auto"/>
            </w:pPr>
            <w:del w:id="15144" w:author="Claude" w:date="2026-06-10T14:00:00Z">
              <w:r>
                <w:rPr>
                  <w:sz w:val="20"/>
                  <w:szCs w:val="20"/>
                </w:rPr>
                <w:delText xml:space="preserve">Pilottest (1-Wochen-Test)</w:delText>
              </w:r>
            </w:del>
            <w:ins w:id="15145" w:author="Claude" w:date="2026-06-10T14:00:00Z">
              <w:r>
                <w:rPr>
                  <w:sz w:val="20"/>
                  <w:szCs w:val="20"/>
                </w:rPr>
                <w:t xml:space="preserve">Pilotbefragung (einmalige Nutzung mit anschliessender Befragung)</w:t>
              </w:r>
            </w:ins>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E87DF6" w14:textId="77777777" w:rsidR="001666F9" w:rsidRDefault="00000000">
            <w:pPr>
              <w:spacing w:line="276" w:lineRule="auto"/>
            </w:pPr>
            <w:del w:id="15146" w:author="Claude" w:date="2026-06-10T14:00:00Z">
              <w:r>
                <w:rPr>
                  <w:sz w:val="20"/>
                  <w:szCs w:val="20"/>
                </w:rPr>
                <w:delText xml:space="preserve">Demonstrator, ca. fünf Testpersonen</w:delText>
              </w:r>
            </w:del>
            <w:ins w:id="15147" w:author="Claude" w:date="2026-06-10T14:00:00Z">
              <w:r>
                <w:rPr>
                  <w:sz w:val="20"/>
                  <w:szCs w:val="20"/>
                </w:rPr>
                <w:t xml:space="preserve">Demonstrator, 25 Teilnehmende</w:t>
              </w:r>
            </w:ins>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34FD11" w14:textId="77777777" w:rsidR="001666F9" w:rsidRDefault="00000000">
            <w:pPr>
              <w:spacing w:line="276" w:lineRule="auto"/>
            </w:pPr>
            <w:del w:id="15148" w:author="Claude" w:date="2026-06-10T14:00:00Z">
              <w:r>
                <w:rPr>
                  <w:sz w:val="20"/>
                  <w:szCs w:val="20"/>
                </w:rPr>
                <w:delText xml:space="preserve">Nutzungsdaten, Wellbeing-Feedback, qualitative Erkenntnisse</w:delText>
              </w:r>
            </w:del>
            <w:ins w:id="15149" w:author="Claude" w:date="2026-06-10T14:00:00Z">
              <w:r>
                <w:rPr>
                  <w:sz w:val="20"/>
                  <w:szCs w:val="20"/>
                </w:rPr>
                <w:t xml:space="preserve">Befragungsdaten, qualitative Rückmeldungen</w:t>
              </w:r>
            </w:ins>
          </w:p>
        </w:tc>
      </w:tr>
      <w:tr w:rsidR="001666F9" w14:paraId="08B334FC"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DCF8C5"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40558A"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1E5CE9"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DF1EF4" w14:textId="77777777" w:rsidR="001666F9" w:rsidRDefault="00000000">
            <w:pPr>
              <w:spacing w:line="276" w:lineRule="auto"/>
            </w:pPr>
            <w:r>
              <w:rPr>
                <w:sz w:val="20"/>
                <w:szCs w:val="20"/>
              </w:rPr>
              <w:t>Machbarkeitsbeurteilung, Wellbeing-Evaluation</w:t>
            </w:r>
          </w:p>
        </w:tc>
      </w:tr>
      <w:tr w:rsidR="001666F9" w14:paraId="3E77E03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045FD1"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DCBE93"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87EB96"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65BFB2" w14:textId="77777777" w:rsidR="001666F9" w:rsidRDefault="00000000">
            <w:pPr>
              <w:spacing w:line="276" w:lineRule="auto"/>
            </w:pPr>
            <w:r>
              <w:rPr>
                <w:sz w:val="20"/>
                <w:szCs w:val="20"/>
              </w:rPr>
              <w:t>Wissenschaftlicher Bericht, Code-Dokumentation</w:t>
            </w:r>
          </w:p>
        </w:tc>
      </w:tr>
    </w:tbl>
    <w:p w14:paraId="17E15B93" w14:textId="77777777" w:rsidR="001666F9" w:rsidRDefault="001666F9">
      <w:pPr>
        <w:spacing w:after="160" w:line="360" w:lineRule="auto"/>
      </w:pPr>
    </w:p>
    <w:p w14:paraId="3B82D5B8" w14:textId="77777777" w:rsidR="001666F9" w:rsidRDefault="00000000">
      <w:pPr>
        <w:spacing w:after="160" w:line="360" w:lineRule="auto"/>
      </w:pPr>
      <w:r>
        <w:t xml:space="preserve">Die Pakete AP1 bis AP4 bilden den Kern des Design Cycle, AP5 und AP6 schliessen den Relevance Cycle, und AP7 sichert die Anschlussfähigkeit für den Rigor Cycle. Der </w:t>
      </w:r>
      <w:r>
        <w:lastRenderedPageBreak/>
        <w:t>Zeitrahmen erstreckt sich über das offizielle BSc-Thesis-Fenster von rund zehn Wochen, ergänzt um eine Vorbereitungsphase, in der erste Literaturrecherchen sowie technische Prototypen bereits vor dem offiziellen Projektstart durchgeführt wurden.</w:t>
      </w:r>
    </w:p>
    <w:p w14:paraId="254DB9FB" w14:textId="77777777" w:rsidR="001666F9" w:rsidRDefault="00000000">
      <w:pPr>
        <w:pStyle w:val="berschrift2"/>
      </w:pPr>
      <w:r>
        <w:t>5.4  Methoden der Datenerhebung</w:t>
      </w:r>
    </w:p>
    <w:p w14:paraId="31E48643" w14:textId="77777777" w:rsidR="001666F9" w:rsidRDefault="00000000">
      <w:pPr>
        <w:spacing w:after="160" w:line="360" w:lineRule="auto"/>
        <w:rPr>
          <w:del w:id="15102" w:author="Claude" w:date="2026-06-10T14:00:00Z"/>
        </w:rPr>
      </w:pPr>
      <w:del w:id="15101" w:author="Claude" w:date="2026-06-10T14:00:00Z">
        <w:r>
          <w:delText xml:space="preserve">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kombiniert vier Datenquellen, die sich gegenseitig stützen und triangulierbar sind.</w:delText>
        </w:r>
      </w:del>
    </w:p>
    <w:p w14:paraId="26FF7509" w14:textId="77777777" w:rsidR="001666F9" w:rsidRDefault="00000000">
      <w:pPr>
        <w:spacing w:after="160" w:line="360" w:lineRule="auto"/>
        <w:rPr>
          <w:del w:id="15104" w:author="Claude" w:date="2026-06-10T14:00:00Z"/>
        </w:rPr>
      </w:pPr>
      <w:del w:id="15103" w:author="Claude" w:date="2026-06-10T14:00:00Z">
        <w:r>
          <w:delText xml:space="preserve">Erstens wird der System Usability Scale (SUS) eingesetzt, ein etabliertes, kurzes Selbstbewertungsinstrument zur Gebrauchstauglichkeit (Brooke, 1996). Bangor, Kortum und Miller (2008) liefern empirisch fundierte Vergleichswerte und Adjektivskalen, die die Interpretation der erreichten Punktzahl erleichtern. Der SUS adressiert insbesondere die Teilfrage T4 (Transparenz und Akzeptanz).</w:delText>
        </w:r>
      </w:del>
    </w:p>
    <w:p w14:paraId="313992B1" w14:textId="77777777" w:rsidR="001666F9" w:rsidRDefault="00000000">
      <w:pPr>
        <w:spacing w:after="160" w:line="360" w:lineRule="auto"/>
        <w:rPr>
          <w:del w:id="15106" w:author="Claude" w:date="2026-06-10T14:00:00Z"/>
        </w:rPr>
      </w:pPr>
      <w:del w:id="15105" w:author="Claude" w:date="2026-06-10T14:00:00Z">
        <w:r>
          <w:delText xml:space="preserve">Zweitens werden wellbeing-bezogene Items eingesetzt, die in einem kurzen Tagesfragebogen den subjektiven Zustand der Nutzenden vor und nach der Sendung erfassen. Die konkrete Itembatterie wird in der Implementationsphase finalisiert und orientiert sich an den von Peters, Ahmadpour und Calvo (2020) zusammengetragenen wellbeing-bezogenen Konstrukten sowie an der Definition von Vanden Abeele (2021). Diese Daten adressieren die Teilfragen T1 (Autonomie- und Kompetenzerleben) und T3 (Zeitempfinden und Nutzungskontrolle).</w:delText>
        </w:r>
      </w:del>
    </w:p>
    <w:p w14:paraId="08BD6187" w14:textId="77777777" w:rsidR="001666F9" w:rsidRDefault="00000000">
      <w:pPr>
        <w:spacing w:after="160" w:line="360" w:lineRule="auto"/>
        <w:rPr>
          <w:del w:id="15108" w:author="Claude" w:date="2026-06-10T14:00:00Z"/>
        </w:rPr>
      </w:pPr>
      <w:del w:id="15107" w:author="Claude" w:date="2026-06-10T14:00:00Z">
        <w:r>
          <w:delText xml:space="preserve">Drittens werden semistrukturierte Abschluss-Interviews geführt, um vertiefte Einsichten in die individuelle Nutzungserfahrung, den Vergleich zur gewohnten Mediennutzung und die wahrgenommene Personalisierungslogik zu gewinnen. Der Interviewleitfaden wird in Anhang A dokumentiert und folgt der Logik der vier Teilfragen.</w:delText>
        </w:r>
      </w:del>
    </w:p>
    <w:p w14:paraId="6453279F" w14:textId="77777777" w:rsidR="001666F9" w:rsidRDefault="00000000">
      <w:pPr>
        <w:spacing w:after="160" w:line="360" w:lineRule="auto"/>
        <w:rPr>
          <w:del w:id="15110" w:author="Claude" w:date="2026-06-10T14:00:00Z"/>
        </w:rPr>
      </w:pPr>
      <w:del w:id="15109" w:author="Claude" w:date="2026-06-10T14:00:00Z">
        <w:r>
          <w:delText xml:space="preserve">Viertens werden Nutzungslogs aus der Webapplikation ausgewertet: Anzahl, Dauer und Tageszeit der gestarteten Sendungen, Profilanpassungen, Abbrüche sowie Vorgänge, in denen Nutzende die Personalisierungslogik einsehen. Die Logs werden lokal und ohne personenbezogene Inhalte erhoben und ergänzen die Selbstauskunft um eine verhaltensnahe Perspektive.</w:delText>
        </w:r>
      </w:del>
    </w:p>
    <w:p w14:paraId="6523E5B6" w14:textId="77777777" w:rsidR="001666F9" w:rsidRDefault="00000000">
      <w:pPr>
        <w:spacing w:after="160" w:line="360" w:lineRule="auto"/>
        <w:rPr>
          <w:del w:id="15113" w:author="Claude" w:date="2026-06-10T14:00:00Z"/>
        </w:rPr>
      </w:pPr>
      <w:del w:id="15111" w:author="Claude" w:date="2026-06-10T14:00:00Z">
        <w:r>
          <w:delText xml:space="preserve">Der Pilottest läuft über eine Woche mit ca. fünf Testpersonen aus dem Bekanntenkreis des Autors. Die Probandengruppe ist gezielt klein gehalten, um eine intensive qualitative Auswertung zu ermöglichen. Der Ablauf – Onboarding, Nutzung im Alltag, </w:delText>
        </w:r>
      </w:del>
      <w:del w:id="15112" w:author="Claude" w:date="2026-06-10T14:00:00Z">
        <w:r>
          <w:lastRenderedPageBreak/>
          <w:delText xml:space="preserve">Abschlussinterview – sowie die Einwilligung der Teilnehmenden werden in den Abschnitten 8.3 und 8.5 ausführlich beschrieben.</w:delText>
        </w:r>
      </w:del>
    </w:p>
    <w:p w14:paraId="54E00001" w14:textId="77777777" w:rsidR="001666F9" w:rsidRDefault="00000000">
      <w:pPr>
        <w:spacing w:after="160" w:line="360" w:lineRule="auto"/>
        <w:rPr>
          <w:ins w:id="15122" w:author="Claude" w:date="2026-06-10T14:00:00Z"/>
        </w:rPr>
      </w:pPr>
      <w:ins w:id="15123" w:author="Claude" w:date="2026-06-10T14:00:00Z">
        <w:r>
          <w:t xml:space="preserve">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ins>
    </w:p>
    <w:p w14:paraId="54E00002" w14:textId="77777777" w:rsidR="001666F9" w:rsidRDefault="00000000">
      <w:pPr>
        <w:spacing w:after="160" w:line="360" w:lineRule="auto"/>
        <w:rPr>
          <w:ins w:id="15124" w:author="Claude" w:date="2026-06-10T14:00:00Z"/>
        </w:rPr>
      </w:pPr>
      <w:ins w:id="15125" w:author="Claude" w:date="2026-06-10T14:00:00Z">
        <w:r>
          <w:t xml:space="preserve">Das formative Erstfeedback fand Anfang Mai 2026 mit drei Personen aus dem Privatumfeld statt. In geführten Einzelsessions konfigurierten die Teilnehmenden ein Profil, hörten eine vollständige Sendung und beantworteten anschliessend die unveränderte System Usability Scale (Brooke, 1996) sowie zwei offene Fragen. Diese Stufe diente der Identifikation grober Bedienbarkeitsprobleme vor der Hauptstudie; Ablauf und Befunde werden in Abschnitt 8.3 berichtet.</w:t>
        </w:r>
      </w:ins>
    </w:p>
    <w:p w14:paraId="54E00003" w14:textId="77777777" w:rsidR="001666F9" w:rsidRDefault="00000000">
      <w:pPr>
        <w:spacing w:after="160" w:line="360" w:lineRule="auto"/>
        <w:rPr>
          <w:ins w:id="15126" w:author="Claude" w:date="2026-06-10T14:00:00Z"/>
        </w:rPr>
      </w:pPr>
      <w:ins w:id="15127" w:author="Claude" w:date="2026-06-10T14:00:00Z">
        <w:r>
          <w:t xml:space="preserve">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ins>
    </w:p>
    <w:p w14:paraId="54E00004" w14:textId="77777777" w:rsidR="001666F9" w:rsidRDefault="00000000">
      <w:pPr>
        <w:spacing w:after="160" w:line="360" w:lineRule="auto"/>
        <w:rPr>
          <w:ins w:id="15128" w:author="Claude" w:date="2026-06-10T14:00:00Z"/>
        </w:rPr>
      </w:pPr>
      <w:ins w:id="15129" w:author="Claude" w:date="2026-06-10T14:00:00Z">
        <w:r>
          <w:t xml:space="preserve">Der Fragebogen kombiniert vier Blöcke. Demografische Angaben und Fragen zur gewohnten Mediennutzung ordnen die Stichprobe ein. Die Bedienbarkeit wird mit sechs an den System Usability Scale (Brooke, 1996) angelehnten Items erhoben, die als adaptierter Index berichtet werden, ergänzt um eigenkonstruierte, an TAM und UTAUT orientierte Akzeptanz-Items zu den einzelnen Einstellungsmöglichkeiten. Die Wirkung wird über theoriegeleitete Items erfasst, die direkt aus dem Rahmen in Kapitel 2 abgeleitet sind und sich an den von Peters, Ahmadpour und Calvo (2020) zusammengetragenen wellbeing-bezogenen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in Anhang C dokumentiert; die Operationalisierung der einzelnen Stränge wird in den Abschnitten 8.2 bis 8.5 entfaltet.</w:t>
        </w:r>
      </w:ins>
    </w:p>
    <w:p w14:paraId="2D3066FD" w14:textId="77777777" w:rsidR="001666F9" w:rsidRDefault="00000000">
      <w:pPr>
        <w:pStyle w:val="berschrift2"/>
      </w:pPr>
      <w:r>
        <w:t>5.5  Methoden der Auswertung</w:t>
      </w:r>
    </w:p>
    <w:p w14:paraId="34EBB2A8" w14:textId="77777777" w:rsidR="001666F9" w:rsidRDefault="00000000">
      <w:pPr>
        <w:spacing w:after="160" w:line="360" w:lineRule="auto"/>
        <w:rPr>
          <w:del w:id="15115" w:author="Claude" w:date="2026-06-10T14:00:00Z"/>
        </w:rPr>
      </w:pPr>
      <w:del w:id="15114" w:author="Claude" w:date="2026-06-10T14:00:00Z">
        <w:r>
          <w:delText xml:space="preserve">Die Auswertung folgt der Datenstruktur und kombiniert qualitative und deskriptive Verfahren. Ein bewusst zurückhaltender Auswertungsstil entspricht dem formativen Charakter der Studie und der kleinen Probandengruppe.</w:delText>
        </w:r>
      </w:del>
    </w:p>
    <w:p w14:paraId="51319A17" w14:textId="77777777" w:rsidR="001666F9" w:rsidRDefault="00000000">
      <w:pPr>
        <w:spacing w:after="160" w:line="360" w:lineRule="auto"/>
        <w:rPr>
          <w:del w:id="15117" w:author="Claude" w:date="2026-06-10T14:00:00Z"/>
        </w:rPr>
      </w:pPr>
      <w:del w:id="15116" w:author="Claude" w:date="2026-06-10T14:00:00Z">
        <w:r>
          <w:delText xml:space="preserve">Die qualitativen Daten aus den Interviews werden inhaltlich strukturiert ausgewertet. Aussagen werden entlang der vier Teilfragen kodiert und in thematische Cluster zusammengefasst (Autonomie- und Kompetenzerleben, Inhaltsdiversität, Sessiongestaltung, Transparenz und Vertrauen). Aus den Clustern werden Kernmuster und repräsentative Zitate extrahiert, die den Befund illustrieren. Die Auswertung bleibt bewusst nahe an den Aussagen der Teilnehmenden und vermeidet überinterpretierende Kategorisierungen, was bei einer kleinen Stichprobe ohnehin angezeigt ist.</w:delText>
        </w:r>
      </w:del>
    </w:p>
    <w:p w14:paraId="76F153FF" w14:textId="77777777" w:rsidR="001666F9" w:rsidRDefault="00000000">
      <w:pPr>
        <w:spacing w:after="160" w:line="360" w:lineRule="auto"/>
        <w:rPr>
          <w:del w:id="15119" w:author="Claude" w:date="2026-06-10T14:00:00Z"/>
        </w:rPr>
      </w:pPr>
      <w:del w:id="15118" w:author="Claude" w:date="2026-06-10T14:00:00Z">
        <w:r>
          <w:delText xml:space="preserve">Die quantitativen Daten werden deskriptiv ausgewertet. Für den SUS werden Gesamtpunktzahl je Person, Mittelwert und Spannweite berichtet und mit den Referenzwerten von Bangor et al. (2008) verglichen; eine inferenzstatistische Prüfung ist bei n ≈ 5 nicht sinnvoll und wird daher unterlassen. Für die Wellbeing-Items werden Verläufe je Person dargestellt; aggregierende Aussagen werden nur dort gemacht, wo das Muster über alle Personen hinweg klar erkennbar ist. Die Logdaten werden als Profile pro Person berichtet (Nutzungshäufigkeit, Sendungsdauer, Profilinteraktionen) und mit den qualitativen Aussagen abgeglichen.</w:delText>
        </w:r>
      </w:del>
    </w:p>
    <w:p w14:paraId="23305034" w14:textId="77777777" w:rsidR="001666F9" w:rsidRDefault="00000000">
      <w:pPr>
        <w:spacing w:after="160" w:line="360" w:lineRule="auto"/>
        <w:rPr>
          <w:del w:id="15121" w:author="Claude" w:date="2026-06-10T14:00:00Z"/>
        </w:rPr>
      </w:pPr>
      <w:del w:id="15120" w:author="Claude" w:date="2026-06-10T14:00:00Z">
        <w:r>
          <w:delText xml:space="preserve">Zentrales Auswertungsprinzip ist die Triangulation zwischen Selbstauskunft (SUS, Wellbeing-Items), Erzählung (Interview) und Verhalten (Logs): Konvergierende Befunde sind belastbar, divergierende Befunde werden offengelegt und als Ausgangspunkt weiterführender Fragen interpretiert. Die Ergebnisse werden in Kapitel 9 entlang der Teilfragen aus Abschnitt 4.2 berichtet.</w:delText>
        </w:r>
      </w:del>
    </w:p>
    <w:p w14:paraId="55E00001" w14:textId="77777777" w:rsidR="001666F9" w:rsidRDefault="00000000">
      <w:pPr>
        <w:spacing w:after="160" w:line="360" w:lineRule="auto"/>
        <w:rPr>
          <w:ins w:id="15130" w:author="Claude" w:date="2026-06-10T14:00:00Z"/>
        </w:rPr>
      </w:pPr>
      <w:ins w:id="15131" w:author="Claude" w:date="2026-06-10T14:00:00Z">
        <w:r>
          <w:t xml:space="preserve">Die Auswertung folgt der Datenstruktur und kombiniert deskriptive und qualitative Verfahren. Ein bewusst zurückhaltender Auswertungsstil entspricht dem formativen Charakter der Studie und der Stichprobengrösse von 25 Personen.</w:t>
        </w:r>
      </w:ins>
    </w:p>
    <w:p w14:paraId="55E00002" w14:textId="77777777" w:rsidR="001666F9" w:rsidRDefault="00000000">
      <w:pPr>
        <w:spacing w:after="160" w:line="360" w:lineRule="auto"/>
        <w:rPr>
          <w:ins w:id="15132" w:author="Claude" w:date="2026-06-10T14:00:00Z"/>
        </w:rPr>
      </w:pPr>
      <w:ins w:id="15133" w:author="Claude" w:date="2026-06-10T14:00:00Z">
        <w:r>
          <w:t xml:space="preserve">Die geschlossenen Items werden deskriptiv über Mittelwerte, Standardabweichungen und Häufigkeiten ausgewertet, gruppiert nach den Konstrukten der drei Validierungsstränge. Für die sechs SUS-angelehnten Items wird ein adaptierter Bedienbarkeits-Index (0 bis 100) gebildet; da das Instrument nicht standardkonform ist, dient der Vergleich mit den Referenzwerten von Bangor et al. (2008) nur als grobe Orientierung. Negativ formulierte Items werden konstruktspezifisch umgepolt; Items, die ein erwünschtes kritisches Bewusstsein messen, bleiben bewusst unverändert. Auf inferenzstatistische Verfahren und Reliabilitätskoeffizienten wird angesichts der Stichprobengrösse verzichtet; explorative Subgruppenvergleiche sind hypothesengenerierend zu lesen.</w:t>
        </w:r>
      </w:ins>
    </w:p>
    <w:p w14:paraId="55E00003" w14:textId="77777777" w:rsidR="001666F9" w:rsidRDefault="00000000">
      <w:pPr>
        <w:spacing w:after="160" w:line="360" w:lineRule="auto"/>
        <w:rPr>
          <w:ins w:id="15134" w:author="Claude" w:date="2026-06-10T14:00:00Z"/>
        </w:rPr>
      </w:pPr>
      <w:ins w:id="15135" w:author="Claude" w:date="2026-06-10T14:00:00Z">
        <w:r>
          <w:t xml:space="preserve">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ins>
    </w:p>
    <w:p w14:paraId="55E00004" w14:textId="77777777" w:rsidR="001666F9" w:rsidRDefault="00000000">
      <w:pPr>
        <w:spacing w:after="160" w:line="360" w:lineRule="auto"/>
        <w:rPr>
          <w:ins w:id="15136" w:author="Claude" w:date="2026-06-10T14:00:00Z"/>
        </w:rPr>
      </w:pPr>
      <w:ins w:id="15137" w:author="Claude" w:date="2026-06-10T14:00:00Z">
        <w:r>
          <w:t xml:space="preserve">Die gesamte Auswertung ist als kommentiertes Jupyter-Notebook umgesetzt, dessen HTML-Fassung im begleitenden Repository publiziert ist; alle berichteten Werte sind daraus deterministisch reproduzierbar (Abschnitt 8.6). Die Ergebnisse werden in Kapitel 9 entlang der drei Validierungsstränge und der Teilfragen aus Abschnitt 4.2 berichtet.</w:t>
        </w:r>
      </w:ins>
    </w:p>
    <w:p w14:paraId="0F81AA65" w14:textId="77777777" w:rsidR="001666F9" w:rsidRDefault="00000000">
      <w:pPr>
        <w:pStyle w:val="berschrift2"/>
      </w:pPr>
      <w:r>
        <w:t>5.6  Reflexion zu Ressourcen und Kompetenzen</w:t>
      </w:r>
    </w:p>
    <w:p w14:paraId="7C728D73" w14:textId="77777777" w:rsidR="001666F9" w:rsidRDefault="00000000">
      <w:pPr>
        <w:spacing w:after="160" w:line="360" w:lineRule="auto"/>
      </w:pPr>
      <w:r>
        <w:t xml:space="preserve">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w:t>
      </w:r>
      <w:r>
        <w:lastRenderedPageBreak/>
        <w:t>angepasst wird. Die Webapplikation auf Basis von Next.js 15, React 19, TypeScript und Tailwind CSS 4 baut auf vorhandenen Erfahrungen auf, die agentische Pipeline-Steuerung erweitert sie um asynchrone Orchestrierungsmuster.</w:t>
      </w:r>
    </w:p>
    <w:p w14:paraId="51A96DC9" w14:textId="77777777" w:rsidR="001666F9" w:rsidRDefault="00000000">
      <w:pPr>
        <w:spacing w:after="160" w:line="360" w:lineRule="auto"/>
      </w:pPr>
      <w:r>
        <w:t xml:space="preserve">Auf der Methodenseite kombiniert die Arbeit eine strukturierte Literaturrecherche (Abschnitt 5.1) mit einer formativen Nutzerstudie (Abschnitte 5.4 und 5.5). Die qualitative und deskriptive Auswertung ist mit Grundkenntnissen aus dem Studium gut zu leisten; </w:t>
      </w:r>
      <w:del w:id="15150" w:author="Claude" w:date="2026-06-10T14:00:00Z">
        <w:r>
          <w:delText xml:space="preserve">die kleine Probandengruppe erlaubt eine sorgfältige Einzelfallbetrachtung, ohne dass komplexere statistische Verfahren erforderlich werden</w:delText>
        </w:r>
      </w:del>
      <w:ins w:id="15151" w:author="Claude" w:date="2026-06-10T14:00:00Z">
        <w:r>
          <w:t xml:space="preserve">die überschaubare Stichprobe erlaubt eine sorgfältige deskriptive Auswertung, ohne dass komplexere statistische Verfahren erforderlich werden</w:t>
        </w:r>
      </w:ins>
      <w:r>
        <w:t xml:space="preserve">. Externe Werkzeuge (Claude für Recherche und Schreibhilfe, NotebookLM für die thematische Strukturierung, Zotero für die Quellenverwaltung, </w:t>
      </w:r>
      <w:del w:id="15201" w:author="Claude" w:date="2026-06-10T15:00:00Z">
        <w:r>
          <w:delText xml:space="preserve">Cursor und GitHub Copilot für Teile der Code-Entwicklung</w:delText>
        </w:r>
      </w:del>
      <w:ins w:id="15202" w:author="Claude" w:date="2026-06-10T15:00:00Z">
        <w:r>
          <w:t xml:space="preserve">Claude Code für die KI-gestützte Code-Entwicklung</w:t>
        </w:r>
      </w:ins>
      <w:r>
        <w:t xml:space="preserve">) werden in der KI-Nutzungserklärung des Front Matter im Detail offengelegt.</w:t>
      </w:r>
    </w:p>
    <w:p w14:paraId="6BE59F58" w14:textId="77777777" w:rsidR="001666F9" w:rsidRDefault="00000000">
      <w:pPr>
        <w:spacing w:after="160" w:line="360" w:lineRule="auto"/>
      </w:pPr>
      <w:r>
        <w:t>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14:paraId="631EDF50" w14:textId="77777777" w:rsidR="00000000" w:rsidRDefault="00000000">
      <w:pPr>
        <w:pStyle w:val="berschrift1"/>
        <w:pageBreakBefore/>
      </w:pPr>
      <w:r>
        <w:lastRenderedPageBreak/>
        <w:t>6  Konzept und Architektur</w:t>
      </w:r>
    </w:p>
    <w:p w14:paraId="3269F314" w14:textId="77777777" w:rsidR="00000000"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259F1923" w14:textId="77777777" w:rsidR="00000000" w:rsidRDefault="00000000">
      <w:pPr>
        <w:pStyle w:val="berschrift2"/>
      </w:pPr>
      <w:r>
        <w:t>6.1  Anforderungen</w:t>
      </w:r>
    </w:p>
    <w:p w14:paraId="63942982" w14:textId="77777777" w:rsidR="00000000"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 ohne Autoplay, Endlosstrom oder offene Schleifen (F4). Fünftens muss das System seine Quellen, Verarbeitungsschritte und Personalisierungsentscheidungen gegenüber den Hörerinnen und Hörern offenlegen (F5).</w:t>
      </w:r>
    </w:p>
    <w:p w14:paraId="4609393E" w14:textId="77777777" w:rsidR="00000000"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w:t>
      </w:r>
      <w:del w:id="0" w:author="Claude" w:date="2026-06-07T12:00:00Z">
        <w:r>
          <w:delText>in Abschnitt 1.2</w:delText>
        </w:r>
      </w:del>
      <w:r>
        <w:t>in den Abschnitten 1.2 und 1.7</w:t>
      </w:r>
      <w:r>
        <w:t xml:space="preserve">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Sprache müssen auf den schweizerischen Kontext der Pilotstudie zugeschnitten sein. Nachvollziehbarkeit: Als Forschungsartefakt muss der Quellcode offen einsehbar und die Architektur dokumentierbar sein.</w:t>
      </w:r>
    </w:p>
    <w:p w14:paraId="6AE5D145" w14:textId="77777777" w:rsidR="00000000" w:rsidRDefault="00000000">
      <w:pPr>
        <w:pStyle w:val="berschrift2"/>
      </w:pPr>
      <w:r>
        <w:lastRenderedPageBreak/>
        <w:t>6.2  Architekturüberblick</w:t>
      </w:r>
    </w:p>
    <w:p w14:paraId="0D9A246D" w14:textId="77777777" w:rsidR="00000000"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 eine Voraussetzung dafür, dass die Transparenzanzeige (F5) den tatsächlichen Verarbeitungsweg abbilden kann.</w:t>
      </w:r>
    </w:p>
    <w:p w14:paraId="6D7433D9" w14:textId="77777777" w:rsidR="00000000" w:rsidRDefault="00000000">
      <w:pPr>
        <w:spacing w:after="160" w:line="360" w:lineRule="auto"/>
      </w:pPr>
      <w:r>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1DF60C43" w14:textId="77777777" w:rsidR="00000000" w:rsidRDefault="00000000">
      <w:pPr>
        <w:pStyle w:val="berschrift2"/>
      </w:pPr>
      <w:r>
        <w:t>6.3  Komponenten im Detail</w:t>
      </w:r>
    </w:p>
    <w:p w14:paraId="034126B5" w14:textId="77777777" w:rsidR="00000000" w:rsidRDefault="00000000">
      <w:pPr>
        <w:pStyle w:val="berschrift3"/>
      </w:pPr>
      <w:r>
        <w:t>6.3.1  Orchestrator</w:t>
      </w:r>
    </w:p>
    <w:p w14:paraId="7576A25A" w14:textId="77777777" w:rsidR="00000000" w:rsidRDefault="00000000">
      <w:pPr>
        <w:spacing w:after="160" w:line="360" w:lineRule="auto"/>
      </w:pPr>
      <w:r>
        <w:t>Der Orchestrator ist die zentrale Steuereinheit der Sendungserzeugung und implementiert den in Abschnitt 6.2 beschriebenen Fünf-Schritt-Ablauf als agentische Pipeline. Er nimmt die Konfiguration der Nutzerin – gewählte Themen, Standort, Sprechstil, Sendungslänge und Musikoption –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633F442B" w14:textId="77777777" w:rsidR="00000000" w:rsidRDefault="00000000">
      <w:pPr>
        <w:pStyle w:val="berschrift3"/>
      </w:pPr>
      <w:r>
        <w:lastRenderedPageBreak/>
        <w:t>6.3.2  Personalisierungsmodul</w:t>
      </w:r>
    </w:p>
    <w:p w14:paraId="0D26FE90" w14:textId="702EE0F3" w:rsidR="00000000" w:rsidRDefault="00000000">
      <w:pPr>
        <w:spacing w:after="160" w:line="360" w:lineRule="auto"/>
      </w:pPr>
      <w:r>
        <w:t>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w:t>
      </w:r>
      <w:r>
        <w:t>seriös, locker, energisch</w:t>
      </w:r>
      <w:r>
        <w:t>), die Sendungslänge sowie die Musikoption. Das Profil wird ausschliesslich lokal im Browser gespeichert und mit einer zufällig erzeugten Kennung verknüpft; es existiert weder ein Benutzerkonto noch eine serverseitige Profildatenbank. Das Profil ist damit im Sinne von Baustein 1 vollständig einsehbar, änderbar und löschbar – die Nutzerin kann es jederzeit im Formular anpassen oder durch Löschen der Browserdaten restlos entfernen. Eine implizite Anreicherung des Profils durch beobachtetes Verhalten findet konzeptbedingt nicht statt (Reviglio &amp; Agosti, 2020).</w:t>
      </w:r>
    </w:p>
    <w:p w14:paraId="2C00A518" w14:textId="77777777" w:rsidR="00000000" w:rsidRDefault="00000000">
      <w:pPr>
        <w:pStyle w:val="berschrift3"/>
      </w:pPr>
      <w:r>
        <w:t>6.3.3  Nachrichten- und Datenintegration</w:t>
      </w:r>
    </w:p>
    <w:p w14:paraId="2FCA47D6" w14:textId="77777777" w:rsidR="00000000" w:rsidRDefault="00000000">
      <w:pPr>
        <w:spacing w:after="160" w:line="360" w:lineRule="auto"/>
      </w:pPr>
      <w:r>
        <w:t>Die Nachrichtenbeschaffung stützt sich auf öffentliche RSS-Feeds dreier Schweizer Medienhäuser – SRF, NZZ und Tages-Anzeiger –,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7E32A678" w14:textId="77777777" w:rsidR="00000000" w:rsidRDefault="00000000">
      <w:pPr>
        <w:pStyle w:val="berschrift3"/>
      </w:pPr>
      <w:r>
        <w:t>6.3.4  LLM-Textgenerierung</w:t>
      </w:r>
    </w:p>
    <w:p w14:paraId="78293F9A" w14:textId="77777777" w:rsidR="00000000" w:rsidRDefault="00000000">
      <w:pPr>
        <w:spacing w:after="160" w:line="360" w:lineRule="auto"/>
      </w:pPr>
      <w:r>
        <w:t>Die Moderationstexte werden durch das Sprachmodell Claude Sonnet 4 von Anthropic erzeugt, angebunden über das Vercel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 von wach und hell am Morgen bis sehr ruhig in der Nacht –, der Nachrichtenblock Vorgaben zu Übergängen zwischen den Meldungen, und die Tiefe der Behandlung skaliert mit der Sendungslänge. Die Tageszeit wird dabei bewusst in der Zeitzone der Hörerschaft bestimmt und nicht in der Serverzeit.</w:t>
      </w:r>
    </w:p>
    <w:p w14:paraId="6179FA71" w14:textId="77777777" w:rsidR="00000000" w:rsidRDefault="00000000">
      <w:pPr>
        <w:pStyle w:val="berschrift3"/>
      </w:pPr>
      <w:r>
        <w:t>6.3.5  Sprachsynthese</w:t>
      </w:r>
    </w:p>
    <w:p w14:paraId="1F89B8DD" w14:textId="4566FF66" w:rsidR="00000000" w:rsidRDefault="00000000">
      <w:pPr>
        <w:spacing w:after="160" w:line="360" w:lineRule="auto"/>
      </w:pPr>
      <w:r>
        <w:t xml:space="preserve">Die Umwandlung der Moderationstexte in Audio erfolgt über die Sprachsynthese von ElevenLabs mit einem mehrsprachigen Modell, das deutschsprachige Ausgabe in natürlicher </w:t>
      </w:r>
      <w:r>
        <w:lastRenderedPageBreak/>
        <w:t xml:space="preserve">Sprechqualität erlaubt. Jedem der drei Sprechstile ist eine eigene Stimme mit abgestimmten Syntheseparametern zugeordnet: </w:t>
      </w:r>
      <w:r>
        <w:t>Der seriöse Stil verwendet eine stabile, zurückhaltende Einstellung</w:t>
      </w:r>
      <w:r>
        <w:t xml:space="preserve">, der lockere Stil mehr Variabilität, </w:t>
      </w:r>
      <w:r>
        <w:t>der energische Stil die höchste</w:t>
      </w:r>
      <w:r>
        <w:t xml:space="preserve"> Ausdrucksstärke. Vor der Synthese werden die Texte normalisiert; 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0185BAC6" w14:textId="77777777" w:rsidR="00000000" w:rsidRDefault="00000000">
      <w:pPr>
        <w:pStyle w:val="berschrift3"/>
      </w:pPr>
      <w:r>
        <w:t>6.3.6  Musikeinbindung</w:t>
      </w:r>
    </w:p>
    <w:p w14:paraId="025AF229" w14:textId="77777777" w:rsidR="00000000" w:rsidRDefault="00000000">
      <w:pPr>
        <w:spacing w:after="160" w:line="360" w:lineRule="auto"/>
      </w:pPr>
      <w:r>
        <w:t>Die Musikauswahl folgt einer Rückfallkaskade: Ist eine Spotify-Anbindung konfiguriert, wird dort nach Titeln aus wechselnden, zur Tageszeit passenden Genres gesucht; andernfalls greift das System auf den Katalog der Creative-Commons-Plattform Jamendo zurück und zuletzt auf lokal hinterlegte, lizenzfreie Titel. Die Musiktitel werden an feste Plätze des Segmentplans gebunden, sodass Musik die Moderationsblöcke gliedert, statt als Endlosstrom zu laufen. Die Anzahl der Titel ergibt sich aus der gewählten Sendungslänge.</w:t>
      </w:r>
    </w:p>
    <w:p w14:paraId="7608B328" w14:textId="77777777" w:rsidR="00000000" w:rsidRDefault="00000000">
      <w:pPr>
        <w:pStyle w:val="berschrift3"/>
      </w:pPr>
      <w:r>
        <w:t>6.3.7  Webapplikation und Benutzeroberfläche</w:t>
      </w:r>
    </w:p>
    <w:p w14:paraId="46CE0DF0" w14:textId="77777777" w:rsidR="00000000"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69F979D7" w14:textId="623CBB29" w:rsidR="00000000" w:rsidRDefault="00000000">
      <w:pPr>
        <w:spacing w:after="160" w:line="360" w:lineRule="auto"/>
      </w:pPr>
      <w:r>
        <w:t xml:space="preserve">Das visuelle Design der Benutzeroberfläche wurde mit dem KI-gestützten Gestaltungswerkzeug Claude Design entwickelt: Auf Basis eines Kontext-Briefings, das </w:t>
      </w:r>
      <w:r>
        <w:t>die fünf Bausteine aus Abschnitt 3.3 und deren theoretische Verankerung</w:t>
      </w:r>
      <w:r>
        <w:t xml:space="preserve"> als verbindliche Vorgaben enthielt, entstanden Hi-Fi-Entwürfe von sieben Anwendungszuständen – vom Onboarding mit Einwilligung über Profil- und Wiedergabeansicht bis zur Abschlusskarte –, jeweils annotiert mit ihrem Theoriebezug. Diese Entwürfe («Radio 25 — Sieben Zustände») dienten als Vorlage für die Umsetzung der Komponenten und sind im GitHub-Repository des Projekts im Ordner archive dokumentiert.</w:t>
      </w:r>
    </w:p>
    <w:p w14:paraId="22C41C27" w14:textId="77777777" w:rsidR="00000000" w:rsidRDefault="00000000">
      <w:pPr>
        <w:pStyle w:val="berschrift2"/>
      </w:pPr>
      <w:r>
        <w:t>6.4  Wellbeing-Features im Design</w:t>
      </w:r>
    </w:p>
    <w:p w14:paraId="5878BEFC" w14:textId="77777777" w:rsidR="00000000" w:rsidRDefault="00000000">
      <w:pPr>
        <w:spacing w:after="160" w:line="360" w:lineRule="auto"/>
      </w:pPr>
      <w:r>
        <w:lastRenderedPageBreak/>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w:t>
      </w:r>
    </w:p>
    <w:p w14:paraId="2B43B9F1" w14:textId="77777777" w:rsidR="00000000" w:rsidRDefault="00000000">
      <w:pPr>
        <w:spacing w:after="160" w:line="360" w:lineRule="auto"/>
      </w:pPr>
      <w:r>
        <w:t>Die Sessiongestaltung (Baustein 4) setzt die Anforderungen aus Abschnitt 2.2.6 invers um: Wo engagement-optimierte Angebote Sitzungen durch Autoplay, unendliche Feeds und variable Belohnungen verlängern, besitzt eine Attune-Sendung eine vorab gewählte Länge, eine feste Dramaturgie und ein doppelt markiertes Ende –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604117B5" w14:textId="77777777" w:rsidR="00000000" w:rsidRDefault="00000000">
      <w:pPr>
        <w:spacing w:after="160" w:line="360" w:lineRule="auto"/>
      </w:pPr>
      <w:r>
        <w:t>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Serendipitäts-Beitrag; die Begründungsansicht erklärt die Zusammenstellung entlang des Profils. Ergänzend prüft eine automatische Quellenkontrolle, ob im gesprochenen Text Medien genannt werden, die nicht unter den tatsächlich verwendeten Quellen sind – eine designseitige Antwort auf das Halluzinationsrisiko generativer Modelle, das in Abschnitt 10.2 diskutiert wird.</w:t>
      </w:r>
    </w:p>
    <w:p w14:paraId="3C376DB2" w14:textId="77777777" w:rsidR="00000000" w:rsidRDefault="00000000">
      <w:pPr>
        <w:pStyle w:val="berschrift2"/>
      </w:pPr>
      <w:r>
        <w:t>6.5  Mapping von Werten auf Designentscheidungen</w:t>
      </w:r>
    </w:p>
    <w:p w14:paraId="35781191" w14:textId="77777777" w:rsidR="00000000" w:rsidRDefault="00000000">
      <w:pPr>
        <w:spacing w:after="160" w:line="360" w:lineRule="auto"/>
      </w:pPr>
      <w:r>
        <w:t>Im Sinne des Value-Sensitive Design (Hendry, Friedman &amp; Ballard, 2021) lassen sich die Designentscheidungen des Artefakts systematisch auf die in Abschnitt 2.3 eingeführten Werte und Bedürfnisse zurückführen. Die folgende Übersicht ordnet jedem Wert das tragende Designprinzip und dessen konkrete Umsetzung in Attune zu; sie bildet zugleich die Grundlage für die Operationalisierung der Wirkungs-Items in Kapitel 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DA4BE5" w14:paraId="13D67362"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A46C197" w14:textId="77777777" w:rsidR="00000000" w:rsidRDefault="00000000">
            <w:pPr>
              <w:spacing w:after="40"/>
              <w:rPr>
                <w:b/>
              </w:rPr>
            </w:pPr>
            <w:r>
              <w:rPr>
                <w:b/>
              </w:rPr>
              <w:lastRenderedPageBreak/>
              <w:t>Wert bzw. Bedürfnis (Verankerung)</w:t>
            </w:r>
          </w:p>
        </w:tc>
        <w:tc>
          <w:tcPr>
            <w:tcW w:w="2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77D967E" w14:textId="77777777" w:rsidR="00000000" w:rsidRDefault="00000000">
            <w:pPr>
              <w:spacing w:after="40"/>
              <w:rPr>
                <w:b/>
              </w:rPr>
            </w:pPr>
            <w:r>
              <w:rPr>
                <w:b/>
              </w:rPr>
              <w:t>Designprinzip</w:t>
            </w:r>
          </w:p>
        </w:tc>
        <w:tc>
          <w:tcPr>
            <w:tcW w:w="3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8035B67" w14:textId="77777777" w:rsidR="00000000" w:rsidRDefault="00000000">
            <w:pPr>
              <w:spacing w:after="40"/>
              <w:rPr>
                <w:b/>
              </w:rPr>
            </w:pPr>
            <w:r>
              <w:rPr>
                <w:b/>
              </w:rPr>
              <w:t>Umsetzung in Attune</w:t>
            </w:r>
          </w:p>
        </w:tc>
      </w:tr>
      <w:tr w:rsidR="00DA4BE5" w14:paraId="48857628"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153ED6" w14:textId="77777777" w:rsidR="00000000" w:rsidRDefault="00000000">
            <w:pPr>
              <w:spacing w:after="40"/>
            </w:pPr>
            <w:r>
              <w:t>Autonomie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184F1D" w14:textId="77777777" w:rsidR="00000000" w:rsidRDefault="00000000">
            <w:pPr>
              <w:spacing w:after="40"/>
            </w:pPr>
            <w:r>
              <w:t>Explizite Präferenzangabe statt impliziter Verhaltensinferenz</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9FEE4B" w14:textId="77777777" w:rsidR="00000000" w:rsidRDefault="00000000">
            <w:pPr>
              <w:spacing w:after="40"/>
            </w:pPr>
            <w:r>
              <w:t>Präferenzformular; einsehbares, änderbares und löschbares Profil</w:t>
            </w:r>
          </w:p>
        </w:tc>
      </w:tr>
      <w:tr w:rsidR="00DA4BE5" w14:paraId="629EE8BF"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12BE3D" w14:textId="77777777" w:rsidR="00000000" w:rsidRDefault="00000000">
            <w:pPr>
              <w:spacing w:after="40"/>
            </w:pPr>
            <w:r>
              <w:t>Kompetenz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18FE9B" w14:textId="77777777" w:rsidR="00000000" w:rsidRDefault="00000000">
            <w:pPr>
              <w:spacing w:after="40"/>
            </w:pPr>
            <w:r>
              <w:t>Verstehbarkeit der Systemlogik</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EC4EFB" w14:textId="77777777" w:rsidR="00000000" w:rsidRDefault="00000000">
            <w:pPr>
              <w:spacing w:after="40"/>
            </w:pPr>
            <w:r>
              <w:t>Pipeline-Anzeige in Echtzeit; Begründungsansicht «Warum diese Sendung?»</w:t>
            </w:r>
          </w:p>
        </w:tc>
      </w:tr>
      <w:tr w:rsidR="00DA4BE5" w14:paraId="53FAB167"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53C114" w14:textId="77777777" w:rsidR="00000000" w:rsidRDefault="00000000">
            <w:pPr>
              <w:spacing w:after="40"/>
            </w:pPr>
            <w:r>
              <w:t>Algorithmische Souveränität (Reviglio &amp; Agosti, 2020)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22DFFF" w14:textId="77777777" w:rsidR="00000000" w:rsidRDefault="00000000">
            <w:pPr>
              <w:spacing w:after="40"/>
            </w:pPr>
            <w:r>
              <w:t>Offenlegung von Quellen und Auswahlgründen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F841A2" w14:textId="77777777" w:rsidR="00000000" w:rsidRDefault="00000000">
            <w:pPr>
              <w:spacing w:after="40"/>
            </w:pPr>
            <w:r>
              <w:t>Quellenliste mit Originallinks; Kennzeichnung von Profil-, Überraschungs- und Auffüll-Beiträgen</w:t>
            </w:r>
          </w:p>
        </w:tc>
      </w:tr>
      <w:tr w:rsidR="00DA4BE5" w14:paraId="79F16AAF"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74962E" w14:textId="77777777" w:rsidR="00000000" w:rsidRDefault="00000000">
            <w:pPr>
              <w:spacing w:after="40"/>
            </w:pPr>
            <w:r>
              <w:t>Digital Wellbeing (Vanden Abeele,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B253C7" w14:textId="77777777" w:rsidR="00000000" w:rsidRDefault="00000000">
            <w:pPr>
              <w:spacing w:after="40"/>
            </w:pPr>
            <w:r>
              <w:t>Begrenzte, abgeschlossene Nutzungsepisoden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44D6CD" w14:textId="77777777" w:rsidR="00000000" w:rsidRDefault="00000000">
            <w:pPr>
              <w:spacing w:after="40"/>
            </w:pPr>
            <w:r>
              <w:t>Feste Sendungslänge; hörbares Ende; kein Autoplay, keine Push-Mechanismen</w:t>
            </w:r>
          </w:p>
        </w:tc>
      </w:tr>
      <w:tr w:rsidR="00DA4BE5" w14:paraId="715C05A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96B136" w14:textId="77777777" w:rsidR="00000000" w:rsidRDefault="00000000">
            <w:pPr>
              <w:spacing w:after="40"/>
            </w:pPr>
            <w:r>
              <w:t>Vielfalt statt Engagement (Abschnitt 2.3.4)</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194559" w14:textId="77777777" w:rsidR="00000000" w:rsidRDefault="00000000">
            <w:pPr>
              <w:spacing w:after="40"/>
            </w:pPr>
            <w:r>
              <w:t>Kuratierung mit alternativem Zielwert</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865447" w14:textId="77777777" w:rsidR="00000000" w:rsidRDefault="00000000">
            <w:pPr>
              <w:spacing w:after="40"/>
            </w:pPr>
            <w:r>
              <w:t>Vierstufige Auswahl: Abdeckung, Serendipität, Tiefe, Auffüllen; Themen-Obergrenze; Tageszeitregel</w:t>
            </w:r>
          </w:p>
        </w:tc>
      </w:tr>
      <w:tr w:rsidR="00DA4BE5" w14:paraId="4C4A1FC0"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52AE89" w14:textId="77777777" w:rsidR="00000000" w:rsidRDefault="00000000">
            <w:pPr>
              <w:spacing w:after="40"/>
            </w:pPr>
            <w:r>
              <w:t>Privatsphäre (VSD; Hendry, Friedman &amp; Ballard,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FEC52A" w14:textId="77777777" w:rsidR="00000000" w:rsidRDefault="00000000">
            <w:pPr>
              <w:spacing w:after="40"/>
            </w:pPr>
            <w:r>
              <w:t>Datensparsamkeit durch Architektur</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DEBECB" w14:textId="77777777" w:rsidR="00000000" w:rsidRDefault="00000000">
            <w:pPr>
              <w:spacing w:after="40"/>
            </w:pPr>
            <w:r>
              <w:t>Lokale Profilspeicherung; kein Konto, kein Tracking, keine serverseitige Profildatenbank</w:t>
            </w:r>
          </w:p>
        </w:tc>
      </w:tr>
    </w:tbl>
    <w:p w14:paraId="52B0F6D2" w14:textId="77777777" w:rsidR="00000000" w:rsidRDefault="00000000">
      <w:pPr>
        <w:spacing w:after="160" w:line="360" w:lineRule="auto"/>
      </w:pPr>
      <w:r>
        <w:t>Diese Zuordnung macht den methodischen Kern der Arbeit am Artefakt selbst sichtbar: Jede zentrale Designentscheidung ist die Umkehrung eines in Kapitel 2 beschriebenen engagement-optimierten Musters und zugleich einem theoretisch begründeten Wert verpflichtet. Die Wirkungs-Validierung in Kapitel 8 prüft entlang derselben Konstrukte, ob diese Designabsichten bei den Nutzerinnen und Nutzern auch ankommen.</w:t>
      </w:r>
    </w:p>
    <w:p w14:paraId="69F9A99B" w14:textId="77777777" w:rsidR="00000000" w:rsidRDefault="00000000">
      <w:pPr>
        <w:pStyle w:val="berschrift2"/>
      </w:pPr>
      <w:r>
        <w:t>6.6  Datenschutz und Datenfluss</w:t>
      </w:r>
    </w:p>
    <w:p w14:paraId="29EC9EEA" w14:textId="77777777" w:rsidR="00000000" w:rsidRDefault="00000000">
      <w:pPr>
        <w:spacing w:after="160" w:line="360" w:lineRule="auto"/>
      </w:pPr>
      <w:r>
        <w:t>Der Datenfluss ist so gestaltet, dass möglichst wenige personenbezogene Daten das Gerät der Nutzerin verlassen. Lokal im Browser verbleiben das Präferenzprofil, die zufällig erzeugte Kennung sowie sämtliches Hörverhalten; das System erhebt keine Abspielstatistiken und überträgt keine Nutzungsdaten an den Server. Zur Sendungserzeugung wird einzig die aktuelle Konfiguration – Themenwahl, Standortangabe, Sprechstil und Sendungslänge – an den Orchestrierungs-Endpunkt übermittelt und dort flüchtig verarbeitet; eine serverseitige Speicherung findet nicht statt.</w:t>
      </w:r>
    </w:p>
    <w:p w14:paraId="7599374B" w14:textId="77777777" w:rsidR="00000000" w:rsidRDefault="00000000">
      <w:pPr>
        <w:spacing w:after="160" w:line="360" w:lineRule="auto"/>
      </w:pPr>
      <w:r>
        <w:t xml:space="preserve">An Drittdienste gelangen nur die für den jeweiligen Schritt erforderlichen Inhaltsdaten: Titel und Zusammenfassungen der abgerufenen Artikel an die Textgenerierung, die erzeugten Moderationstexte an die Sprachsynthese und die Standortangabe an den Wetterdienst. Alle </w:t>
      </w:r>
      <w:r>
        <w:lastRenderedPageBreak/>
        <w:t>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vorzubefüllen und Antworten ohne Namensbezug zuzuordnen; die ethischen Rahmenbedingungen der Erhebung beschreibt Abschnitt 8.5.</w:t>
      </w:r>
    </w:p>
    <w:p w14:paraId="11EB329B" w14:textId="77777777" w:rsidR="00000000" w:rsidRDefault="00000000">
      <w:pPr>
        <w:pStyle w:val="berschrift1"/>
        <w:pageBreakBefore/>
      </w:pPr>
      <w:r>
        <w:lastRenderedPageBreak/>
        <w:t>7  Implementation</w:t>
      </w:r>
    </w:p>
    <w:p w14:paraId="07012F9E" w14:textId="77777777" w:rsidR="00000000"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538C6291" w14:textId="77777777" w:rsidR="00000000" w:rsidRDefault="00000000">
      <w:pPr>
        <w:pStyle w:val="berschrift2"/>
      </w:pPr>
      <w:r>
        <w:t>7.1  Vorgehen und Iterationen</w:t>
      </w:r>
    </w:p>
    <w:p w14:paraId="4BAE27EC" w14:textId="77777777" w:rsidR="00000000"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mit abgestimmten Syntheseparametern, eine Übergangs-Typologie und thematische Gruppierung im Nachrichtenblock, die Neukalibrierung der Längenstufen zugunsten von Tiefe statt Meldungszahl, eine dritte Nachrichtenquelle mit Quellen-Rotation sowie die korrekte Tageszeitbestimmung in der Zeitzone der Hörerschaft.</w:t>
      </w:r>
    </w:p>
    <w:p w14:paraId="733E5B01" w14:textId="77777777" w:rsidR="00000000"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3A362023" w14:textId="77777777" w:rsidR="00000000" w:rsidRDefault="00000000">
      <w:pPr>
        <w:pStyle w:val="berschrift2"/>
      </w:pPr>
      <w:r>
        <w:t>7.2  Repository-Struktur und Tech-Stack</w:t>
      </w:r>
    </w:p>
    <w:p w14:paraId="497BB269" w14:textId="77777777" w:rsidR="00000000"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w:t>
      </w:r>
      <w:r>
        <w:lastRenderedPageBreak/>
        <w:t>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29783BDD" w14:textId="77777777" w:rsidR="00000000" w:rsidRDefault="00000000">
      <w:pPr>
        <w:spacing w:after="160" w:line="360" w:lineRule="auto"/>
      </w:pPr>
      <w:r>
        <w:t>Der Stack besteht aus Next.js 15 mit React 19 und TypeScript, gestaltet mit Tailwind CSS. Die Anbindung des Sprachmodells erfolgt über das Vercel AI SDK, die Sprachsynthese über das ElevenLabs-SDK, die Nachrichtenbeschaffung über einen RSS-Parser.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049D5F56" w14:textId="77777777" w:rsidR="00000000" w:rsidRDefault="00000000">
      <w:pPr>
        <w:pStyle w:val="berschrift2"/>
      </w:pPr>
      <w:r>
        <w:t>7.3  Pipeline-Implementation</w:t>
      </w:r>
    </w:p>
    <w:p w14:paraId="245F15C0" w14:textId="77777777" w:rsidR="00000000"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des Fünf-Schritt-Ablaufs aus Abschnitt 6.2 nutzt parallele Beschaffung von Nachrichten und Wetter, kuratiert die Artikel unmittelbar nach dem Abruf und baut anschliessend den Segmentplan auf. Die Moderationstexte werden sequenziell erzeugt, wobei jedem Segment der Kontext der bereits erzeugten Segmente mitgegeben wird – so begrüsst die Wetter-Moderation die Hörerschaft nicht erneut, sondern setzt die laufende Sendung fort. Nach der Texterzeugung prüft eine automatische Quellenkontrolle, ob im gesprochenen Text Medien genannt werden, die nicht unter den tatsächlich verwendeten Quellen sind. Die Sprachsynthese liefert MP3-Segmente, die der Player nacheinander mit einer kurzen Pause von achthundert Millisekunden abspielt – ein bewusst hörbarer Schnitt statt eines nahtlosen Stroms.</w:t>
      </w:r>
    </w:p>
    <w:p w14:paraId="6ED2205E" w14:textId="77777777" w:rsidR="00000000" w:rsidRDefault="00000000">
      <w:pPr>
        <w:pStyle w:val="berschrift2"/>
      </w:pPr>
      <w:r>
        <w:t>7.4  Prompt-Engineering</w:t>
      </w:r>
    </w:p>
    <w:p w14:paraId="0E30AA24" w14:textId="77777777" w:rsidR="00000000" w:rsidRDefault="00000000">
      <w:pPr>
        <w:spacing w:after="160" w:line="360" w:lineRule="auto"/>
      </w:pPr>
      <w:r>
        <w:t xml:space="preserve">Das Prompt-Design ist der Ort, an dem die konzeptionellen Vorgaben aus Kapitel 6 in das Verhalten des Sprachmodells übersetzt werden. Der gemeinsame Systemprompt definiert die Rolle eines professionellen Radiomoderators für Attune, verlangt Schweizer Hochdeutsch ohne Dialekt und reine Sprechsprache: keine Auszeichnungen, keine Abkürzungen, kleine Zahlen ausgeschrieben. Den grössten Raum nehmen die verbindlichen Regeln zur Quellen-Treue ein. Sie werden durch kontrastierende Beispiele verankert: Ein als </w:t>
      </w:r>
      <w:r>
        <w:lastRenderedPageBreak/>
        <w:t>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7BFBE172" w14:textId="77777777" w:rsidR="00000000" w:rsidRDefault="00000000">
      <w:pPr>
        <w:spacing w:after="160" w:line="360" w:lineRule="auto"/>
      </w:pPr>
      <w:r>
        <w:t>Die segmentspezifischen Prompts steuern Form und Tonalität. Die Begrüssung erhält eine tageszeitabhängige Stimmungsvorgabe, die in der Zeitzone der Hörerschaft bestimmt wird. Für den Nachrichtenblock geben die Prompts eine Übergangs-Typologie vor – thematische, geografische oder kontrastierende Anschlüsse zwischen den Meldungen – und koppeln die Behandlungstiefe an die Sendungslänge: Bei längeren Sendungen wird ausdrücklich verlangt, in die Tiefe zu gehen, statt zusätzliche Meldungen zu erfinden. Fehlt zu einem gewählten Thema aktuelles Material, weisen die Prompts das Modell an, das Thema stillschweigend wegzulassen, statt Inhalte zu konstruieren. Wetterbericht und Verabschiedung folgen kurzen Formatvorgaben mit Beispielsätzen. Die Generierung läuft mit moderater Temperatur; das Tokenbudget skaliert mit der Sendungslänge.</w:t>
      </w:r>
    </w:p>
    <w:p w14:paraId="0904BF5D" w14:textId="77777777" w:rsidR="00000000" w:rsidRDefault="00000000">
      <w:pPr>
        <w:pStyle w:val="berschrift2"/>
      </w:pPr>
      <w:r>
        <w:t>7.5  Personalisierungs- und Transparenz-UI</w:t>
      </w:r>
    </w:p>
    <w:p w14:paraId="162E0A76" w14:textId="77777777" w:rsidR="00000000" w:rsidRDefault="00000000">
      <w:pPr>
        <w:spacing w:after="160" w:line="360" w:lineRule="auto"/>
      </w:pPr>
      <w:r>
        <w:t>Die umgesetzte Oberfläche folgt den in Abschnitt 6.3.7 beschriebenen Gestaltungsvorlagen und führt durch eine Sendung in klar getrennten Zuständen. Für die Pilotstudie beginnt der Einstieg mit einem Begrüssungsbildschirm, der den Studienkontext offenlegt, und der Eingabe der Teilnehmerkennung. Im Hauptzustand ist das Profil permanent als lesbare Zeilen sichtbar und über das Präferenzformular jederzeit änderbar. Vor der Erzeugung zeigt eine Vorschaukarte die geplante Segmentstruktur mit der deklarierten Länge; während der Erzeugung stellt die Pipeline-Anzeige die tatsächlichen Verarbeitungsschritte in Echtzeit dar. In der Wiedergabe verknüpft die Quellenliste jede Meldung mit dem Originalartikel und kennzeichnet den Überraschungsbeitrag; die Begründungsansicht erklärt auf Wunsch die Zusammenstellung entlang des Profils. Nach dem Schlussjingle markiert die Abschlusskarte das Ende der Sendung. Ergänzende Komponenten kennzeichnen den Demonstrationsbetrieb, erlauben das Umschalten auf die kostenfreie Browser-Sprachausgabe und bieten kontextbezogene Hilfe an.</w:t>
      </w:r>
    </w:p>
    <w:p w14:paraId="7F5402C4" w14:textId="77777777" w:rsidR="00000000" w:rsidRDefault="00000000">
      <w:pPr>
        <w:pStyle w:val="berschrift2"/>
      </w:pPr>
      <w:r>
        <w:t>7.6  Bekannte Limitationen der Umsetzung</w:t>
      </w:r>
    </w:p>
    <w:p w14:paraId="54FB185B" w14:textId="77777777" w:rsidR="00000000" w:rsidRDefault="00000000">
      <w:pPr>
        <w:spacing w:after="160" w:line="360" w:lineRule="auto"/>
      </w:pPr>
      <w:r>
        <w:t xml:space="preserve">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w:t>
      </w:r>
      <w:r>
        <w:lastRenderedPageBreak/>
        <w:t>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Vollwiedergabe über Spotify setzt ein kostenpflichtiges Konto und einen Login voraus, weshalb im Studienbetrieb lizenzfreie Titel zum Einsatz kamen, die klanglich nicht an ein redaktionelles Radioprogramm heranreichen. Schliesslich liefert der Wetterdienst nur eine Momentaufnahme ohne Aussichten, und die Anwendung läuft ausschliesslich im Browser – das Fehlen einer nativen App wurde von Teilnehmenden als Hürde für die Alltagsnutzung genannt (Abschnitt 9.5).</w:t>
      </w:r>
    </w:p>
    <w:p w14:paraId="3FE23E57" w14:textId="77777777" w:rsidR="001666F9" w:rsidRDefault="00000000">
      <w:pPr>
        <w:pStyle w:val="berschrift1"/>
        <w:pageBreakBefore/>
      </w:pPr>
      <w:r>
        <w:lastRenderedPageBreak/>
        <w:t>8  Validierung</w:t>
      </w:r>
    </w:p>
    <w:p w14:paraId="657E5CEE"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3BC001AF" w14:textId="77777777" w:rsidR="001666F9" w:rsidRDefault="00000000">
      <w:pPr>
        <w:pStyle w:val="berschrift2"/>
      </w:pPr>
      <w:r>
        <w:t>8.1  Aufbau der Validierung</w:t>
      </w:r>
    </w:p>
    <w:p w14:paraId="500D6DA4" w14:textId="77777777"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2E3408F7" w14:textId="77777777" w:rsidR="001666F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1D48C426" w14:textId="77777777" w:rsidR="001666F9" w:rsidRDefault="00000000">
      <w:pPr>
        <w:pStyle w:val="berschrift2"/>
      </w:pPr>
      <w:r>
        <w:t>8.2  Machbarkeitsnachweis</w:t>
      </w:r>
    </w:p>
    <w:p w14:paraId="0B99A62C" w14:textId="77777777" w:rsidR="001666F9" w:rsidRDefault="00000000">
      <w:pPr>
        <w:spacing w:after="160" w:line="360" w:lineRule="auto"/>
      </w:pPr>
      <w:r>
        <w:t>Der Machbarkeitsnachweis erfolgt auf drei Ebenen. Erstens dient der lauffähige Prototyp als Demonstration: Ein End-to-End-Durchlauf von der Profileingabe über Datenintegration, LLM-gestützte Textgenerierung und Sprachsynthese bis zur ausgespielten Sendung wird reproduzierbar dokumentiert; eine Beispielsendung findet sich in Anhang E. Zweitens werden für die zentralen Pipeline-Komponenten – Datenintegration, Personalisierung, LLM-Aufrufe und Sprachsynthese – automatisierte Tests geführt, die Normalfälle, Fehlerpfade und Grenzfälle abdecken. Drittens werden nicht-funktionale Eigenschaften gemessen: Latenz pro Pipeline-Schritt, Kosten pro Sendung in LLM-Tokens und TTS-Minuten, Fehlerraten (Halluzinationen, fehlgeschlagene API-Calls) und Stabilität bei wiederholter Ausführung. Die Messungen erfolgen über mindestens 20 generierte Sendungen mit unterschiedlichen Profilkonfigurationen, um Schwankungen sichtbar zu machen.</w:t>
      </w:r>
    </w:p>
    <w:p w14:paraId="20889A96" w14:textId="77777777" w:rsidR="001666F9" w:rsidRDefault="00000000">
      <w:pPr>
        <w:pStyle w:val="berschrift2"/>
      </w:pPr>
      <w:r>
        <w:lastRenderedPageBreak/>
        <w:t>8.3  Usability und Akzeptanz</w:t>
      </w:r>
    </w:p>
    <w:p w14:paraId="339F339A" w14:textId="77777777" w:rsidR="001666F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7D8B5CE1" w14:textId="77777777" w:rsidR="001666F9" w:rsidRDefault="00000000">
      <w:pPr>
        <w:spacing w:after="160" w:line="360" w:lineRule="auto"/>
      </w:pPr>
      <w:r>
        <w:t>Die beiden offenen Fragen lieferten in erster Linie punktuelle Funktionswünsche – etwa eine wählbare Musikrichtung oder zusätzliche Themenkategorien –,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66771DF2" w14:textId="77777777" w:rsidR="001666F9" w:rsidRDefault="00000000">
      <w:pPr>
        <w:spacing w:after="160" w:line="360" w:lineRule="auto"/>
      </w:pPr>
      <w:r>
        <w:t>Die Usability- und Akzeptanzmessung kombinierte sechs an die System Usability Scale (Brooke, 1996) angelehnte Items – berichtet als adaptierter Bedienbarkeits-Index (0–100) – mit eigenkonstruierten Items, die sich an TAM und UTAUT orientieren und 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 – Sendungslänge, Themenpräferenzen, Stimmenwahl, Diversifikationsgrad und Transparenzanzeige – wurde ein dreigeteiltes Item-Set erhoben: was gefällt, was als unnötig empfunden wird, was zusätzlich gewünscht wäre. Die Items wurden mit LLM-Unterstützung formuliert. Der vollständige Item-Katalog ist in Anhang C dokumentiert. Ergänzend wurde der Gesamteindruck mit einem siebenstufigen semantischen Differential erfasst; alle übrigen Items sind fünfstufige Likert-Skalen.</w:t>
      </w:r>
    </w:p>
    <w:p w14:paraId="02C4B0A6" w14:textId="77777777" w:rsidR="001666F9" w:rsidRDefault="00000000">
      <w:pPr>
        <w:pStyle w:val="berschrift2"/>
      </w:pPr>
      <w:r>
        <w:t>8.4  Wirkung</w:t>
      </w:r>
    </w:p>
    <w:p w14:paraId="4EB97AB7" w14:textId="77777777" w:rsidR="001666F9" w:rsidRDefault="00000000">
      <w:pPr>
        <w:spacing w:after="160" w:line="360" w:lineRule="auto"/>
      </w:pPr>
      <w:r>
        <w:lastRenderedPageBreak/>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in Anhang C; die Zuordnung der Items zu den Konstrukten und die Umpolungsregeln sind in Abschnitt 7 des Auswertungs-Notebooks dokumentiert.</w:t>
      </w:r>
    </w:p>
    <w:p w14:paraId="3CA590FB" w14:textId="77777777" w:rsidR="001666F9" w:rsidRDefault="00000000">
      <w:pPr>
        <w:pStyle w:val="berschrift2"/>
      </w:pPr>
      <w:r>
        <w:t>8.5  Operationalisierung der Erfolgskriterien und Ethik</w:t>
      </w:r>
    </w:p>
    <w:p w14:paraId="36B7B724" w14:textId="77777777" w:rsidR="001666F9" w:rsidRDefault="00000000">
      <w:pPr>
        <w:spacing w:after="160" w:line="360" w:lineRule="auto"/>
      </w:pPr>
      <w:r>
        <w:t>Die in Abschnitt 4.2 konzeptuell formulierten Erfolgskriterien werden für die Validierung pro Strang operationalisiert. Auf der Machbarkeitsebene gilt der End-to-End-Durchlauf als erfolgreich, wenn er auf mindestens 95 Prozent der Versuche fehlerfrei terminiert, die Latenz pro Sendung unter einem mit dem Betreuer abgestimmten Schwellwert bleibt und die Unit-Test-Abdeckung pro Komponente mindestens 70 Prozent erreicht. Auf der Akzeptanzebene wird ein SUS-Score von mindestens 68 Punkten – dem industriellen Durchschnitt nach Bangor, Kortum und Miller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40F99E45" w14:textId="77777777" w:rsidR="001666F9" w:rsidRDefault="00000000">
      <w:pPr>
        <w:spacing w:after="160" w:line="360" w:lineRule="auto"/>
      </w:pPr>
      <w:r>
        <w:t>Die konkreten Schwellwerte wurden vor dem Pilottest mit dem Betreuer abgestimmt. Ethik, Einwilligung und Datenschutz folgen den ZHAW-Standards für studentische Forschung mit Personen: Vor Studienbeginn unterzeichnen alle Testpersonen eine Einwilligungserklärung (Informed Consent, siehe Anhang H), die Studienzweck, Datenarten, Verwendung, Speicherdauer und Widerrufsrecht regelt. Nutzungsdaten werden lokal erhoben und sechs Monate nach Abgabe der Thesis gelöscht; ein clientseitiges Tracking findet nicht statt.</w:t>
      </w:r>
    </w:p>
    <w:p w14:paraId="43398DC4" w14:textId="77777777" w:rsidR="001666F9" w:rsidRDefault="00000000">
      <w:pPr>
        <w:pStyle w:val="berschrift2"/>
      </w:pPr>
      <w:r>
        <w:lastRenderedPageBreak/>
        <w:t>8.6  Durchführung der Pilotbefragung</w:t>
      </w:r>
    </w:p>
    <w:p w14:paraId="120063BC" w14:textId="77777777" w:rsidR="001666F9" w:rsidRDefault="00000000">
      <w:pPr>
        <w:spacing w:after="160" w:line="360" w:lineRule="auto"/>
      </w:pPr>
      <w:r>
        <w:t>Die Pilotbefragung wurde als Online-Fragebogen (Google Forms) umgesetzt und am 1. Juni 2026 abgeschlossen. Vor dem Feldstart wurde der vollständige Studienablauf – Profilkonfiguration, Sendung, Fragebogen –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 die Teilnehmenden beurteilen Attune vor dem Erfahrungshintergrund engagement-getriebener Medien.</w:t>
      </w:r>
    </w:p>
    <w:p w14:paraId="33FEDA5F" w14:textId="77777777" w:rsidR="001666F9" w:rsidRDefault="00000000">
      <w:pPr>
        <w:spacing w:after="160" w:line="360" w:lineRule="auto"/>
      </w:pPr>
      <w:r>
        <w:t>Die Auswertung erfolgt deskriptiv über Mittelwerte (M), Standardabweichungen (SD) und Häufigkeiten, ergänzt um eine induktive Clusterung der Freitextantworten. Auf inferenzstatistische Verfahren wird angesichts der kleinen Stichprobe verzichtet; die explorativen Subgruppenvergleiche im Auswertungs-Notebook sind hypothesengenerierend zu lesen. Negativ formulierte Items wurden konstruktspezifisch umgepolt; Items, die 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w:t>
      </w:r>
    </w:p>
    <w:p w14:paraId="530C3565" w14:textId="77777777" w:rsidR="001666F9" w:rsidRDefault="00000000">
      <w:pPr>
        <w:pStyle w:val="berschrift1"/>
        <w:pageBreakBefore/>
      </w:pPr>
      <w:r>
        <w:lastRenderedPageBreak/>
        <w:t>9  Ergebnisse der Pilotbefragung</w:t>
      </w:r>
    </w:p>
    <w:p w14:paraId="16693717" w14:textId="77777777" w:rsidR="001666F9" w:rsidRDefault="00000000">
      <w:pPr>
        <w:spacing w:after="160" w:line="360" w:lineRule="auto"/>
      </w:pPr>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 (vgl. Abschnitt 8.6).</w:t>
      </w:r>
    </w:p>
    <w:p w14:paraId="5D732733" w14:textId="77777777" w:rsidR="001666F9" w:rsidRDefault="00000000">
      <w:pPr>
        <w:pStyle w:val="berschrift2"/>
      </w:pPr>
      <w:r>
        <w:t>9.1  Ergebnisse Machbarkeit</w:t>
      </w:r>
    </w:p>
    <w:p w14:paraId="25B3B20F" w14:textId="77777777" w:rsidR="001666F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w:t>
      </w:r>
    </w:p>
    <w:p w14:paraId="79C2BDD1" w14:textId="77777777" w:rsidR="001666F9" w:rsidRDefault="00000000">
      <w:pPr>
        <w:spacing w:after="80"/>
        <w:jc w:val="center"/>
      </w:pPr>
      <w:r>
        <w:rPr>
          <w:noProof/>
        </w:rPr>
        <w:drawing>
          <wp:inline distT="0" distB="0" distL="0" distR="0" wp14:anchorId="6916B794" wp14:editId="278D9962">
            <wp:extent cx="5394960" cy="2309060"/>
            <wp:effectExtent l="0" t="0" r="0" b="0"/>
            <wp:docPr id="9101" name="c_tech" descr="Abbildung 9.1: Technische Qualität aus Nutzersicht (Mittelwerte, Skala 1–5, n = 25). Quelle: Auswertungs-Notebook (github.com/MichaelMoeckli/attune)."/>
            <wp:cNvGraphicFramePr/>
            <a:graphic xmlns:a="http://schemas.openxmlformats.org/drawingml/2006/main">
              <a:graphicData uri="http://schemas.openxmlformats.org/drawingml/2006/picture">
                <pic:pic xmlns:pic="http://schemas.openxmlformats.org/drawingml/2006/picture">
                  <pic:nvPicPr>
                    <pic:cNvPr id="9101" name="c_tech"/>
                    <pic:cNvPicPr/>
                  </pic:nvPicPr>
                  <pic:blipFill>
                    <a:blip r:embed="rId7"/>
                    <a:stretch>
                      <a:fillRect/>
                    </a:stretch>
                  </pic:blipFill>
                  <pic:spPr>
                    <a:xfrm>
                      <a:off x="0" y="0"/>
                      <a:ext cx="5394960" cy="2309060"/>
                    </a:xfrm>
                    <a:prstGeom prst="rect">
                      <a:avLst/>
                    </a:prstGeom>
                  </pic:spPr>
                </pic:pic>
              </a:graphicData>
            </a:graphic>
          </wp:inline>
        </w:drawing>
      </w:r>
    </w:p>
    <w:p w14:paraId="3EF8E8FF" w14:textId="77777777" w:rsidR="001666F9" w:rsidRDefault="00000000">
      <w:pPr>
        <w:spacing w:after="160"/>
        <w:jc w:val="center"/>
        <w:rPr>
          <w:i/>
          <w:sz w:val="20"/>
        </w:rPr>
      </w:pPr>
      <w:r>
        <w:rPr>
          <w:i/>
          <w:sz w:val="20"/>
        </w:rPr>
        <w:t>Abbildung 9.1: Technische Qualität aus Nutzersicht (Mittelwerte, Skala 1–5, n = 25). Quelle: Auswertungs-Notebook (github.com/MichaelMoeckli/attune).</w:t>
      </w:r>
    </w:p>
    <w:p w14:paraId="6E0F5208" w14:textId="77777777" w:rsidR="001666F9" w:rsidRDefault="00000000">
      <w:pPr>
        <w:spacing w:after="160" w:line="360" w:lineRule="auto"/>
      </w:pPr>
      <w:r>
        <w:t xml:space="preserve">Inhaltlich relevant ist ein dokumentierter Faktenfehler in der Moderation: Eine Sendung meldete einen Sieg des FC St. Gallen vom Vorabend, obwohl das Spiel erst zwei Stunden zurücklag. Der Befund belegt die Notwendigkeit eines Aktualitäts- bzw. Halluzinations-Guards in der Moderations-Pipeline und wird in Kapitel 10 aufgegriffen. Die systematischen technischen Messungen gemäss Abschnitt 8.2 (Latenz, Kosten, Fehlerraten über </w:t>
      </w:r>
      <w:r>
        <w:lastRenderedPageBreak/>
        <w:t>wiederholte Durchläufe) sind nicht Gegenstand der Befragung; sie werden im Rahmen der Implementationsdokumentation berichtet.</w:t>
      </w:r>
    </w:p>
    <w:p w14:paraId="5CCADD1D" w14:textId="77777777" w:rsidR="001666F9" w:rsidRDefault="00000000">
      <w:pPr>
        <w:pStyle w:val="berschrift2"/>
      </w:pPr>
      <w:r>
        <w:t>9.2  Ergebnisse Usability und Akzeptanz</w:t>
      </w:r>
    </w:p>
    <w:p w14:paraId="6D918410" w14:textId="77777777" w:rsidR="001666F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0284548D" w14:textId="77777777" w:rsidR="001666F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w:t>
      </w:r>
    </w:p>
    <w:p w14:paraId="29AC46B8" w14:textId="77777777" w:rsidR="001666F9" w:rsidRDefault="00000000">
      <w:pPr>
        <w:spacing w:after="80"/>
        <w:jc w:val="center"/>
      </w:pPr>
      <w:r>
        <w:rPr>
          <w:noProof/>
        </w:rPr>
        <w:drawing>
          <wp:inline distT="0" distB="0" distL="0" distR="0" wp14:anchorId="7E421EA9" wp14:editId="499F4656">
            <wp:extent cx="5394960" cy="2894658"/>
            <wp:effectExtent l="0" t="0" r="0" b="0"/>
            <wp:docPr id="9102" name="c_diff" descr="Abbildung 9.2: Semantisches Differential «Die App war …» (Mittelwerte, Skala 1–7, n = 25)."/>
            <wp:cNvGraphicFramePr/>
            <a:graphic xmlns:a="http://schemas.openxmlformats.org/drawingml/2006/main">
              <a:graphicData uri="http://schemas.openxmlformats.org/drawingml/2006/picture">
                <pic:pic xmlns:pic="http://schemas.openxmlformats.org/drawingml/2006/picture">
                  <pic:nvPicPr>
                    <pic:cNvPr id="9102" name="c_diff"/>
                    <pic:cNvPicPr/>
                  </pic:nvPicPr>
                  <pic:blipFill>
                    <a:blip r:embed="rId8"/>
                    <a:stretch>
                      <a:fillRect/>
                    </a:stretch>
                  </pic:blipFill>
                  <pic:spPr>
                    <a:xfrm>
                      <a:off x="0" y="0"/>
                      <a:ext cx="5394960" cy="2894658"/>
                    </a:xfrm>
                    <a:prstGeom prst="rect">
                      <a:avLst/>
                    </a:prstGeom>
                  </pic:spPr>
                </pic:pic>
              </a:graphicData>
            </a:graphic>
          </wp:inline>
        </w:drawing>
      </w:r>
    </w:p>
    <w:p w14:paraId="5121BBBD" w14:textId="77777777" w:rsidR="001666F9" w:rsidRDefault="00000000">
      <w:pPr>
        <w:spacing w:after="160"/>
        <w:jc w:val="center"/>
        <w:rPr>
          <w:i/>
          <w:sz w:val="20"/>
        </w:rPr>
      </w:pPr>
      <w:r>
        <w:rPr>
          <w:i/>
          <w:sz w:val="20"/>
        </w:rPr>
        <w:t>Abbildung 9.2: Semantisches Differential «Die App war …» (Mittelwerte, Skala 1–7, n = 25).</w:t>
      </w:r>
    </w:p>
    <w:p w14:paraId="162C29AA" w14:textId="77777777" w:rsidR="001666F9" w:rsidRDefault="00000000">
      <w:pPr>
        <w:spacing w:after="160" w:line="360" w:lineRule="auto"/>
      </w:pPr>
      <w:r>
        <w:t xml:space="preserve">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w:t>
      </w:r>
      <w:r>
        <w:lastRenderedPageBreak/>
        <w:t>automatisches Weiterlaufen (Autoplay) wird mehrheitlich nicht vermisst (M = 2.80 bei gegenläufig formuliertem Item).</w:t>
      </w:r>
    </w:p>
    <w:p w14:paraId="374716BB" w14:textId="77777777" w:rsidR="001666F9" w:rsidRDefault="00000000">
      <w:pPr>
        <w:pStyle w:val="berschrift2"/>
      </w:pPr>
      <w:r>
        <w:t>9.3  Ergebnisse Wirkung</w:t>
      </w:r>
    </w:p>
    <w:p w14:paraId="3D3FD1B6" w14:textId="77777777" w:rsidR="001666F9" w:rsidRDefault="00000000">
      <w:pPr>
        <w:spacing w:after="160" w:line="360" w:lineRule="auto"/>
      </w:pPr>
      <w:r>
        <w:t>Die Wirkungsitems wurden gemäss Abschnitt 8.4 aus den Konstrukten des theoretischen Rahmens abgeleitet. Die folgende Übersicht fasst die Skalenmittelwerte je Konstrukt zusammen; die Einzelitems sind im Auswertungs-Notebook dokumentiert.</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20" w:type="dxa"/>
          <w:right w:w="120" w:type="dxa"/>
        </w:tblCellMar>
        <w:tblLook w:val="04A0" w:firstRow="1" w:lastRow="0" w:firstColumn="1" w:lastColumn="0" w:noHBand="0" w:noVBand="1"/>
      </w:tblPr>
      <w:tblGrid>
        <w:gridCol w:w="3000"/>
        <w:gridCol w:w="4200"/>
        <w:gridCol w:w="1800"/>
      </w:tblGrid>
      <w:tr w:rsidR="001666F9" w14:paraId="544B94F0" w14:textId="77777777">
        <w:tc>
          <w:tcPr>
            <w:tcW w:w="3000" w:type="dxa"/>
            <w:shd w:val="clear" w:color="auto" w:fill="D9E2F3"/>
          </w:tcPr>
          <w:p w14:paraId="545CFB6C" w14:textId="77777777" w:rsidR="001666F9" w:rsidRDefault="00000000">
            <w:pPr>
              <w:spacing w:line="276" w:lineRule="auto"/>
            </w:pPr>
            <w:r>
              <w:rPr>
                <w:b/>
              </w:rPr>
              <w:t>Konstrukt</w:t>
            </w:r>
          </w:p>
        </w:tc>
        <w:tc>
          <w:tcPr>
            <w:tcW w:w="4200" w:type="dxa"/>
            <w:shd w:val="clear" w:color="auto" w:fill="D9E2F3"/>
          </w:tcPr>
          <w:p w14:paraId="0E2642F1" w14:textId="77777777" w:rsidR="001666F9" w:rsidRDefault="00000000">
            <w:pPr>
              <w:spacing w:line="276" w:lineRule="auto"/>
            </w:pPr>
            <w:r>
              <w:rPr>
                <w:b/>
              </w:rPr>
              <w:t>Theoriebezug (Abschnitt 2.3)</w:t>
            </w:r>
          </w:p>
        </w:tc>
        <w:tc>
          <w:tcPr>
            <w:tcW w:w="1800" w:type="dxa"/>
            <w:shd w:val="clear" w:color="auto" w:fill="D9E2F3"/>
          </w:tcPr>
          <w:p w14:paraId="6CE2CFD2" w14:textId="77777777" w:rsidR="001666F9" w:rsidRDefault="00000000">
            <w:pPr>
              <w:spacing w:line="276" w:lineRule="auto"/>
            </w:pPr>
            <w:r>
              <w:rPr>
                <w:b/>
              </w:rPr>
              <w:t>Skalen-M</w:t>
            </w:r>
          </w:p>
        </w:tc>
      </w:tr>
      <w:tr w:rsidR="001666F9" w14:paraId="1E5C28A6" w14:textId="77777777">
        <w:tc>
          <w:tcPr>
            <w:tcW w:w="3000" w:type="dxa"/>
          </w:tcPr>
          <w:p w14:paraId="729D9985" w14:textId="77777777" w:rsidR="001666F9" w:rsidRDefault="00000000">
            <w:pPr>
              <w:spacing w:line="276" w:lineRule="auto"/>
            </w:pPr>
            <w:r>
              <w:t>Selbstbestimmung</w:t>
            </w:r>
          </w:p>
        </w:tc>
        <w:tc>
          <w:tcPr>
            <w:tcW w:w="4200" w:type="dxa"/>
          </w:tcPr>
          <w:p w14:paraId="23177775" w14:textId="77777777" w:rsidR="001666F9" w:rsidRDefault="00000000">
            <w:pPr>
              <w:spacing w:line="276" w:lineRule="auto"/>
            </w:pPr>
            <w:r>
              <w:t>SDT – Autonomie (2.3.1)</w:t>
            </w:r>
          </w:p>
        </w:tc>
        <w:tc>
          <w:tcPr>
            <w:tcW w:w="1800" w:type="dxa"/>
          </w:tcPr>
          <w:p w14:paraId="564E8BF5" w14:textId="77777777" w:rsidR="001666F9" w:rsidRDefault="00000000">
            <w:pPr>
              <w:spacing w:line="276" w:lineRule="auto"/>
            </w:pPr>
            <w:r>
              <w:t>3.81</w:t>
            </w:r>
          </w:p>
        </w:tc>
      </w:tr>
      <w:tr w:rsidR="001666F9" w14:paraId="2CD39D2E" w14:textId="77777777">
        <w:tc>
          <w:tcPr>
            <w:tcW w:w="3000" w:type="dxa"/>
          </w:tcPr>
          <w:p w14:paraId="50901855" w14:textId="77777777" w:rsidR="001666F9" w:rsidRDefault="00000000">
            <w:pPr>
              <w:spacing w:line="276" w:lineRule="auto"/>
            </w:pPr>
            <w:r>
              <w:t>Kompetenz</w:t>
            </w:r>
          </w:p>
        </w:tc>
        <w:tc>
          <w:tcPr>
            <w:tcW w:w="4200" w:type="dxa"/>
          </w:tcPr>
          <w:p w14:paraId="43025F47" w14:textId="77777777" w:rsidR="001666F9" w:rsidRDefault="00000000">
            <w:pPr>
              <w:spacing w:line="276" w:lineRule="auto"/>
            </w:pPr>
            <w:r>
              <w:t>SDT (2.3.1)</w:t>
            </w:r>
          </w:p>
        </w:tc>
        <w:tc>
          <w:tcPr>
            <w:tcW w:w="1800" w:type="dxa"/>
          </w:tcPr>
          <w:p w14:paraId="4D0DFDEF" w14:textId="77777777" w:rsidR="001666F9" w:rsidRDefault="00000000">
            <w:pPr>
              <w:spacing w:line="276" w:lineRule="auto"/>
            </w:pPr>
            <w:r>
              <w:t>3.98</w:t>
            </w:r>
          </w:p>
        </w:tc>
      </w:tr>
      <w:tr w:rsidR="001666F9" w14:paraId="5D841A6C" w14:textId="77777777">
        <w:tc>
          <w:tcPr>
            <w:tcW w:w="3000" w:type="dxa"/>
          </w:tcPr>
          <w:p w14:paraId="4D41C201" w14:textId="77777777" w:rsidR="001666F9" w:rsidRDefault="00000000">
            <w:pPr>
              <w:spacing w:line="276" w:lineRule="auto"/>
            </w:pPr>
            <w:r>
              <w:t>Verbundenheit</w:t>
            </w:r>
          </w:p>
        </w:tc>
        <w:tc>
          <w:tcPr>
            <w:tcW w:w="4200" w:type="dxa"/>
          </w:tcPr>
          <w:p w14:paraId="6EBC8776" w14:textId="77777777" w:rsidR="001666F9" w:rsidRDefault="00000000">
            <w:pPr>
              <w:spacing w:line="276" w:lineRule="auto"/>
            </w:pPr>
            <w:r>
              <w:t>SDT (2.3.1)</w:t>
            </w:r>
          </w:p>
        </w:tc>
        <w:tc>
          <w:tcPr>
            <w:tcW w:w="1800" w:type="dxa"/>
          </w:tcPr>
          <w:p w14:paraId="51A5B7AC" w14:textId="77777777" w:rsidR="001666F9" w:rsidRDefault="00000000">
            <w:pPr>
              <w:spacing w:line="276" w:lineRule="auto"/>
            </w:pPr>
            <w:r>
              <w:t>3.54</w:t>
            </w:r>
          </w:p>
        </w:tc>
      </w:tr>
      <w:tr w:rsidR="001666F9" w14:paraId="2C82EA08" w14:textId="77777777">
        <w:tc>
          <w:tcPr>
            <w:tcW w:w="3000" w:type="dxa"/>
          </w:tcPr>
          <w:p w14:paraId="2FF69261" w14:textId="77777777" w:rsidR="001666F9" w:rsidRDefault="00000000">
            <w:pPr>
              <w:spacing w:line="276" w:lineRule="auto"/>
            </w:pPr>
            <w:r>
              <w:t>Wohlbefinden</w:t>
            </w:r>
          </w:p>
        </w:tc>
        <w:tc>
          <w:tcPr>
            <w:tcW w:w="4200" w:type="dxa"/>
          </w:tcPr>
          <w:p w14:paraId="215A515B" w14:textId="77777777" w:rsidR="001666F9" w:rsidRDefault="00000000">
            <w:pPr>
              <w:spacing w:line="276" w:lineRule="auto"/>
            </w:pPr>
            <w:r>
              <w:t>Digital Wellbeing (2.3.3)</w:t>
            </w:r>
          </w:p>
        </w:tc>
        <w:tc>
          <w:tcPr>
            <w:tcW w:w="1800" w:type="dxa"/>
          </w:tcPr>
          <w:p w14:paraId="20EFD9CA" w14:textId="77777777" w:rsidR="001666F9" w:rsidRDefault="00000000">
            <w:pPr>
              <w:spacing w:line="276" w:lineRule="auto"/>
            </w:pPr>
            <w:r>
              <w:t>3.37</w:t>
            </w:r>
          </w:p>
        </w:tc>
      </w:tr>
      <w:tr w:rsidR="001666F9" w14:paraId="1DAE360D" w14:textId="77777777">
        <w:tc>
          <w:tcPr>
            <w:tcW w:w="3000" w:type="dxa"/>
          </w:tcPr>
          <w:p w14:paraId="355911F8" w14:textId="77777777" w:rsidR="001666F9" w:rsidRDefault="00000000">
            <w:pPr>
              <w:spacing w:line="276" w:lineRule="auto"/>
            </w:pPr>
            <w:r>
              <w:t>Vergleich zum Radio</w:t>
            </w:r>
          </w:p>
        </w:tc>
        <w:tc>
          <w:tcPr>
            <w:tcW w:w="4200" w:type="dxa"/>
          </w:tcPr>
          <w:p w14:paraId="35132180" w14:textId="77777777" w:rsidR="001666F9" w:rsidRDefault="00000000">
            <w:pPr>
              <w:spacing w:line="276" w:lineRule="auto"/>
            </w:pPr>
            <w:r>
              <w:t>Gebrauchszwecke (Kontrollvariable)</w:t>
            </w:r>
          </w:p>
        </w:tc>
        <w:tc>
          <w:tcPr>
            <w:tcW w:w="1800" w:type="dxa"/>
          </w:tcPr>
          <w:p w14:paraId="39F8ED23" w14:textId="77777777" w:rsidR="001666F9" w:rsidRDefault="00000000">
            <w:pPr>
              <w:spacing w:line="276" w:lineRule="auto"/>
            </w:pPr>
            <w:r>
              <w:t>3.28</w:t>
            </w:r>
          </w:p>
        </w:tc>
      </w:tr>
      <w:tr w:rsidR="001666F9" w14:paraId="47ED5FC4" w14:textId="77777777">
        <w:tc>
          <w:tcPr>
            <w:tcW w:w="3000" w:type="dxa"/>
          </w:tcPr>
          <w:p w14:paraId="3F5C5E80" w14:textId="77777777" w:rsidR="001666F9" w:rsidRDefault="00000000">
            <w:pPr>
              <w:spacing w:line="276" w:lineRule="auto"/>
            </w:pPr>
            <w:r>
              <w:t>Kontrolle/Souveränität</w:t>
            </w:r>
          </w:p>
        </w:tc>
        <w:tc>
          <w:tcPr>
            <w:tcW w:w="4200" w:type="dxa"/>
          </w:tcPr>
          <w:p w14:paraId="55A21CCE" w14:textId="77777777" w:rsidR="001666F9" w:rsidRDefault="00000000">
            <w:pPr>
              <w:spacing w:line="276" w:lineRule="auto"/>
            </w:pPr>
            <w:r>
              <w:t>Algorithmische Souveränität (2.3.4)</w:t>
            </w:r>
          </w:p>
        </w:tc>
        <w:tc>
          <w:tcPr>
            <w:tcW w:w="1800" w:type="dxa"/>
          </w:tcPr>
          <w:p w14:paraId="4737EF8A" w14:textId="77777777" w:rsidR="001666F9" w:rsidRDefault="00000000">
            <w:pPr>
              <w:spacing w:line="276" w:lineRule="auto"/>
            </w:pPr>
            <w:r>
              <w:t>3.49</w:t>
            </w:r>
          </w:p>
        </w:tc>
      </w:tr>
      <w:tr w:rsidR="001666F9" w14:paraId="348E7A78" w14:textId="77777777">
        <w:tc>
          <w:tcPr>
            <w:tcW w:w="3000" w:type="dxa"/>
          </w:tcPr>
          <w:p w14:paraId="787FCBD9" w14:textId="77777777" w:rsidR="001666F9" w:rsidRDefault="00000000">
            <w:pPr>
              <w:spacing w:line="276" w:lineRule="auto"/>
            </w:pPr>
            <w:r>
              <w:t>Transparenz-Nutzen</w:t>
            </w:r>
          </w:p>
        </w:tc>
        <w:tc>
          <w:tcPr>
            <w:tcW w:w="4200" w:type="dxa"/>
          </w:tcPr>
          <w:p w14:paraId="59BC4861" w14:textId="77777777" w:rsidR="001666F9" w:rsidRDefault="00000000">
            <w:pPr>
              <w:spacing w:line="276" w:lineRule="auto"/>
            </w:pPr>
            <w:r>
              <w:t>VSD (2.3.2)</w:t>
            </w:r>
          </w:p>
        </w:tc>
        <w:tc>
          <w:tcPr>
            <w:tcW w:w="1800" w:type="dxa"/>
          </w:tcPr>
          <w:p w14:paraId="27319784" w14:textId="77777777" w:rsidR="001666F9" w:rsidRDefault="00000000">
            <w:pPr>
              <w:spacing w:line="276" w:lineRule="auto"/>
            </w:pPr>
            <w:r>
              <w:t>3.65</w:t>
            </w:r>
          </w:p>
        </w:tc>
      </w:tr>
    </w:tbl>
    <w:p w14:paraId="58FD2D6D" w14:textId="77777777" w:rsidR="001666F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 beides plausibel als Erstkontakt-Effekte, die für das im Studienkonzept angelegte Längsschnittformat sprechen.</w:t>
      </w:r>
    </w:p>
    <w:p w14:paraId="03C494A7" w14:textId="77777777" w:rsidR="001666F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 bei gleichzeitig als ausgewogen wahrgenommener Themenauswahl (M = 3.64).</w:t>
      </w:r>
    </w:p>
    <w:p w14:paraId="27878D48" w14:textId="77777777" w:rsidR="001666F9" w:rsidRDefault="00000000">
      <w:pPr>
        <w:pStyle w:val="berschrift2"/>
      </w:pPr>
      <w:r>
        <w:t>9.4  Beantwortung der Teilfragen T1–T4</w:t>
      </w:r>
    </w:p>
    <w:p w14:paraId="1643C8FE" w14:textId="77777777" w:rsidR="001666F9" w:rsidRDefault="00000000">
      <w:pPr>
        <w:spacing w:after="160" w:line="360" w:lineRule="auto"/>
      </w:pPr>
      <w:r>
        <w:t xml:space="preserve">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w:t>
      </w:r>
      <w:r>
        <w:lastRenderedPageBreak/>
        <w:t>transparente Präferenzangabe wird als autonomie- und kompetenzförderlich erlebt (T1), die bewusst diversifizierte Auswahl als bedürfnisgerecht wahrgenommen (T2), und die wellbeing-orientierten Designentscheidungen werden akzeptiert (T3, T4).</w:t>
      </w:r>
    </w:p>
    <w:p w14:paraId="418276D7" w14:textId="77777777" w:rsidR="001666F9" w:rsidRDefault="00000000">
      <w:pPr>
        <w:spacing w:after="80"/>
        <w:jc w:val="center"/>
      </w:pPr>
      <w:r>
        <w:rPr>
          <w:noProof/>
        </w:rPr>
        <w:drawing>
          <wp:inline distT="0" distB="0" distL="0" distR="0" wp14:anchorId="7E5A1E57" wp14:editId="624AEC49">
            <wp:extent cx="5394960" cy="2008697"/>
            <wp:effectExtent l="0" t="0" r="0" b="0"/>
            <wp:docPr id="9103" name="hf_synthese" descr="Abbildung 9.3: Aggregierte Teilfragen-Scores T1–T4 (Mittelwert ± Standardabweichung, Skala 1–5)."/>
            <wp:cNvGraphicFramePr/>
            <a:graphic xmlns:a="http://schemas.openxmlformats.org/drawingml/2006/main">
              <a:graphicData uri="http://schemas.openxmlformats.org/drawingml/2006/picture">
                <pic:pic xmlns:pic="http://schemas.openxmlformats.org/drawingml/2006/picture">
                  <pic:nvPicPr>
                    <pic:cNvPr id="9103" name="hf_synthese"/>
                    <pic:cNvPicPr/>
                  </pic:nvPicPr>
                  <pic:blipFill>
                    <a:blip r:embed="rId9"/>
                    <a:stretch>
                      <a:fillRect/>
                    </a:stretch>
                  </pic:blipFill>
                  <pic:spPr>
                    <a:xfrm>
                      <a:off x="0" y="0"/>
                      <a:ext cx="5394960" cy="2008697"/>
                    </a:xfrm>
                    <a:prstGeom prst="rect">
                      <a:avLst/>
                    </a:prstGeom>
                  </pic:spPr>
                </pic:pic>
              </a:graphicData>
            </a:graphic>
          </wp:inline>
        </w:drawing>
      </w:r>
    </w:p>
    <w:p w14:paraId="4515E348" w14:textId="77777777" w:rsidR="001666F9" w:rsidRDefault="00000000">
      <w:pPr>
        <w:spacing w:after="160"/>
        <w:jc w:val="center"/>
        <w:rPr>
          <w:i/>
          <w:sz w:val="20"/>
        </w:rPr>
      </w:pPr>
      <w:r>
        <w:rPr>
          <w:i/>
          <w:sz w:val="20"/>
        </w:rPr>
        <w:t>Abbildung 9.3: Aggregierte Teilfragen-Scores T1–T4 (Mittelwert ± Standardabweichung, Skala 1–5).</w:t>
      </w:r>
    </w:p>
    <w:p w14:paraId="73BD1E70" w14:textId="77777777" w:rsidR="001666F9" w:rsidRDefault="00000000">
      <w:pPr>
        <w:pStyle w:val="berschrift2"/>
      </w:pPr>
      <w:r>
        <w:t>9.5  Qualitative Befunde</w:t>
      </w:r>
    </w:p>
    <w:p w14:paraId="3945B45C" w14:textId="77777777" w:rsidR="001666F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4225090F" w14:textId="77777777" w:rsidR="001666F9" w:rsidRDefault="00000000">
      <w:pPr>
        <w:spacing w:after="160" w:line="360" w:lineRule="auto"/>
      </w:pPr>
      <w:r>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Diese Subgruppenbefunde sind angesichts der kleinen Teilgruppen hypothesengenerierend zu lesen.</w:t>
      </w:r>
    </w:p>
    <w:p w14:paraId="21D963E9" w14:textId="77777777" w:rsidR="001666F9" w:rsidRDefault="00000000">
      <w:pPr>
        <w:pStyle w:val="berschrift2"/>
      </w:pPr>
      <w:r>
        <w:lastRenderedPageBreak/>
        <w:t>9.6  Vergleich mit den Erfolgskriterien</w:t>
      </w:r>
    </w:p>
    <w:p w14:paraId="2BDAA4DB" w14:textId="77777777" w:rsidR="001666F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 mit dem Vorbehalt, dass kein standardkonformer Score vorliegt –,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liegen die Items zu Autonomie, Steuerbarkeit und Transparenz mit Mittelwerten zwischen 3.32 und 4.04 mehrheitlich unter dem angestrebten Wert von vier Punkten; das Kriterium ist in der Erstkontakt-Situation nur teilweise erfüllt. Die Awareness-Items erzeugen dagegen die geforderten, qualitativ belegten Bewusstseinsberichte (M = 4.08 bis 4.20, gestützt durch Freitextantworten).</w:t>
      </w:r>
    </w:p>
    <w:p w14:paraId="7DF33CC6" w14:textId="77777777" w:rsidR="001666F9" w:rsidRDefault="00000000">
      <w:pPr>
        <w:spacing w:after="160" w:line="360" w:lineRule="auto"/>
      </w:pPr>
      <w:r>
        <w:t>Zwei Einschränkungen sind festzuhalten. Erstens wurden die Machbarkeits- und Wirkungskriterien als Anteils- bzw. Medianwerte formuliert, hier aber – konsistent mit dem Auswertungs-Notebook – auf Mittelwertebene berichtet. Zweitens sind die technischen Kriterien (Latenz, Unit-Test-Abdeckung) aus der Befragung nicht beurteilbar. Insgesamt sind die Akzeptanzkriterien klar erfüllt, die Machbarkeit aus Nutzersicht weitgehend belegt und die Wirkungskriterien teilweise erfüllt – eine Einordnung, die Kapitel 10 vertieft.</w:t>
      </w:r>
    </w:p>
    <w:p w14:paraId="776F6240" w14:textId="77777777" w:rsidR="001666F9" w:rsidRDefault="00000000">
      <w:pPr>
        <w:spacing w:after="80"/>
        <w:jc w:val="center"/>
      </w:pPr>
      <w:r>
        <w:rPr>
          <w:noProof/>
        </w:rPr>
        <w:drawing>
          <wp:inline distT="0" distB="0" distL="0" distR="0" wp14:anchorId="6F578FF2" wp14:editId="0D3A388B">
            <wp:extent cx="5394960" cy="1751711"/>
            <wp:effectExtent l="0" t="0" r="0" b="0"/>
            <wp:docPr id="9104" name="kategorien_uebersicht" descr="Abbildung 9.4: Verdichtete Übersicht entlang der drei Validierungsstränge Machbarkeit, Usability/Akzeptanz und Wirkung."/>
            <wp:cNvGraphicFramePr/>
            <a:graphic xmlns:a="http://schemas.openxmlformats.org/drawingml/2006/main">
              <a:graphicData uri="http://schemas.openxmlformats.org/drawingml/2006/picture">
                <pic:pic xmlns:pic="http://schemas.openxmlformats.org/drawingml/2006/picture">
                  <pic:nvPicPr>
                    <pic:cNvPr id="9104" name="kategorien_uebersicht"/>
                    <pic:cNvPicPr/>
                  </pic:nvPicPr>
                  <pic:blipFill>
                    <a:blip r:embed="rId10"/>
                    <a:stretch>
                      <a:fillRect/>
                    </a:stretch>
                  </pic:blipFill>
                  <pic:spPr>
                    <a:xfrm>
                      <a:off x="0" y="0"/>
                      <a:ext cx="5394960" cy="1751711"/>
                    </a:xfrm>
                    <a:prstGeom prst="rect">
                      <a:avLst/>
                    </a:prstGeom>
                  </pic:spPr>
                </pic:pic>
              </a:graphicData>
            </a:graphic>
          </wp:inline>
        </w:drawing>
      </w:r>
    </w:p>
    <w:p w14:paraId="071927DE" w14:textId="77777777" w:rsidR="001666F9" w:rsidRDefault="00000000">
      <w:pPr>
        <w:spacing w:after="160"/>
        <w:jc w:val="center"/>
        <w:rPr>
          <w:i/>
          <w:sz w:val="20"/>
        </w:rPr>
      </w:pPr>
      <w:r>
        <w:rPr>
          <w:i/>
          <w:sz w:val="20"/>
        </w:rPr>
        <w:t>Abbildung 9.4: Verdichtete Übersicht entlang der drei Validierungsstränge Machbarkeit, Usability/Akzeptanz und Wirkung.</w:t>
      </w:r>
    </w:p>
    <w:p w14:paraId="6B1B1170" w14:textId="77777777" w:rsidR="001666F9" w:rsidRDefault="00000000">
      <w:pPr>
        <w:pStyle w:val="berschrift1"/>
        <w:pageBreakBefore/>
      </w:pPr>
      <w:r>
        <w:lastRenderedPageBreak/>
        <w:t>10  Diskussion</w:t>
      </w:r>
    </w:p>
    <w:p w14:paraId="0878F2D2"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230822F4" w14:textId="77777777" w:rsidR="001666F9" w:rsidRDefault="00000000">
      <w:pPr>
        <w:pStyle w:val="berschrift2"/>
      </w:pPr>
      <w:r>
        <w:t>10.1  Beantwortung der Forschungsfrage</w:t>
      </w:r>
    </w:p>
    <w:p w14:paraId="0A31BB1E" w14:textId="77777777" w:rsidR="00000000" w:rsidRDefault="00000000" w:rsidP="00C74BBD">
      <w:pPr>
        <w:spacing w:after="160" w:line="360" w:lineRule="auto"/>
      </w:pPr>
      <w:r>
        <w:t>Die Hauptforschungsfrage – wie Nutzerinnen und Nutzer ihre individuellen Präferenzen so angeben können, dass das Ergebnis ihre Bedürfnisse optimal erfüllt und zugleich ihr Wohlbefinden fördert –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 die explizite, transparente Präferenzangabe – zeigt dabei die stärkste Wirkung: T1 (Präferenzbildung und Autonomie) erreicht mit M = 3.94 den höchsten Teilfragen-Wert, getragen vom Kompetenz- (M = 3.98) und Selbstbestimmungserleben (M = 3.81).</w:t>
      </w:r>
    </w:p>
    <w:p w14:paraId="30E42486" w14:textId="77777777" w:rsidR="00000000" w:rsidRDefault="00000000" w:rsidP="00C74BBD">
      <w:pPr>
        <w:spacing w:after="160" w:line="360" w:lineRule="auto"/>
      </w:pPr>
      <w:r>
        <w:t>Als Antwort auf die Forschungsfrage lässt sich damit formulieren: Wenige, verständliche Stellschrauben – Themenwahl, Sendungslänge, Stimm- und Stilpräferenzen –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3B59EC1E" w14:textId="77777777" w:rsidR="00000000" w:rsidRDefault="00000000" w:rsidP="00C74BBD">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3.37, Entspannungserleben M = 3.00); die Wirkungskriterien sind nur teilweise erfüllt. Bei n = 25, einmaliger Nutzung und rein deskriptiver Auswertung sind alle Aussagen als Tendenzen zu lesen, nicht als gesicherte Effekte. Ob die beobachteten Erstkontakt-Befunde in </w:t>
      </w:r>
      <w:r>
        <w:lastRenderedPageBreak/>
        <w:t>Gewohnheitseffekte übergehen, kann erst das im Studienkonzept angelegte Längsschnittformat zeigen.</w:t>
      </w:r>
    </w:p>
    <w:p w14:paraId="03C400A9" w14:textId="77777777" w:rsidR="001666F9" w:rsidRDefault="00000000">
      <w:pPr>
        <w:pStyle w:val="berschrift2"/>
      </w:pPr>
      <w:r>
        <w:t>10.2  Diskussion der Machbarkeit</w:t>
      </w:r>
    </w:p>
    <w:p w14:paraId="115A0AFF" w14:textId="77777777" w:rsidR="00000000" w:rsidRDefault="00000000" w:rsidP="00C74BBD">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 rückblickend wäre ein früheres Investment in Übergänge und Abmischung die wichtigste Architekturkorrektur.</w:t>
      </w:r>
    </w:p>
    <w:p w14:paraId="46648392" w14:textId="77777777" w:rsidR="00000000" w:rsidRDefault="00000000" w:rsidP="00C74BBD">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 im auditiven Format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191854F4" w14:textId="77777777" w:rsidR="00000000" w:rsidRDefault="00000000" w:rsidP="00C74BBD">
      <w:pPr>
        <w:spacing w:after="160" w:line="360" w:lineRule="auto"/>
      </w:pPr>
      <w:r>
        <w:t>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557FD11B" w14:textId="77777777" w:rsidR="001666F9" w:rsidRDefault="00000000">
      <w:pPr>
        <w:pStyle w:val="berschrift2"/>
      </w:pPr>
      <w:r>
        <w:t>10.3  Diskussion der Usability und Akzeptanz</w:t>
      </w:r>
    </w:p>
    <w:p w14:paraId="2385E90E" w14:textId="77777777" w:rsidR="00000000" w:rsidRDefault="00000000" w:rsidP="00C74BBD">
      <w:pPr>
        <w:spacing w:after="160" w:line="360" w:lineRule="auto"/>
      </w:pPr>
      <w:r>
        <w:lastRenderedPageBreak/>
        <w:t>Usability und Akzeptanz bilden den stärksten Validierungsstrang. Der adaptierte Bedienbarkeits-Index von 82.5 liegt – mit dem Vorbehalt der Adaption – in dem Bereich, den Bangor et al. (2008) als «excellent» einordnen;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 kein Endlosstrom, bewusst gesetzter Abschluss – nicht als Bevormundung, sondern als Qualität wahrgenommen werden.</w:t>
      </w:r>
    </w:p>
    <w:p w14:paraId="634A754E" w14:textId="77777777" w:rsidR="00000000" w:rsidRDefault="00000000" w:rsidP="00C74BBD">
      <w:pPr>
        <w:spacing w:after="160" w:line="360" w:lineRule="auto"/>
      </w:pPr>
      <w:r>
        <w:t>Differenzierter fällt das Bild bei der Themenwahl aus: Sie gefällt (M = 3.80), wird aber als zu grob erlebt –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3A832C85" w14:textId="77777777" w:rsidR="00000000" w:rsidRDefault="00000000" w:rsidP="00C74BBD">
      <w:pPr>
        <w:spacing w:after="160" w:line="360" w:lineRule="auto"/>
      </w:pPr>
      <w:r>
        <w:t>Jenseits der Bedienbarkeit zeigt sich die Grenze der Akzeptanz: Die Absicht zur regelmässigen Nutzung bleibt verhalten (M = 3.20), die Weiternutzungsfrage ist gespalten (14 zu 11), und als Gründe dagegen dominieren grundsätzliche KI-Skepsis und die fehlende native App – beides Faktoren, die ausserhalb der Bedienoberfläche liegen. Usability ist damit eine notwendige, aber keine hinreichende Bedingung für Akzeptanz. Der explorative Befund, dass News-Affinität der stärkste Akzeptanztreiber ist (Weiternutzungsabsicht 73 gegenüber 30 Prozent), deutet zugleich an, bei welcher Zielgruppe ein solches Angebot zuerst anschlussfähig ist.</w:t>
      </w:r>
    </w:p>
    <w:p w14:paraId="554FB578" w14:textId="77777777" w:rsidR="001666F9" w:rsidRDefault="00000000">
      <w:pPr>
        <w:pStyle w:val="berschrift2"/>
      </w:pPr>
      <w:r>
        <w:t>10.4  Diskussion der Wirkung</w:t>
      </w:r>
    </w:p>
    <w:p w14:paraId="6DF19D8C" w14:textId="77777777" w:rsidR="00000000" w:rsidRDefault="00000000" w:rsidP="00C74BBD">
      <w:pPr>
        <w:spacing w:after="160" w:line="360" w:lineRule="auto"/>
      </w:pPr>
      <w:r>
        <w:t>Gemessen am theoretischen Rahmen aus Abschnitt 2.3 adressiert Attune die SDT-Grundbedürfnisse selektiv, aber gezielt: Kompetenz (M = 3.98) und Selbstbestimmung (M = 3.81) erreichen die höchsten Wirkungswerte – konsistent mit dem zentralen Designziel der expliziten Präferenzangabe und der als einfach erlebten Bedienung. Die soziale Eingebundenheit fällt erwartungsgemäss schwächer aus (M = 3.54), da Attune als Solo-</w:t>
      </w:r>
      <w:r>
        <w:lastRenderedPageBreak/>
        <w:t>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693605B5" w14:textId="77777777" w:rsidR="00000000" w:rsidRDefault="00000000" w:rsidP="00C74BBD">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 ein empirischer Beleg dafür, dass die technische Verankerung eines Werts allein nicht genügt (Hendry, Friedman &amp; Ballard, 2021). Für die algorithmische Souveränität (Reviglio &amp; Agosti, 2020) liefert die Pilotstudie einen deutlichen Hinweis auf deren Akzeptanzrelevanz: Das Selbstbestimmungserleben hängt eng mit der Bereitschaft zusammen, Attune dem klassischen Radio vorzuziehen (ρ = 0.79) – erlebte Kontrolle ist demnach kein Zusatzmerkmal, sondern ein Kern der Akzeptanz.</w:t>
      </w:r>
    </w:p>
    <w:p w14:paraId="5885E8B7" w14:textId="77777777" w:rsidR="00000000" w:rsidRDefault="00000000" w:rsidP="00C74BBD">
      <w:pPr>
        <w:spacing w:after="160" w:line="360" w:lineRule="auto"/>
      </w:pPr>
      <w:r>
        <w:t>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 plausibel, weil im Erstkontakt Neuheit und Bewertungssituation dominieren. Überraschend deutlich ist dagegen der Kontrastbefund: Wer sich von engagement-optimierten Plattformen «festgehalten» fühlt, erlebt bei Attune einen deutlich höheren Wohlbefindenswert (+0.82). Hypothesengenerierend gelesen wirkt wellbeing-orientiertes Design weniger als absolute Verbesserung, sondern als erlebbare Kontrasterfahrung zur gewohnten Plattformlogik.</w:t>
      </w:r>
    </w:p>
    <w:p w14:paraId="243D86E7" w14:textId="77777777" w:rsidR="001666F9" w:rsidRDefault="00000000">
      <w:pPr>
        <w:pStyle w:val="berschrift2"/>
      </w:pPr>
      <w:r>
        <w:t>10.5  Implikationen für Design und Praxis</w:t>
      </w:r>
    </w:p>
    <w:p w14:paraId="676D1E43" w14:textId="77777777" w:rsidR="00000000" w:rsidRDefault="00000000" w:rsidP="00C74BBD">
      <w:pPr>
        <w:spacing w:after="160" w:line="360" w:lineRule="auto"/>
      </w:pPr>
      <w:r>
        <w:t>Aus den Befunden lassen sich vier übertragbare Designprinzipien für wellbeing-orientierte Medienartefakte ableiten. Erstens die explizite Präferenzangabe über wenige, verständliche Stellschrauben – sie erzeugt das Autonomie- und Kompetenzerleben, das implizite Personalisierung gerade nicht vermittelt. Zweitens die definierte Session mit bewusst gesetztem Ende – sie wird nicht als Einschränkung, sondern als Qualität erlebt. Drittens Transparenz, die salient im Nutzungsfluss platziert ist – abrufbare, aber versteckte Erklärungen erreichen einen Grossteil der Nutzenden nicht. Viertens Diversität als expliziter Zielwert der Kuratierung anstelle von Engagement-Metriken. Keines dieser Prinzipien ist an das Medium Radio gebunden.</w:t>
      </w:r>
    </w:p>
    <w:p w14:paraId="602EE214" w14:textId="77777777" w:rsidR="00000000" w:rsidRDefault="00000000" w:rsidP="00C74BBD">
      <w:pPr>
        <w:spacing w:after="160" w:line="360" w:lineRule="auto"/>
      </w:pPr>
      <w:r>
        <w:lastRenderedPageBreak/>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01A40F22" w14:textId="77777777" w:rsidR="00000000" w:rsidRDefault="00000000" w:rsidP="00C74BBD">
      <w:pPr>
        <w:spacing w:after="160" w:line="360" w:lineRule="auto"/>
      </w:pPr>
      <w:r>
        <w:t>Für die Praxis – insbesondere für öffentlich-rechtliche oder werbefreie Anbieter –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 Personalisierung und Datenschutz schliessen sich nicht aus. Der News-Affinitäts-Befund legt nahe, ein solches Angebot zunächst bei informationsorientierten Zielgruppen zu positionieren.</w:t>
      </w:r>
    </w:p>
    <w:p w14:paraId="0DE5341E" w14:textId="77777777" w:rsidR="001666F9" w:rsidRDefault="00000000">
      <w:pPr>
        <w:pStyle w:val="berschrift2"/>
      </w:pPr>
      <w:r>
        <w:t>10.6  Limitationen</w:t>
      </w:r>
    </w:p>
    <w:p w14:paraId="2D0D0F2F" w14:textId="77777777" w:rsidR="00000000" w:rsidRDefault="00000000" w:rsidP="00C74BBD">
      <w:pPr>
        <w:spacing w:after="160" w:line="360" w:lineRule="auto"/>
      </w:pPr>
      <w:r>
        <w:t>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Einmal-Nutzungsformat: Aussagen über Gewohnheits- oder Langzeiteffekte sind nicht möglich, und alle Wirkungsbefunde stehen unter dem Vorbehalt des Erstkontakt- und Neuheitseffekts. Es fehlt zudem ein Kontrollvergleich mit einem engagement-optimierten Referenzsystem – die Teilfrage T2 misst die erlebte Bedürfnisgerechtigkeit der diversifizierten Auswahl, nicht ihre relative Überlegenheit gegenüber einer anderen Logik.</w:t>
      </w:r>
    </w:p>
    <w:p w14:paraId="690C4A76" w14:textId="77777777" w:rsidR="00000000" w:rsidRDefault="00000000" w:rsidP="00C74BBD">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und beruhen auf der Implementationsdokumentation.</w:t>
      </w:r>
    </w:p>
    <w:p w14:paraId="179184E5" w14:textId="77777777" w:rsidR="001666F9" w:rsidRDefault="00000000">
      <w:pPr>
        <w:pStyle w:val="berschrift2"/>
      </w:pPr>
      <w:r>
        <w:t>10.7  Übertragbarkeit auf andere Medienkontexte</w:t>
      </w:r>
    </w:p>
    <w:p w14:paraId="44A41644" w14:textId="77777777" w:rsidR="00000000" w:rsidRDefault="00000000" w:rsidP="00C74BBD">
      <w:pPr>
        <w:spacing w:after="160" w:line="360" w:lineRule="auto"/>
      </w:pPr>
      <w:r>
        <w:lastRenderedPageBreak/>
        <w:t>Die vier in Abschnitt 10.5 formulierten Prinzipien – explizite Präferenzangabe, definierte Session, saliente Transparenz, Diversität als Zielwert – sind generisch und lassen sich auf Streaming-Dienste, Podcast-Empfehlungen und News-Aggregatoren übertragen. Der Kontrastbefund aus Abschnitt 10.4 legt nahe, dass die Wirkung dort am grössten ist, wo endlose Ströme und implizite Personalisierung heute am stärksten dominieren –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65F6F6B5" w14:textId="77777777" w:rsidR="00000000" w:rsidRDefault="00000000" w:rsidP="00C74BBD">
      <w:pPr>
        <w:spacing w:after="160" w:line="360" w:lineRule="auto"/>
      </w:pPr>
      <w:r>
        <w:t>Format-spezifisch bleiben dagegen drei Eigenschaften. Die auditive Lean-back-Modalität begünstigt definierte Sessions, weil die Sendung als kulturell vertraute Einheit des linearen Radios bereits eine natürliche Klammer mitbringt; visuelle Feeds müssten Session-Grenzen erst neu konstruieren und durchsetzen. Die Moderation wirkt als Vermittlungsinstanz, die Transparenz beiläufig einsprechen kann – ein Kanal, der textbasierten Angeboten fehlt.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p>
    <w:p w14:paraId="4E636CF2" w14:textId="77777777" w:rsidR="001666F9" w:rsidRDefault="00000000">
      <w:pPr>
        <w:pStyle w:val="berschrift1"/>
        <w:pageBreakBefore/>
      </w:pPr>
      <w:r>
        <w:lastRenderedPageBreak/>
        <w:t>Literaturverzeichnis (vorläufig)</w:t>
      </w:r>
    </w:p>
    <w:p w14:paraId="57576F08" w14:textId="77777777" w:rsidR="001666F9" w:rsidRDefault="00000000">
      <w:pPr>
        <w:spacing w:after="160" w:line="360" w:lineRule="auto"/>
      </w:pPr>
      <w:r>
        <w:t>Die folgende Liste enthält die in den Kapiteln 1 und 2 zitierten Quellen. Sie wird im weiteren Verlauf der Arbeit ergänzt und vollständig in Zotero verwaltet.</w:t>
      </w:r>
    </w:p>
    <w:p w14:paraId="504B6E0E" w14:textId="77777777" w:rsidR="001666F9" w:rsidRPr="000C4A8B" w:rsidRDefault="00000000">
      <w:pPr>
        <w:spacing w:after="120" w:line="360" w:lineRule="auto"/>
        <w:ind w:left="720" w:hanging="720"/>
        <w:rPr>
          <w:lang w:val="en-US"/>
        </w:rPr>
      </w:pPr>
      <w:r>
        <w:t xml:space="preserve">Bangor, A., Kortum, P. T., &amp; Miller, J. T. (2008). </w:t>
      </w:r>
      <w:r>
        <w:rPr>
          <w:lang w:val="en-US"/>
        </w:rPr>
        <w:t>An empirical evaluation of the System Usability Scale. International Journal of Human-Computer Interaction, 24(6), 574–594. https://doi.org/10.1080/10447310802205776</w:t>
      </w:r>
    </w:p>
    <w:p w14:paraId="78C9FB5B" w14:textId="77777777" w:rsidR="001666F9" w:rsidRPr="000C4A8B" w:rsidRDefault="00000000">
      <w:pPr>
        <w:spacing w:after="120" w:line="360" w:lineRule="auto"/>
        <w:ind w:left="720" w:hanging="720"/>
        <w:rPr>
          <w:lang w:val="en-US"/>
        </w:rPr>
      </w:pPr>
      <w:r>
        <w:rPr>
          <w:lang w:val="en-US"/>
        </w:rPr>
        <w:t>Brooke, J. (1996). SUS: A «quick and dirty» usability scale. In P. W. Jordan, B. Thomas, I. L. McClelland &amp; B. Weerdmeester (Hrsg.), Usability evaluation in industry (S. 189–194). Taylor &amp; Francis.</w:t>
      </w:r>
    </w:p>
    <w:p w14:paraId="77BCBDF4" w14:textId="77777777" w:rsidR="001666F9" w:rsidRPr="000C4A8B" w:rsidRDefault="00000000">
      <w:pPr>
        <w:spacing w:after="120" w:line="360" w:lineRule="auto"/>
        <w:ind w:left="720" w:hanging="720"/>
        <w:rPr>
          <w:lang w:val="en-US"/>
        </w:rPr>
      </w:pPr>
      <w:r>
        <w:rPr>
          <w:lang w:val="en-US"/>
        </w:rPr>
        <w:t>Burr, C., Taddeo, M., &amp; Floridi, L. (2020). The ethics of digital well-being: A thematic review. Science and Engineering Ethics, 26, 2441–2460. https://doi.org/10.1007/s11948-020-00175-8</w:t>
      </w:r>
    </w:p>
    <w:p w14:paraId="1ED02910" w14:textId="77777777" w:rsidR="001666F9" w:rsidRPr="000C4A8B" w:rsidRDefault="00000000">
      <w:pPr>
        <w:spacing w:after="120" w:line="360" w:lineRule="auto"/>
        <w:ind w:left="720" w:hanging="720"/>
        <w:rPr>
          <w:lang w:val="en-US"/>
        </w:rPr>
      </w:pPr>
      <w:r>
        <w:rPr>
          <w:lang w:val="en-US"/>
        </w:rPr>
        <w:t>Calvo, R. A., &amp; Peters, D. (2014). Positive computing: Technology for wellbeing and human potential. MIT Press.</w:t>
      </w:r>
    </w:p>
    <w:p w14:paraId="32C40230" w14:textId="77777777" w:rsidR="001666F9" w:rsidRDefault="00000000">
      <w:pPr>
        <w:spacing w:after="120" w:line="360" w:lineRule="auto"/>
        <w:ind w:left="720" w:hanging="720"/>
      </w:pPr>
      <w:r>
        <w:rPr>
          <w:lang w:val="en-US"/>
        </w:rPr>
        <w:t xml:space="preserve">Fogg, B. J. (2003). The functional triad: Computers in persuasive roles. In Persuasive technology: Using computers to change what we think and do (Kap. 2, S. 23–29). </w:t>
      </w:r>
      <w:r>
        <w:t>Morgan Kaufmann. https://doi.org/10.1016/B978-1-55860-643-2.X5000-8</w:t>
      </w:r>
    </w:p>
    <w:p w14:paraId="2494A7D5" w14:textId="77777777" w:rsidR="001666F9" w:rsidRPr="000C4A8B" w:rsidRDefault="00000000">
      <w:pPr>
        <w:spacing w:after="120" w:line="360" w:lineRule="auto"/>
        <w:ind w:left="720" w:hanging="720"/>
        <w:rPr>
          <w:lang w:val="en-US"/>
        </w:rPr>
      </w:pPr>
      <w:r>
        <w:t xml:space="preserve">Geschke, D., Lorenz, J., &amp; Holtz, P. (2019). </w:t>
      </w:r>
      <w:r>
        <w:rPr>
          <w:lang w:val="en-US"/>
        </w:rPr>
        <w:t>The triple-filter bubble: Using agent-based modelling to test a meta-theoretical framework for the emergence of filter bubbles and echo chambers. British Journal of Social Psychology, 58(1), 129–149. https://doi.org/10.1111/bjso.12286</w:t>
      </w:r>
    </w:p>
    <w:p w14:paraId="75F75949" w14:textId="77777777" w:rsidR="001666F9" w:rsidRPr="000C4A8B" w:rsidRDefault="00000000">
      <w:pPr>
        <w:spacing w:after="120" w:line="360" w:lineRule="auto"/>
        <w:ind w:left="720" w:hanging="720"/>
        <w:rPr>
          <w:lang w:val="en-US"/>
        </w:rPr>
      </w:pPr>
      <w:r>
        <w:rPr>
          <w:lang w:val="en-US"/>
        </w:rPr>
        <w:t>Hendry, D. G., Friedman, B., &amp; Ballard, S. (2021). Value sensitive design as a formative framework. Ethics and Information Technology, 23(1), 39–44. https://doi.org/10.1007/s10676-021-09579-x</w:t>
      </w:r>
    </w:p>
    <w:p w14:paraId="2D294D97" w14:textId="77777777" w:rsidR="001666F9" w:rsidRPr="000C4A8B" w:rsidRDefault="00000000">
      <w:pPr>
        <w:spacing w:after="120" w:line="360" w:lineRule="auto"/>
        <w:ind w:left="720" w:hanging="720"/>
        <w:rPr>
          <w:lang w:val="en-US"/>
        </w:rPr>
      </w:pPr>
      <w:r>
        <w:rPr>
          <w:lang w:val="en-US"/>
        </w:rPr>
        <w:t>Hevner, A. R. (2007). A three cycle view of design science research. Scandinavian Journal of Information Systems, 19(2), 87–92.</w:t>
      </w:r>
    </w:p>
    <w:p w14:paraId="24926E4D" w14:textId="77777777" w:rsidR="001666F9" w:rsidRPr="000C4A8B" w:rsidRDefault="00000000">
      <w:pPr>
        <w:spacing w:after="120" w:line="360" w:lineRule="auto"/>
        <w:ind w:left="720" w:hanging="720"/>
        <w:rPr>
          <w:lang w:val="en-US"/>
        </w:rPr>
      </w:pPr>
      <w:r>
        <w:rPr>
          <w:lang w:val="en-US"/>
        </w:rPr>
        <w:t>Hevner, A. R., March, S. T., Park, J., &amp; Ram, S. (2004). Design science in information systems research. MIS Quarterly, 28(1), 75–105. https://doi.org/10.2307/25148625</w:t>
      </w:r>
    </w:p>
    <w:p w14:paraId="209E4EA6" w14:textId="77777777" w:rsidR="001666F9" w:rsidRPr="000C4A8B" w:rsidRDefault="00000000">
      <w:pPr>
        <w:spacing w:after="120" w:line="360" w:lineRule="auto"/>
        <w:ind w:left="720" w:hanging="720"/>
        <w:rPr>
          <w:lang w:val="en-US"/>
        </w:rPr>
      </w:pPr>
      <w:r>
        <w:rPr>
          <w:lang w:val="en-US"/>
        </w:rPr>
        <w:t>Katz, E., Blumler, J. G., &amp; Gurevitch, M. (1973). Uses and gratifications research. Public Opinion Quarterly, 37(4), 509–523. https://doi.org/10.1086/268109</w:t>
      </w:r>
    </w:p>
    <w:p w14:paraId="743C0580" w14:textId="77777777" w:rsidR="001666F9" w:rsidRPr="000C4A8B" w:rsidRDefault="00000000">
      <w:pPr>
        <w:spacing w:after="120" w:line="360" w:lineRule="auto"/>
        <w:ind w:left="720" w:hanging="720"/>
        <w:rPr>
          <w:lang w:val="en-US"/>
        </w:rPr>
      </w:pPr>
      <w:r>
        <w:rPr>
          <w:lang w:val="en-US"/>
        </w:rPr>
        <w:t>Milano, S., Taddeo, M., &amp; Floridi, L. (2020). Recommender systems and their ethical challenges. AI &amp; Society, 35, 957–967. https://doi.org/10.1007/s00146-020-00950-y</w:t>
      </w:r>
    </w:p>
    <w:p w14:paraId="3DABFF7A" w14:textId="77777777" w:rsidR="001666F9" w:rsidRPr="000C4A8B" w:rsidRDefault="00000000">
      <w:pPr>
        <w:spacing w:after="120" w:line="360" w:lineRule="auto"/>
        <w:ind w:left="720" w:hanging="720"/>
        <w:rPr>
          <w:lang w:val="en-US"/>
        </w:rPr>
      </w:pPr>
      <w:r>
        <w:rPr>
          <w:lang w:val="en-US"/>
        </w:rPr>
        <w:lastRenderedPageBreak/>
        <w:t>Montag, C., &amp; Elhai, J. D. (2023). On social media design, (online-)time well-spent and addictive behaviors in the age of surveillance capitalism. Current Addiction Reports, 10(4), 384–395. https://doi.org/10.1007/s40429-023-00494-3</w:t>
      </w:r>
    </w:p>
    <w:p w14:paraId="0A74CE74" w14:textId="77777777" w:rsidR="001666F9" w:rsidRPr="000C4A8B" w:rsidRDefault="00000000">
      <w:pPr>
        <w:spacing w:after="120" w:line="360" w:lineRule="auto"/>
        <w:ind w:left="720" w:hanging="720"/>
        <w:rPr>
          <w:lang w:val="en-US"/>
        </w:rPr>
      </w:pPr>
      <w:r>
        <w:rPr>
          <w:lang w:val="en-US"/>
        </w:rPr>
        <w:t>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14:paraId="3E20F788" w14:textId="77777777" w:rsidR="001666F9" w:rsidRPr="000C4A8B" w:rsidRDefault="00000000">
      <w:pPr>
        <w:spacing w:after="120" w:line="360" w:lineRule="auto"/>
        <w:ind w:left="720" w:hanging="720"/>
        <w:rPr>
          <w:lang w:val="en-US"/>
        </w:rPr>
      </w:pPr>
      <w:r>
        <w:t xml:space="preserve">Nguyen, T. T., Hui, P.-M., Harper, F. M., Terveen, L., &amp; Konstan, J. A. (2014). </w:t>
      </w:r>
      <w:r>
        <w:rPr>
          <w:lang w:val="en-US"/>
        </w:rPr>
        <w:t>Exploring the filter bubble: The effect of using recommender systems on content diversity. In Proceedings of the 23rd International Conference on World Wide Web (S. 677–686). ACM. https://doi.org/10.1145/2566486.2568012</w:t>
      </w:r>
    </w:p>
    <w:p w14:paraId="11C4E983" w14:textId="77777777" w:rsidR="001666F9" w:rsidRPr="000C4A8B" w:rsidRDefault="00000000">
      <w:pPr>
        <w:spacing w:after="120" w:line="360" w:lineRule="auto"/>
        <w:ind w:left="720" w:hanging="720"/>
        <w:rPr>
          <w:lang w:val="en-US"/>
        </w:rPr>
      </w:pPr>
      <w:r>
        <w:rPr>
          <w:lang w:val="en-US"/>
        </w:rPr>
        <w:t>Orben, A. (2020). Teenagers, screens and social media: A narrative review of reviews and key studies. Social Psychiatry and Psychiatric Epidemiology, 55(4), 407–414. https://doi.org/10.1007/s00127-019-01825-4</w:t>
      </w:r>
    </w:p>
    <w:p w14:paraId="4A3EF68B" w14:textId="77777777" w:rsidR="001666F9" w:rsidRPr="000C4A8B" w:rsidRDefault="00000000">
      <w:pPr>
        <w:spacing w:after="120" w:line="360" w:lineRule="auto"/>
        <w:ind w:left="720" w:hanging="720"/>
        <w:rPr>
          <w:lang w:val="en-US"/>
        </w:rPr>
      </w:pPr>
      <w:r>
        <w:rPr>
          <w:lang w:val="en-US"/>
        </w:rPr>
        <w:t>Pariser, E. (2011). The filter bubble: What the internet is hiding from you. Penguin Press.</w:t>
      </w:r>
    </w:p>
    <w:p w14:paraId="6C8515EC" w14:textId="77777777" w:rsidR="001666F9" w:rsidRPr="000C4A8B" w:rsidRDefault="00000000">
      <w:pPr>
        <w:spacing w:after="120" w:line="360" w:lineRule="auto"/>
        <w:ind w:left="720" w:hanging="720"/>
        <w:rPr>
          <w:lang w:val="en-US"/>
        </w:rPr>
      </w:pPr>
      <w:r>
        <w:rPr>
          <w:lang w:val="en-US"/>
        </w:rPr>
        <w:t>Peffers, K., Tuunanen, T., Rothenberger, M. A., &amp; Chatterjee, S. (2007). A design science research methodology for information systems research. Journal of Management Information Systems, 24(3), 45–77. https://doi.org/10.2753/MIS0742-1222240302</w:t>
      </w:r>
    </w:p>
    <w:p w14:paraId="48A7005C" w14:textId="77777777" w:rsidR="001666F9" w:rsidRPr="000C4A8B" w:rsidRDefault="00000000">
      <w:pPr>
        <w:spacing w:after="120" w:line="360" w:lineRule="auto"/>
        <w:ind w:left="720" w:hanging="720"/>
        <w:rPr>
          <w:lang w:val="en-US"/>
        </w:rPr>
      </w:pPr>
      <w:r>
        <w:rPr>
          <w:lang w:val="en-US"/>
        </w:rPr>
        <w:t>Peters, D., Ahmadpour, N., &amp; Calvo, R. A. (2020). Tools for wellbeing-supportive design: Features, characteristics, and prototypes. Multimodal Technologies and Interaction, 4(3), 40. https://doi.org/10.3390/mti4030040</w:t>
      </w:r>
    </w:p>
    <w:p w14:paraId="49C5AC8D" w14:textId="77777777" w:rsidR="001666F9" w:rsidRPr="000C4A8B" w:rsidRDefault="00000000">
      <w:pPr>
        <w:spacing w:after="120" w:line="360" w:lineRule="auto"/>
        <w:ind w:left="720" w:hanging="720"/>
        <w:rPr>
          <w:lang w:val="en-US"/>
        </w:rPr>
      </w:pPr>
      <w:r>
        <w:rPr>
          <w:lang w:val="en-US"/>
        </w:rPr>
        <w:t>Peters, D., Calvo, R. A., &amp; Ryan, R. M. (2018). Designing for motivation, engagement and wellbeing in digital experience. Frontiers in Psychology, 9, 797. https://doi.org/10.3389/fpsyg.2018.00797</w:t>
      </w:r>
    </w:p>
    <w:p w14:paraId="3F7982FA" w14:textId="77777777" w:rsidR="001666F9" w:rsidRPr="000C4A8B" w:rsidRDefault="00000000">
      <w:pPr>
        <w:spacing w:after="120" w:line="360" w:lineRule="auto"/>
        <w:ind w:left="720" w:hanging="720"/>
        <w:rPr>
          <w:lang w:val="en-US"/>
        </w:rPr>
      </w:pPr>
      <w:r>
        <w:rPr>
          <w:lang w:val="en-US"/>
        </w:rPr>
        <w:t>Reviglio, U., &amp; Agosti, C. (2020). Thinking outside the black-box: The case for «algorithmic sovereignty» in social media. Social Media + Society, 6(2), 1–12. https://doi.org/10.1177/2056305120915613</w:t>
      </w:r>
    </w:p>
    <w:p w14:paraId="33A27DEC" w14:textId="77777777" w:rsidR="001666F9" w:rsidRDefault="00000000">
      <w:pPr>
        <w:spacing w:after="120" w:line="360" w:lineRule="auto"/>
        <w:ind w:left="720" w:hanging="720"/>
      </w:pPr>
      <w:r>
        <w:rPr>
          <w:lang w:val="en-US"/>
        </w:rPr>
        <w:t xml:space="preserve">Ricci, F., Rokach, L., &amp; Shapira, B. (Hrsg.). </w:t>
      </w:r>
      <w:r>
        <w:t>(2015). Recommender systems handbook (2. Aufl.). Springer. https://doi.org/10.1007/978-1-4899-7637-6</w:t>
      </w:r>
    </w:p>
    <w:p w14:paraId="7BC59D0C" w14:textId="77777777" w:rsidR="001666F9" w:rsidRPr="000C4A8B" w:rsidRDefault="00000000">
      <w:pPr>
        <w:spacing w:after="120" w:line="360" w:lineRule="auto"/>
        <w:ind w:left="720" w:hanging="720"/>
        <w:rPr>
          <w:lang w:val="en-US"/>
        </w:rPr>
      </w:pPr>
      <w:r>
        <w:rPr>
          <w:lang w:val="en-US"/>
        </w:rPr>
        <w:t>Ryan, R. M., &amp; Deci, E. L. (2000). Self-determination theory and the facilitation of intrinsic motivation, social development, and well-being. American Psychologist, 55(1), 68–78. https://doi.org/10.1037/0003-066X.55.1.68</w:t>
      </w:r>
    </w:p>
    <w:p w14:paraId="6726DF27" w14:textId="77777777" w:rsidR="001666F9" w:rsidRPr="000C4A8B" w:rsidRDefault="00000000">
      <w:pPr>
        <w:spacing w:after="120" w:line="360" w:lineRule="auto"/>
        <w:ind w:left="720" w:hanging="720"/>
        <w:rPr>
          <w:lang w:val="en-US"/>
        </w:rPr>
      </w:pPr>
      <w:r>
        <w:rPr>
          <w:lang w:val="en-US"/>
        </w:rPr>
        <w:lastRenderedPageBreak/>
        <w:t>Sunstein, C. R. (2017). Polarization. In #Republic: Divided democracy in the age of social media (Kap. 3, S. 59–97). Princeton University Press.</w:t>
      </w:r>
    </w:p>
    <w:p w14:paraId="594BB681" w14:textId="77777777" w:rsidR="001666F9" w:rsidRPr="000C4A8B" w:rsidRDefault="00000000">
      <w:pPr>
        <w:spacing w:after="120" w:line="360" w:lineRule="auto"/>
        <w:ind w:left="720" w:hanging="720"/>
        <w:rPr>
          <w:lang w:val="en-US"/>
        </w:rPr>
      </w:pPr>
      <w:r>
        <w:rPr>
          <w:lang w:val="en-US"/>
        </w:rPr>
        <w:t>Vanden Abeele, M. M. P. (2021). Digital wellbeing as a dynamic construct. Communication Theory, 31(4), 932–955. https://doi.org/10.1093/ct/qtaa024</w:t>
      </w:r>
    </w:p>
    <w:p w14:paraId="48A55CD0" w14:textId="77777777" w:rsidR="001666F9" w:rsidRPr="000C4A8B" w:rsidRDefault="00000000">
      <w:pPr>
        <w:spacing w:after="120" w:line="360" w:lineRule="auto"/>
        <w:ind w:left="720" w:hanging="720"/>
        <w:rPr>
          <w:lang w:val="en-US"/>
        </w:rPr>
      </w:pPr>
      <w:r>
        <w:rPr>
          <w:lang w:val="en-US"/>
        </w:rPr>
        <w:t>Verduyn, P., Lee, D. S., Park, J., Shablack, H., Orvell, A., Bayer, J., Ybarra, O., Jonides, J., &amp; Kross, E. (2015). Passive Facebook usage undermines affective well-being: Experimental and longitudinal evidence. Journal of Experimental Psychology: General, 144(2), 480–488. https://doi.org/10.1037/xge0000057</w:t>
      </w:r>
    </w:p>
    <w:p w14:paraId="0AE66B43" w14:textId="77777777" w:rsidR="001666F9" w:rsidRDefault="00000000">
      <w:pPr>
        <w:spacing w:after="120" w:line="360" w:lineRule="auto"/>
        <w:ind w:left="720" w:hanging="720"/>
      </w:pPr>
      <w:r>
        <w:rPr>
          <w:lang w:val="en-US"/>
        </w:rPr>
        <w:t xml:space="preserve">Vosoughi, S., Roy, D., &amp; Aral, S. (2018). The spread of true and false news online. </w:t>
      </w:r>
      <w:r>
        <w:t>Science, 359(6380), 1146–1151. https://doi.org/10.1126/science.aap9559</w:t>
      </w:r>
    </w:p>
    <w:p w14:paraId="44AD98B2" w14:textId="77777777" w:rsidR="001666F9" w:rsidRPr="000C4A8B" w:rsidRDefault="00000000">
      <w:pPr>
        <w:spacing w:after="120" w:line="360" w:lineRule="auto"/>
        <w:ind w:left="720" w:hanging="720"/>
        <w:rPr>
          <w:lang w:val="en-US"/>
        </w:rPr>
      </w:pPr>
      <w:r>
        <w:t xml:space="preserve">Weinmann, M., Schneider, C., &amp; vom Brocke, J. (2016). </w:t>
      </w:r>
      <w:r>
        <w:rPr>
          <w:lang w:val="en-US"/>
        </w:rPr>
        <w:t>Digital nudging. Business &amp; Information Systems Engineering, 58(6), 433–436. https://doi.org/10.1007/s12599-016-0453-3</w:t>
      </w:r>
    </w:p>
    <w:p w14:paraId="52C7B6B6" w14:textId="77777777" w:rsidR="001666F9" w:rsidRDefault="00000000">
      <w:pPr>
        <w:spacing w:after="120" w:line="360" w:lineRule="auto"/>
        <w:ind w:left="720" w:hanging="720"/>
      </w:pPr>
      <w:r>
        <w:rPr>
          <w:lang w:val="en-US"/>
        </w:rPr>
        <w:t xml:space="preserve">Zuboff, S. (2019). The discovery of behavioral surplus. In The age of surveillance capitalism: The fight for a human future at the new frontier of power (Kap. 3, S. 63–97). </w:t>
      </w:r>
      <w:r>
        <w:t>PublicAffairs.</w:t>
      </w:r>
    </w:p>
    <w:sectPr w:rsidR="001666F9">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51628" w14:textId="77777777" w:rsidR="00B0488B" w:rsidRDefault="00B0488B">
      <w:r>
        <w:separator/>
      </w:r>
    </w:p>
  </w:endnote>
  <w:endnote w:type="continuationSeparator" w:id="0">
    <w:p w14:paraId="6D68D178" w14:textId="77777777" w:rsidR="00B0488B" w:rsidRDefault="00B04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D08CE" w14:textId="77777777" w:rsidR="00F92F65" w:rsidRDefault="00F92F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86129"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F4CD" w14:textId="77777777" w:rsidR="00F92F65" w:rsidRDefault="00F92F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32EEA" w14:textId="77777777" w:rsidR="00B0488B" w:rsidRDefault="00B0488B">
      <w:r>
        <w:separator/>
      </w:r>
    </w:p>
  </w:footnote>
  <w:footnote w:type="continuationSeparator" w:id="0">
    <w:p w14:paraId="68A1CA79" w14:textId="77777777" w:rsidR="00B0488B" w:rsidRDefault="00B04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1B49F" w14:textId="77777777" w:rsidR="00F92F65" w:rsidRDefault="00F92F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120FC" w14:textId="77777777" w:rsidR="00F92F65" w:rsidRDefault="00F92F6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CA503" w14:textId="77777777" w:rsidR="00F92F65" w:rsidRDefault="00F92F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225EAC"/>
    <w:rsid w:val="0027210F"/>
    <w:rsid w:val="00520102"/>
    <w:rsid w:val="005C13F7"/>
    <w:rsid w:val="00804A5C"/>
    <w:rsid w:val="00B0488B"/>
    <w:rsid w:val="00F92F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9D6D4"/>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17497</Words>
  <Characters>110233</Characters>
  <Application>Microsoft Office Word</Application>
  <DocSecurity>0</DocSecurity>
  <Lines>918</Lines>
  <Paragraphs>254</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127476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3</cp:revision>
  <dcterms:created xsi:type="dcterms:W3CDTF">2026-04-25T15:59:00Z</dcterms:created>
  <dcterms:modified xsi:type="dcterms:W3CDTF">2026-06-07T00:40:00Z</dcterms:modified>
</cp:coreProperties>
</file>