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r>
              <w:rPr>
                <w:sz w:val="20"/>
                <w:szCs w:val="20"/>
              </w:rPr>
              <w:t>Nutzungsdaten, Wellbeing-Feedback, qualitative Erkenntnisse</w:t>
            </w:r>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26FF7509"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313992B1"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08BD6187"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6453279F"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6523E5B6"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2D3066FD" w14:textId="77777777" w:rsidR="001666F9" w:rsidRDefault="00000000">
      <w:pPr>
        <w:pStyle w:val="berschrift2"/>
      </w:pPr>
      <w:r>
        <w:t>5.5  Methoden der Auswertung</w:t>
      </w:r>
    </w:p>
    <w:p w14:paraId="34EBB2A8"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51319A17"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76F153FF"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23305034"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000000" w:rsidRDefault="00000000">
      <w:pPr>
        <w:pStyle w:val="berschrift1"/>
        <w:pageBreakBefore/>
      </w:pPr>
      <w:r>
        <w:lastRenderedPageBreak/>
        <w:t>6  Konzept und Architektur</w:t>
      </w:r>
    </w:p>
    <w:p w14:paraId="3269F314"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000000" w:rsidRDefault="00000000">
      <w:pPr>
        <w:pStyle w:val="berschrift2"/>
      </w:pPr>
      <w:r>
        <w:t>6.1  Anforderungen</w:t>
      </w:r>
    </w:p>
    <w:p w14:paraId="63942982"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w:t>
      </w:r>
      <w:del w:id="0" w:author="Claude" w:date="2026-06-07T12:00:00Z">
        <w:r>
          <w:delText>in Abschnitt 1.2</w:delText>
        </w:r>
      </w:del>
      <w:r>
        <w:t>in den Abschnitten 1.2 und 1.7</w:t>
      </w:r>
      <w:r>
        <w:t xml:space="preserve">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000000" w:rsidRDefault="00000000">
      <w:pPr>
        <w:pStyle w:val="berschrift2"/>
      </w:pPr>
      <w:r>
        <w:lastRenderedPageBreak/>
        <w:t>6.2  Architekturüberblick</w:t>
      </w:r>
    </w:p>
    <w:p w14:paraId="0D9A246D"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000000" w:rsidRDefault="00000000">
      <w:pPr>
        <w:pStyle w:val="berschrift2"/>
      </w:pPr>
      <w:r>
        <w:t>6.3  Komponenten im Detail</w:t>
      </w:r>
    </w:p>
    <w:p w14:paraId="034126B5" w14:textId="77777777" w:rsidR="00000000" w:rsidRDefault="00000000">
      <w:pPr>
        <w:pStyle w:val="berschrift3"/>
      </w:pPr>
      <w:r>
        <w:t>6.3.1  Orchestrator</w:t>
      </w:r>
    </w:p>
    <w:p w14:paraId="7576A25A" w14:textId="77777777" w:rsidR="00000000"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000000" w:rsidRDefault="00000000">
      <w:pPr>
        <w:pStyle w:val="berschrift3"/>
      </w:pPr>
      <w:r>
        <w:lastRenderedPageBreak/>
        <w:t>6.3.2  Personalisierungsmodul</w:t>
      </w:r>
    </w:p>
    <w:p w14:paraId="0D26FE90" w14:textId="702EE0F3"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w:t>
      </w:r>
      <w:r>
        <w:t>seriös, locker, energisch</w:t>
      </w:r>
      <w:r>
        <w:t>),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000000" w:rsidRDefault="00000000">
      <w:pPr>
        <w:pStyle w:val="berschrift3"/>
      </w:pPr>
      <w:r>
        <w:t>6.3.3  Nachrichten- und Datenintegration</w:t>
      </w:r>
    </w:p>
    <w:p w14:paraId="2FCA47D6"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000000" w:rsidRDefault="00000000">
      <w:pPr>
        <w:pStyle w:val="berschrift3"/>
      </w:pPr>
      <w:r>
        <w:t>6.3.4  LLM-Textgenerierung</w:t>
      </w:r>
    </w:p>
    <w:p w14:paraId="78293F9A" w14:textId="77777777" w:rsidR="00000000"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000000" w:rsidRDefault="00000000">
      <w:pPr>
        <w:pStyle w:val="berschrift3"/>
      </w:pPr>
      <w:r>
        <w:t>6.3.5  Sprachsynthese</w:t>
      </w:r>
    </w:p>
    <w:p w14:paraId="1F89B8DD" w14:textId="4566FF66" w:rsidR="00000000"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 xml:space="preserve">Sprechqualität erlaubt. Jedem der drei Sprechstile ist eine eigene Stimme mit abgestimmten Syntheseparametern zugeordnet: </w:t>
      </w:r>
      <w:r>
        <w:t>Der seriöse Stil verwendet eine stabile, zurückhaltende Einstellung</w:t>
      </w:r>
      <w:r>
        <w:t xml:space="preserve">, der lockere Stil mehr Variabilität, </w:t>
      </w:r>
      <w:r>
        <w:t>der energische Stil die höchste</w:t>
      </w:r>
      <w:r>
        <w:t xml:space="preserv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000000" w:rsidRDefault="00000000">
      <w:pPr>
        <w:pStyle w:val="berschrift3"/>
      </w:pPr>
      <w:r>
        <w:t>6.3.6  Musikeinbindung</w:t>
      </w:r>
    </w:p>
    <w:p w14:paraId="025AF229"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000000" w:rsidRDefault="00000000">
      <w:pPr>
        <w:pStyle w:val="berschrift3"/>
      </w:pPr>
      <w:r>
        <w:t>6.3.7  Webapplikation und Benutzeroberfläche</w:t>
      </w:r>
    </w:p>
    <w:p w14:paraId="46CE0DF0" w14:textId="77777777" w:rsidR="00000000"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623CBB29" w:rsidR="00000000" w:rsidRDefault="00000000">
      <w:pPr>
        <w:spacing w:after="160" w:line="360" w:lineRule="auto"/>
      </w:pPr>
      <w:r>
        <w:t xml:space="preserve">Das visuelle Design der Benutzeroberfläche wurde mit dem KI-gestützten Gestaltungswerkzeug Claude Design entwickelt: Auf Basis eines Kontext-Briefings, das </w:t>
      </w:r>
      <w:r>
        <w:t>die fünf Bausteine aus Abschnitt 3.3 und deren theoretische Verankerung</w:t>
      </w:r>
      <w:r>
        <w:t xml:space="preserve">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000000" w:rsidRDefault="00000000">
      <w:pPr>
        <w:pStyle w:val="berschrift2"/>
      </w:pPr>
      <w:r>
        <w:t>6.4  Wellbeing-Features im Design</w:t>
      </w:r>
    </w:p>
    <w:p w14:paraId="5878BEFC" w14:textId="77777777" w:rsidR="00000000"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000000"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000000" w:rsidRDefault="00000000">
      <w:pPr>
        <w:pStyle w:val="berschrift2"/>
      </w:pPr>
      <w:r>
        <w:t>6.5  Mapping von Werten auf Designentscheidungen</w:t>
      </w:r>
    </w:p>
    <w:p w14:paraId="35781191" w14:textId="77777777" w:rsidR="00000000" w:rsidRDefault="00000000">
      <w:pPr>
        <w:spacing w:after="160" w:line="360" w:lineRule="auto"/>
      </w:pPr>
      <w:r>
        <w:t>Im Sinne des Value-Sensitive Design (Hendry, Friedman &amp; Ballard,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000000"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000000"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000000"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000000"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000000"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000000"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000000"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000000"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000000" w:rsidRDefault="00000000">
            <w:pPr>
              <w:spacing w:after="40"/>
            </w:pPr>
            <w:r>
              <w:t>Privatsphäre (VSD; Hendry, Friedman &amp; Ballard,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000000" w:rsidRDefault="00000000">
            <w:pPr>
              <w:spacing w:after="40"/>
            </w:pPr>
            <w:r>
              <w:t>Lokale Profilspeicherung; kein Konto, kein Tracking, keine serverseitige Profildatenbank</w:t>
            </w:r>
          </w:p>
        </w:tc>
      </w:tr>
    </w:tbl>
    <w:p w14:paraId="52B0F6D2"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000000" w:rsidRDefault="00000000">
      <w:pPr>
        <w:pStyle w:val="berschrift2"/>
      </w:pPr>
      <w:r>
        <w:t>6.6  Datenschutz und Datenfluss</w:t>
      </w:r>
    </w:p>
    <w:p w14:paraId="29EC9EEA"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000000" w:rsidRDefault="00000000">
      <w:pPr>
        <w:pStyle w:val="berschrift1"/>
        <w:pageBreakBefore/>
      </w:pPr>
      <w:r>
        <w:lastRenderedPageBreak/>
        <w:t>7  Implementation</w:t>
      </w:r>
    </w:p>
    <w:p w14:paraId="07012F9E"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000000" w:rsidRDefault="00000000">
      <w:pPr>
        <w:pStyle w:val="berschrift2"/>
      </w:pPr>
      <w:r>
        <w:t>7.1  Vorgehen und Iterationen</w:t>
      </w:r>
    </w:p>
    <w:p w14:paraId="4BAE27EC"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000000" w:rsidRDefault="00000000">
      <w:pPr>
        <w:pStyle w:val="berschrift2"/>
      </w:pPr>
      <w:r>
        <w:t>7.2  Repository-Struktur und Tech-Stack</w:t>
      </w:r>
    </w:p>
    <w:p w14:paraId="497BB26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000000" w:rsidRDefault="00000000">
      <w:pPr>
        <w:pStyle w:val="berschrift2"/>
      </w:pPr>
      <w:r>
        <w:t>7.3  Pipeline-Implementation</w:t>
      </w:r>
    </w:p>
    <w:p w14:paraId="245F15C0"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000000" w:rsidRDefault="00000000">
      <w:pPr>
        <w:pStyle w:val="berschrift2"/>
      </w:pPr>
      <w:r>
        <w:t>7.4  Prompt-Engineering</w:t>
      </w:r>
    </w:p>
    <w:p w14:paraId="0E30AA24" w14:textId="77777777" w:rsidR="00000000"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000000" w:rsidRDefault="00000000">
      <w:pPr>
        <w:pStyle w:val="berschrift2"/>
      </w:pPr>
      <w:r>
        <w:t>7.5  Personalisierungs- und Transparenz-UI</w:t>
      </w:r>
    </w:p>
    <w:p w14:paraId="162E0A76" w14:textId="77777777" w:rsidR="00000000"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000000" w:rsidRDefault="00000000">
      <w:pPr>
        <w:pStyle w:val="berschrift2"/>
      </w:pPr>
      <w:r>
        <w:t>7.6  Bekannte Limitationen der Umsetzung</w:t>
      </w:r>
    </w:p>
    <w:p w14:paraId="54FB185B" w14:textId="77777777" w:rsidR="00000000"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E636CF2" w14:textId="77777777" w:rsidR="001666F9" w:rsidRDefault="00000000">
      <w:pPr>
        <w:pStyle w:val="berschrift1"/>
        <w:pageBreakBefore/>
      </w:pPr>
      <w:r>
        <w:lastRenderedPageBreak/>
        <w:t>Literaturverzeichnis (vorläufig)</w:t>
      </w:r>
    </w:p>
    <w:p w14:paraId="57576F0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1628" w14:textId="77777777" w:rsidR="00B0488B" w:rsidRDefault="00B0488B">
      <w:r>
        <w:separator/>
      </w:r>
    </w:p>
  </w:endnote>
  <w:endnote w:type="continuationSeparator" w:id="0">
    <w:p w14:paraId="6D68D178" w14:textId="77777777" w:rsidR="00B0488B" w:rsidRDefault="00B0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EEA" w14:textId="77777777" w:rsidR="00B0488B" w:rsidRDefault="00B0488B">
      <w:r>
        <w:separator/>
      </w:r>
    </w:p>
  </w:footnote>
  <w:footnote w:type="continuationSeparator" w:id="0">
    <w:p w14:paraId="68A1CA79" w14:textId="77777777" w:rsidR="00B0488B" w:rsidRDefault="00B0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