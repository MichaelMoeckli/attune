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EBA1" w14:textId="77777777" w:rsidR="001666F9" w:rsidRDefault="00000000">
      <w:pPr>
        <w:spacing w:before="800" w:after="200"/>
        <w:jc w:val="center"/>
      </w:pPr>
      <w:r>
        <w:rPr>
          <w:b/>
          <w:bCs/>
        </w:rPr>
        <w:t>ZHAW Zürcher Hochschule für Angewandte Wissenschaften</w:t>
      </w:r>
    </w:p>
    <w:p w14:paraId="24643DFB" w14:textId="77777777" w:rsidR="001666F9" w:rsidRDefault="00000000">
      <w:pPr>
        <w:spacing w:after="1200"/>
        <w:jc w:val="center"/>
      </w:pPr>
      <w:r>
        <w:t>Institut für Wirtschaftsinformatik</w:t>
      </w:r>
    </w:p>
    <w:p w14:paraId="34AA8C64" w14:textId="77777777" w:rsidR="001666F9" w:rsidRDefault="00000000">
      <w:pPr>
        <w:spacing w:after="600"/>
        <w:jc w:val="center"/>
      </w:pPr>
      <w:r>
        <w:rPr>
          <w:b/>
          <w:bCs/>
          <w:sz w:val="28"/>
          <w:szCs w:val="28"/>
        </w:rPr>
        <w:t>BSc-Thesis</w:t>
      </w:r>
    </w:p>
    <w:p w14:paraId="0DD8B9BD" w14:textId="77777777" w:rsidR="001666F9" w:rsidRDefault="00000000">
      <w:pPr>
        <w:spacing w:after="80"/>
        <w:jc w:val="center"/>
      </w:pPr>
      <w:r>
        <w:rPr>
          <w:b/>
          <w:bCs/>
          <w:sz w:val="44"/>
          <w:szCs w:val="44"/>
        </w:rPr>
        <w:t>Attune: Nutzerzentrierte Personalisierung</w:t>
      </w:r>
    </w:p>
    <w:p w14:paraId="4E5A403B" w14:textId="77777777" w:rsidR="001666F9" w:rsidRDefault="00000000">
      <w:pPr>
        <w:spacing w:after="80"/>
        <w:jc w:val="center"/>
      </w:pPr>
      <w:r>
        <w:rPr>
          <w:b/>
          <w:bCs/>
          <w:sz w:val="44"/>
          <w:szCs w:val="44"/>
        </w:rPr>
        <w:t>im vollautomatisierten Radio</w:t>
      </w:r>
    </w:p>
    <w:p w14:paraId="775EF697" w14:textId="77777777" w:rsidR="001666F9" w:rsidRDefault="00000000">
      <w:pPr>
        <w:spacing w:after="1200"/>
        <w:jc w:val="center"/>
      </w:pPr>
      <w:r>
        <w:rPr>
          <w:i/>
          <w:iCs/>
          <w:sz w:val="28"/>
          <w:szCs w:val="28"/>
        </w:rPr>
        <w:t>Eine Konzeptstudie im Kontext von Digital Wellbeing</w:t>
      </w:r>
    </w:p>
    <w:p w14:paraId="1126F2EC" w14:textId="77777777" w:rsidR="001666F9" w:rsidRDefault="00000000">
      <w:pPr>
        <w:spacing w:after="80"/>
        <w:jc w:val="center"/>
      </w:pPr>
      <w:r>
        <w:t>Autor: Michael Möckli</w:t>
      </w:r>
    </w:p>
    <w:p w14:paraId="1E420926" w14:textId="77777777" w:rsidR="001666F9" w:rsidRDefault="00000000">
      <w:pPr>
        <w:spacing w:after="80"/>
        <w:jc w:val="center"/>
      </w:pPr>
      <w:r>
        <w:t>Betreuer: Alexandre de Spindler</w:t>
      </w:r>
    </w:p>
    <w:p w14:paraId="6665C03B" w14:textId="77777777" w:rsidR="001666F9" w:rsidRDefault="00000000">
      <w:pPr>
        <w:spacing w:after="200"/>
        <w:jc w:val="center"/>
      </w:pPr>
      <w:r>
        <w:t>Stand: 25. April 2026</w:t>
      </w:r>
    </w:p>
    <w:p w14:paraId="688C97EF" w14:textId="77777777" w:rsidR="001666F9" w:rsidRDefault="00000000">
      <w:pPr>
        <w:pStyle w:val="berschrift1"/>
        <w:pageBreakBefore/>
      </w:pPr>
      <w:r>
        <w:lastRenderedPageBreak/>
        <w:t>1  Motivation</w:t>
      </w:r>
    </w:p>
    <w:p w14:paraId="74AD995E"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42E19A6B"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3EDCAAB" w14:textId="77777777" w:rsidR="001666F9" w:rsidRDefault="00000000">
      <w:pPr>
        <w:pStyle w:val="berschrift2"/>
      </w:pPr>
      <w:r>
        <w:t>1.1  Das Spannungsfeld zwischen Nutzer und Anbieter</w:t>
      </w:r>
    </w:p>
    <w:p w14:paraId="3484ED1F"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2.1.2.</w:t>
      </w:r>
    </w:p>
    <w:p w14:paraId="6A89806C" w14:textId="77777777" w:rsidR="001666F9" w:rsidRDefault="00000000">
      <w:pPr>
        <w:spacing w:after="160" w:line="360" w:lineRule="auto"/>
      </w:pPr>
      <w:r>
        <w:t>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14:paraId="381097FC" w14:textId="77777777" w:rsidR="001666F9" w:rsidRDefault="00000000">
      <w:pPr>
        <w:spacing w:after="160" w:line="360" w:lineRule="auto"/>
      </w:pPr>
      <w:r>
        <w:t xml:space="preserve">Solange die Ziele beider Seiten in die gleiche Richtung zeigen, ist dieses System funktional. Problematisch wird es dort, wo die Maximierung der Verweildauer nicht mehr mit dem Wohlbefinden der Nutzenden übereinstimmt, etwa weil Inhalte bewusst emotional </w:t>
      </w:r>
      <w:r>
        <w:lastRenderedPageBreak/>
        <w:t>aufgeladen werden, weil Nutzungssessions künstlich verlängert werden oder weil Vielfalt zugunsten reiner Relevanz geopfert wird. Genau dies ist in den letzten Jahren empirisch immer besser dokumentiert (Burr et al., 2020; Milano et al., 2020).</w:t>
      </w:r>
    </w:p>
    <w:p w14:paraId="6FA375D6" w14:textId="77777777" w:rsidR="001666F9" w:rsidRDefault="00000000">
      <w:pPr>
        <w:pStyle w:val="berschrift2"/>
      </w:pPr>
      <w:r>
        <w:t>1.2  Das Geschäftsmodell der Aufmerksamkeitsökonomie</w:t>
      </w:r>
    </w:p>
    <w:p w14:paraId="6CEC8408"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48921952"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27E246B7" w14:textId="77777777" w:rsidR="001666F9" w:rsidRDefault="00000000">
      <w:pPr>
        <w:pStyle w:val="berschrift2"/>
      </w:pPr>
      <w:r>
        <w:t>1.3  Manipulative Designmuster</w:t>
      </w:r>
    </w:p>
    <w:p w14:paraId="2EBFB1D9"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0B16A3B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7E9404DC" w14:textId="77777777" w:rsidR="001666F9" w:rsidRDefault="00000000">
      <w:pPr>
        <w:pStyle w:val="Listenabsatz"/>
        <w:numPr>
          <w:ilvl w:val="0"/>
          <w:numId w:val="2"/>
        </w:numPr>
        <w:spacing w:after="80" w:line="360" w:lineRule="auto"/>
      </w:pPr>
      <w:r>
        <w:t>Variable Belohnungsmuster nach dem Vorbild des Glücksspiels: unvorhersehbare Erfolgserlebnisse (Likes, neue Inhalte, Matches) halten die Aufmerksamkeit aufrecht.</w:t>
      </w:r>
    </w:p>
    <w:p w14:paraId="0F8B7A84"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74E7C08A"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79D25CE0"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641E933" w14:textId="77777777" w:rsidR="001666F9" w:rsidRDefault="00000000">
      <w:pPr>
        <w:spacing w:after="160" w:line="360" w:lineRule="auto"/>
      </w:pPr>
      <w:r>
        <w:lastRenderedPageBreak/>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799C0BB0" w14:textId="77777777" w:rsidR="001666F9" w:rsidRDefault="00000000">
      <w:pPr>
        <w:pStyle w:val="berschrift2"/>
      </w:pPr>
      <w:r>
        <w:t>1.4  Filterblasen, Echokammern und Polarisierung</w:t>
      </w:r>
    </w:p>
    <w:p w14:paraId="727947AF"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31C00261" w14:textId="77777777" w:rsidR="001666F9" w:rsidRDefault="00000000">
      <w:pPr>
        <w:spacing w:after="160" w:line="360" w:lineRule="auto"/>
      </w:pPr>
      <w:r>
        <w:t>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E281C2E" w14:textId="77777777" w:rsidR="001666F9" w:rsidRDefault="00000000">
      <w:pPr>
        <w:pStyle w:val="berschrift2"/>
      </w:pPr>
      <w:r>
        <w:t>1.5  Psychisches Wohlbefinden und Suchtverhalten</w:t>
      </w:r>
    </w:p>
    <w:p w14:paraId="53CDDB7D"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B6A2EE4" w14:textId="77777777" w:rsidR="001666F9" w:rsidRDefault="00000000">
      <w:pPr>
        <w:spacing w:after="160" w:line="360" w:lineRule="auto"/>
      </w:pPr>
      <w:r>
        <w:lastRenderedPageBreak/>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5395AA8F"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2FBCFF99" w14:textId="77777777" w:rsidR="001666F9" w:rsidRDefault="00000000">
      <w:pPr>
        <w:pStyle w:val="berschrift2"/>
      </w:pPr>
      <w:r>
        <w:t>1.6  Verlust der Nutzerautonomie</w:t>
      </w:r>
    </w:p>
    <w:p w14:paraId="00A66DA6" w14:textId="77777777" w:rsidR="001666F9" w:rsidRDefault="00000000">
      <w:pPr>
        <w:spacing w:after="160" w:line="360" w:lineRule="auto"/>
      </w:pPr>
      <w:r>
        <w:t>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0BC91D59"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Calvo &amp; Ryan, 2018), wird in Abschnitt 2.3.1 vertieft. Auf der politisch-systemischen Ebene fordern Reviglio und Agosti (2020) eine algorithmische Souveränität, die in Abschnitt 2.3.4 entfaltet wird; Milano, Taddeo und Floridi (2020) ergänzen aus Sicht der Empfehlungssystem-Ethik, dass neben Relevanz auch Diversität, Fairness und Nutzerwohl als explizite Optimierungsziele in den Algorithmen verankert werden müssen.</w:t>
      </w:r>
    </w:p>
    <w:p w14:paraId="3D77A0F9" w14:textId="77777777" w:rsidR="001666F9" w:rsidRDefault="00000000">
      <w:pPr>
        <w:pStyle w:val="berschrift2"/>
      </w:pPr>
      <w:r>
        <w:t>1.7  Zwischenfazit: Der Kern des Problems</w:t>
      </w:r>
    </w:p>
    <w:p w14:paraId="316733EE" w14:textId="77777777" w:rsidR="001666F9" w:rsidRDefault="00000000">
      <w:pPr>
        <w:spacing w:after="160" w:line="360" w:lineRule="auto"/>
      </w:pPr>
      <w: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w:t>
      </w:r>
      <w:r>
        <w:lastRenderedPageBreak/>
        <w:t>Unterhaltung gedacht waren, haben sich zu Systemen entwickelt, die primär ihre eigene Nutzungszeit maximieren, häufig auf Kosten der Nutzenden.</w:t>
      </w:r>
    </w:p>
    <w:p w14:paraId="5F400DEC"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3762F61E" w14:textId="77777777" w:rsidR="001666F9" w:rsidRDefault="00000000">
      <w:pPr>
        <w:spacing w:after="160" w:line="360" w:lineRule="auto"/>
      </w:pPr>
      <w:r>
        <w:t>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6A88BF80" w14:textId="77777777" w:rsidR="001666F9" w:rsidRDefault="00000000">
      <w:pPr>
        <w:pStyle w:val="berschrift1"/>
        <w:pageBreakBefore/>
      </w:pPr>
      <w:r>
        <w:lastRenderedPageBreak/>
        <w:t>2  Background</w:t>
      </w:r>
    </w:p>
    <w:p w14:paraId="1B279334"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5846F57A" w14:textId="77777777" w:rsidR="001666F9" w:rsidRDefault="00000000">
      <w:pPr>
        <w:pStyle w:val="berschrift2"/>
      </w:pPr>
      <w:r>
        <w:t>2.1  Bedürfnisse und Motivationen der Akteure</w:t>
      </w:r>
    </w:p>
    <w:p w14:paraId="35441D04" w14:textId="77777777" w:rsidR="001666F9" w:rsidRDefault="00000000">
      <w:pPr>
        <w:pStyle w:val="berschrift3"/>
      </w:pPr>
      <w:r>
        <w:t>2.1.1  Anbieterseite</w:t>
      </w:r>
    </w:p>
    <w:p w14:paraId="1119F82D" w14:textId="77777777" w:rsidR="001666F9" w:rsidRDefault="00000000">
      <w:pPr>
        <w:spacing w:after="160" w:line="360" w:lineRule="auto"/>
      </w:pPr>
      <w:r>
        <w:t>Anbieter digitaler Medien verfolgen unterschiedliche Motive, die sich drei idealtypischen Kategorien zuordnen lassen.</w:t>
      </w:r>
    </w:p>
    <w:p w14:paraId="2C528208"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745342C5"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393585EA"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555F2FB5"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3FB61A74" w14:textId="77777777" w:rsidR="001666F9" w:rsidRDefault="00000000">
      <w:pPr>
        <w:pStyle w:val="berschrift3"/>
      </w:pPr>
      <w:r>
        <w:t>2.1.2  Nutzerseite</w:t>
      </w:r>
    </w:p>
    <w:p w14:paraId="4821BCF7" w14:textId="77777777" w:rsidR="001666F9" w:rsidRDefault="00000000">
      <w:pPr>
        <w:spacing w:after="160" w:line="360" w:lineRule="auto"/>
      </w:pPr>
      <w:r>
        <w:t>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14:paraId="515B2DFD" w14:textId="77777777" w:rsidR="001666F9" w:rsidRDefault="00000000">
      <w:pPr>
        <w:spacing w:after="160" w:line="360" w:lineRule="auto"/>
      </w:pPr>
      <w:r>
        <w:lastRenderedPageBreak/>
        <w:t>Ergänzend identifizieren Ryan und Deci (2000) in der Self-Determination Theory drei psychologische Grundbedürfnisse, die für intrinsische Motivation und Wohlbefinden zentral sind:</w:t>
      </w:r>
    </w:p>
    <w:p w14:paraId="32003015"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4C41620E" w14:textId="77777777" w:rsidR="001666F9" w:rsidRDefault="00000000">
      <w:pPr>
        <w:pStyle w:val="Listenabsatz"/>
        <w:numPr>
          <w:ilvl w:val="0"/>
          <w:numId w:val="2"/>
        </w:numPr>
        <w:spacing w:after="80" w:line="360" w:lineRule="auto"/>
      </w:pPr>
      <w:r>
        <w:t>Kompetenz: das Gefühl, wirksam zu sein und Herausforderungen bewältigen zu können;</w:t>
      </w:r>
    </w:p>
    <w:p w14:paraId="035B976B"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6BCC9FA9" w14:textId="77777777" w:rsidR="001666F9" w:rsidRDefault="00000000">
      <w:pPr>
        <w:spacing w:after="160" w:line="360" w:lineRule="auto"/>
      </w:pPr>
      <w:r>
        <w:t>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241614A7"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7E2300B0" w14:textId="77777777" w:rsidR="001666F9" w:rsidRDefault="00000000">
      <w:pPr>
        <w:pStyle w:val="berschrift2"/>
      </w:pPr>
      <w:r>
        <w:t>2.2  Mechanismen digitaler Medienangebote</w:t>
      </w:r>
    </w:p>
    <w:p w14:paraId="1FDE5EB8"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30E47935" w14:textId="77777777" w:rsidR="001666F9" w:rsidRDefault="00000000">
      <w:pPr>
        <w:pStyle w:val="berschrift3"/>
      </w:pPr>
      <w:r>
        <w:t>2.2.1  Klassifikation und Ontologien</w:t>
      </w:r>
    </w:p>
    <w:p w14:paraId="480AC137" w14:textId="77777777" w:rsidR="001666F9" w:rsidRDefault="00000000">
      <w:pPr>
        <w:spacing w:after="160" w:line="360" w:lineRule="auto"/>
      </w:pPr>
      <w:r>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5FA34873" w14:textId="77777777" w:rsidR="001666F9" w:rsidRDefault="00000000">
      <w:pPr>
        <w:pStyle w:val="berschrift3"/>
      </w:pPr>
      <w:r>
        <w:t>2.2.2  Suche</w:t>
      </w:r>
    </w:p>
    <w:p w14:paraId="161F4C15" w14:textId="77777777" w:rsidR="001666F9" w:rsidRDefault="00000000">
      <w:pPr>
        <w:spacing w:after="160" w:line="360" w:lineRule="auto"/>
      </w:pPr>
      <w:r>
        <w:lastRenderedPageBreak/>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49B66F1C" w14:textId="77777777" w:rsidR="001666F9" w:rsidRDefault="00000000">
      <w:pPr>
        <w:pStyle w:val="berschrift3"/>
      </w:pPr>
      <w:r>
        <w:t>2.2.3  Empfehlungssysteme</w:t>
      </w:r>
    </w:p>
    <w:p w14:paraId="76D168D3"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Rokach &amp; Shapira, 2015):</w:t>
      </w:r>
    </w:p>
    <w:p w14:paraId="5AAF56D2"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13A28CFC"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5E075917"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AF1B460"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14:paraId="05A1ABBB" w14:textId="77777777" w:rsidR="001666F9" w:rsidRDefault="00000000">
      <w:pPr>
        <w:pStyle w:val="berschrift3"/>
      </w:pPr>
      <w:r>
        <w:t>2.2.4  Personalisierung und Feed-Kuration</w:t>
      </w:r>
    </w:p>
    <w:p w14:paraId="2645EB25"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635AA57C" w14:textId="77777777" w:rsidR="001666F9" w:rsidRDefault="00000000">
      <w:pPr>
        <w:pStyle w:val="berschrift3"/>
      </w:pPr>
      <w:r>
        <w:t>2.2.5  Sharing und soziale Mechanismen</w:t>
      </w:r>
    </w:p>
    <w:p w14:paraId="278B64FC" w14:textId="77777777" w:rsidR="001666F9" w:rsidRDefault="00000000">
      <w:pPr>
        <w:spacing w:after="160" w:line="360" w:lineRule="auto"/>
      </w:pPr>
      <w:r>
        <w:t xml:space="preserve">Teilen, Kommentieren und Reagieren erzeugen Netzwerkeffekte: Inhalte verbreiten sich viral, wenn sie starke emotionale Reaktionen auslösen. Diese Mechanismen sind nicht neutral, sondern begünstigen systematisch emotional aufgeladene, oft polarisierende Inhalte </w:t>
      </w:r>
      <w:r>
        <w:lastRenderedPageBreak/>
        <w:t>und wirken damit auf die in Abschnitt 1.4 beschriebene Triple-Filter-Bubble (Geschke et al., 2019; Sunstein, 2017).</w:t>
      </w:r>
    </w:p>
    <w:p w14:paraId="29ADD058" w14:textId="77777777" w:rsidR="001666F9" w:rsidRDefault="00000000">
      <w:pPr>
        <w:pStyle w:val="berschrift3"/>
      </w:pPr>
      <w:r>
        <w:t>2.2.6  Persuasive Design und Nudging</w:t>
      </w:r>
    </w:p>
    <w:p w14:paraId="0C1E8DAC"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0B2DC0D3"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754B211C" w14:textId="77777777" w:rsidR="001666F9" w:rsidRDefault="00000000">
      <w:pPr>
        <w:pStyle w:val="berschrift3"/>
      </w:pPr>
      <w:r>
        <w:t>2.2.7  Monetarisierungsmechanismen</w:t>
      </w:r>
    </w:p>
    <w:p w14:paraId="5E4233CB" w14:textId="77777777" w:rsidR="001666F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2CC9E011" w14:textId="77777777" w:rsidR="001666F9" w:rsidRDefault="00000000">
      <w:pPr>
        <w:pStyle w:val="berschrift2"/>
      </w:pPr>
      <w:r>
        <w:t>2.3  Beurteilungsgrundlagen</w:t>
      </w:r>
    </w:p>
    <w:p w14:paraId="57A5C68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0DBE7839" w14:textId="77777777" w:rsidR="001666F9" w:rsidRDefault="00000000">
      <w:pPr>
        <w:pStyle w:val="berschrift3"/>
      </w:pPr>
      <w:r>
        <w:t>2.3.1  Self-Determination Theory (SDT)</w:t>
      </w:r>
    </w:p>
    <w:p w14:paraId="5F16DF3F" w14:textId="77777777" w:rsidR="001666F9" w:rsidRDefault="00000000">
      <w:pPr>
        <w:spacing w:after="160" w:line="360" w:lineRule="auto"/>
      </w:pPr>
      <w:r>
        <w:t xml:space="preserve">Die Self-Determination Theory (Ryan &amp; Deci, 2000) liefert mit den drei psychologischen Grundbedürfnissen Autonomie, Kompetenz und soziale Eingebundenheit einen psychologischen Massstab für die Beurteilung digitaler Systeme. Mechanismen sind </w:t>
      </w:r>
      <w:r>
        <w:lastRenderedPageBreak/>
        <w:t>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14:paraId="0B7F6B1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323C778C" w14:textId="77777777" w:rsidR="001666F9" w:rsidRDefault="00000000">
      <w:pPr>
        <w:pStyle w:val="berschrift3"/>
      </w:pPr>
      <w:r>
        <w:t>2.3.2  Value-Sensitive Design (VSD)</w:t>
      </w:r>
    </w:p>
    <w:p w14:paraId="54C30B0D" w14:textId="77777777" w:rsidR="001666F9" w:rsidRDefault="00000000">
      <w:pPr>
        <w:spacing w:after="160" w:line="360" w:lineRule="auto"/>
      </w:pPr>
      <w:r>
        <w:t>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598BDFB7" w14:textId="77777777" w:rsidR="001666F9" w:rsidRDefault="00000000">
      <w:pPr>
        <w:pStyle w:val="berschrift3"/>
      </w:pPr>
      <w:r>
        <w:t>2.3.3  Digital Wellbeing</w:t>
      </w:r>
    </w:p>
    <w:p w14:paraId="66126232"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14:paraId="6A4DF586" w14:textId="77777777" w:rsidR="001666F9" w:rsidRDefault="00000000">
      <w:pPr>
        <w:pStyle w:val="berschrift3"/>
      </w:pPr>
      <w:r>
        <w:t>2.3.4  Ethik von Empfehlungssystemen und algorithmische Souveränität</w:t>
      </w:r>
    </w:p>
    <w:p w14:paraId="4BD0FBF5"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Reviglio und Agosti (2020) </w:t>
      </w:r>
      <w:r>
        <w:lastRenderedPageBreak/>
        <w:t>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2B5EBD86" w14:textId="77777777" w:rsidR="001666F9" w:rsidRDefault="00000000">
      <w:pPr>
        <w:pStyle w:val="berschrift3"/>
      </w:pPr>
      <w:r>
        <w:t>2.3.5  Gebrauchstauglichkeit und Akzeptanz</w:t>
      </w:r>
    </w:p>
    <w:p w14:paraId="6C997726" w14:textId="77777777" w:rsidR="001666F9" w:rsidRDefault="00000000">
      <w:pPr>
        <w:spacing w:after="160" w:line="360" w:lineRule="auto"/>
      </w:pPr>
      <w:r>
        <w:t>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14:paraId="567CD2DB" w14:textId="77777777" w:rsidR="001666F9" w:rsidRDefault="00000000">
      <w:pPr>
        <w:pStyle w:val="berschrift2"/>
      </w:pPr>
      <w:r>
        <w:t>2.4  Gegenüberstellung der Medienmodelle</w:t>
      </w:r>
    </w:p>
    <w:p w14:paraId="0DB204B0" w14:textId="77777777" w:rsidR="001666F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016A8159"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4A79B1E1"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DF0E9A7"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E409FF5"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0455BCA"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FDF096F" w14:textId="77777777" w:rsidR="001666F9" w:rsidRDefault="00000000">
            <w:r>
              <w:rPr>
                <w:b/>
                <w:bCs/>
                <w:sz w:val="20"/>
                <w:szCs w:val="20"/>
              </w:rPr>
              <w:t>Wellbeing-orientiertes Modell</w:t>
            </w:r>
          </w:p>
        </w:tc>
      </w:tr>
      <w:tr w:rsidR="001666F9" w14:paraId="7CFD500C"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A9D450"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42D728"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44E80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8748B6" w14:textId="77777777" w:rsidR="001666F9" w:rsidRDefault="00000000">
            <w:r>
              <w:rPr>
                <w:sz w:val="20"/>
                <w:szCs w:val="20"/>
              </w:rPr>
              <w:t>Algorithmisch, auf Nutzerwohl optimiert</w:t>
            </w:r>
          </w:p>
        </w:tc>
      </w:tr>
      <w:tr w:rsidR="001666F9" w14:paraId="43F818D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F4C5B6"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519993"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7DA106"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975080" w14:textId="77777777" w:rsidR="001666F9" w:rsidRDefault="00000000">
            <w:r>
              <w:rPr>
                <w:sz w:val="20"/>
                <w:szCs w:val="20"/>
              </w:rPr>
              <w:t>Nachvollziehbare Kriterien, offene Logik</w:t>
            </w:r>
          </w:p>
        </w:tc>
      </w:tr>
      <w:tr w:rsidR="001666F9" w14:paraId="18D835E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EB260"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DC96B"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4DEB8"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71124E" w14:textId="77777777" w:rsidR="001666F9" w:rsidRDefault="00000000">
            <w:r>
              <w:rPr>
                <w:sz w:val="20"/>
                <w:szCs w:val="20"/>
              </w:rPr>
              <w:t>Aktiv (Themen, Filter, Intensität)</w:t>
            </w:r>
          </w:p>
        </w:tc>
      </w:tr>
      <w:tr w:rsidR="001666F9" w14:paraId="7A3021EE"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9859E6"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BD9FE0"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AB2D9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01C6B0" w14:textId="77777777" w:rsidR="001666F9" w:rsidRDefault="00000000">
            <w:r>
              <w:rPr>
                <w:sz w:val="20"/>
                <w:szCs w:val="20"/>
              </w:rPr>
              <w:t>Bewusste Diversifikation, Serendipität</w:t>
            </w:r>
          </w:p>
        </w:tc>
      </w:tr>
      <w:tr w:rsidR="001666F9" w14:paraId="5A40899B"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92990E"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66FA6"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60AAB"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043A62" w14:textId="77777777" w:rsidR="001666F9" w:rsidRDefault="00000000">
            <w:r>
              <w:rPr>
                <w:sz w:val="20"/>
                <w:szCs w:val="20"/>
              </w:rPr>
              <w:t>Definierte Länge, natürliche Pausen</w:t>
            </w:r>
          </w:p>
        </w:tc>
      </w:tr>
      <w:tr w:rsidR="001666F9" w14:paraId="54550EE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BEE80" w14:textId="77777777" w:rsidR="001666F9" w:rsidRDefault="00000000">
            <w:r>
              <w:rPr>
                <w:sz w:val="20"/>
                <w:szCs w:val="20"/>
              </w:rPr>
              <w:lastRenderedPageBreak/>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29939F"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10FC9F"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B85300" w14:textId="77777777" w:rsidR="001666F9" w:rsidRDefault="00000000">
            <w:r>
              <w:rPr>
                <w:sz w:val="20"/>
                <w:szCs w:val="20"/>
              </w:rPr>
              <w:t>Variabel (Gebühren, Abo, Stiftung)</w:t>
            </w:r>
          </w:p>
        </w:tc>
      </w:tr>
      <w:tr w:rsidR="001666F9" w14:paraId="30E6C276"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2A7176"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4FB421"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E1DEC"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8EA899" w14:textId="77777777" w:rsidR="001666F9" w:rsidRDefault="00000000">
            <w:r>
              <w:rPr>
                <w:sz w:val="20"/>
                <w:szCs w:val="20"/>
              </w:rPr>
              <w:t>Nutzerwohl, Autonomie</w:t>
            </w:r>
          </w:p>
        </w:tc>
      </w:tr>
    </w:tbl>
    <w:p w14:paraId="1FBEEA48" w14:textId="77777777" w:rsidR="001666F9" w:rsidRDefault="00000000">
      <w:pPr>
        <w:pStyle w:val="berschrift2"/>
      </w:pPr>
      <w:r>
        <w:t>2.5  Forschungslücke</w:t>
      </w:r>
    </w:p>
    <w:p w14:paraId="7A2E9595"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682D75A1"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33068F1C" w14:textId="77777777" w:rsidR="001666F9" w:rsidRDefault="00000000">
      <w:pPr>
        <w:pStyle w:val="berschrift1"/>
        <w:pageBreakBefore/>
      </w:pPr>
      <w:r>
        <w:lastRenderedPageBreak/>
        <w:t>3  Attune als Forschungsartefakt</w:t>
      </w:r>
    </w:p>
    <w:p w14:paraId="1DACF50C"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0F4198F7" w14:textId="77777777" w:rsidR="001666F9" w:rsidRDefault="00000000">
      <w:pPr>
        <w:pStyle w:val="berschrift2"/>
      </w:pPr>
      <w:r>
        <w:t>3.1  Warum dieses Untersuchungsmedium?</w:t>
      </w:r>
    </w:p>
    <w:p w14:paraId="6295F9C5"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2E9BE3B1"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2D7AD112"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5BB37C39" w14:textId="77777777" w:rsidR="001666F9" w:rsidRDefault="00000000">
      <w:pPr>
        <w:spacing w:after="160" w:line="360" w:lineRule="auto"/>
      </w:pPr>
      <w:r>
        <w:t>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0FB18B00" w14:textId="77777777" w:rsidR="001666F9" w:rsidRDefault="00000000">
      <w:pPr>
        <w:spacing w:after="160" w:line="360" w:lineRule="auto"/>
      </w:pPr>
      <w:r>
        <w:lastRenderedPageBreak/>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292E2EE2"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6BC94A33"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243065EA"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6FC27E53" w14:textId="77777777" w:rsidR="001666F9" w:rsidRDefault="00000000">
      <w:pPr>
        <w:spacing w:after="160" w:line="360" w:lineRule="auto"/>
      </w:pPr>
      <w:r>
        <w:t>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13751876" w14:textId="77777777" w:rsidR="001666F9" w:rsidRDefault="00000000">
      <w:pPr>
        <w:spacing w:after="160" w:line="360" w:lineRule="auto"/>
      </w:pPr>
      <w:r>
        <w:t xml:space="preserve">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w:t>
      </w:r>
      <w:r>
        <w:lastRenderedPageBreak/>
        <w:t>kann dennoch Personalisierung, Inhaltsdiversität, Transparenz und Zeitgestaltung in einem konsistenten Erlebnis kombinieren.</w:t>
      </w:r>
    </w:p>
    <w:p w14:paraId="3A200001" w14:textId="77777777" w:rsidR="001666F9" w:rsidRDefault="00000000">
      <w:pPr>
        <w:pStyle w:val="berschrift2"/>
        <w:rPr>
          <w:ins w:id="15001" w:author="Claude" w:date="2026-06-10T12:00:00Z"/>
        </w:rPr>
      </w:pPr>
      <w:ins w:id="15002" w:author="Claude" w:date="2026-06-10T12:00:00Z">
        <w:r>
          <w:t xml:space="preserve">3.2  Leitidee und theoretische Verankerung</w:t>
        </w:r>
      </w:ins>
    </w:p>
    <w:p w14:paraId="3A200002" w14:textId="77777777" w:rsidR="001666F9" w:rsidRDefault="00000000">
      <w:pPr>
        <w:spacing w:after="160" w:line="360" w:lineRule="auto"/>
        <w:rPr>
          <w:ins w:id="15003" w:author="Claude" w:date="2026-06-10T12:00:00Z"/>
        </w:rPr>
      </w:pPr>
      <w:ins w:id="15004" w:author="Claude" w:date="2026-06-10T12:00:00Z">
        <w:r>
          <w:t xml:space="preserve">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ins>
    </w:p>
    <w:p w14:paraId="3A200003" w14:textId="77777777" w:rsidR="001666F9" w:rsidRDefault="00000000">
      <w:pPr>
        <w:spacing w:after="160" w:line="360" w:lineRule="auto"/>
        <w:rPr>
          <w:ins w:id="15005" w:author="Claude" w:date="2026-06-10T12:00:00Z"/>
        </w:rPr>
      </w:pPr>
      <w:ins w:id="15006" w:author="Claude" w:date="2026-06-10T12:00:00Z">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ins>
    </w:p>
    <w:p w14:paraId="3A200004" w14:textId="77777777" w:rsidR="001666F9" w:rsidRDefault="00000000">
      <w:pPr>
        <w:spacing w:after="160" w:line="360" w:lineRule="auto"/>
        <w:rPr>
          <w:ins w:id="15007" w:author="Claude" w:date="2026-06-10T12:00:00Z"/>
        </w:rPr>
      </w:pPr>
      <w:ins w:id="15008" w:author="Claude" w:date="2026-06-10T12:00:00Z">
        <w:r>
          <w:t xml:space="preserve">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ins>
    </w:p>
    <w:p w14:paraId="3A200005" w14:textId="77777777" w:rsidR="001666F9" w:rsidRDefault="00000000">
      <w:pPr>
        <w:spacing w:after="160" w:line="360" w:lineRule="auto"/>
        <w:rPr>
          <w:ins w:id="15009" w:author="Claude" w:date="2026-06-10T12:00:00Z"/>
        </w:rPr>
      </w:pPr>
      <w:ins w:id="15010" w:author="Claude" w:date="2026-06-10T12:00:00Z">
        <w:r>
          <w:t xml:space="preserve">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ins>
    </w:p>
    <w:p w14:paraId="3A200006" w14:textId="77777777" w:rsidR="001666F9" w:rsidRDefault="00000000">
      <w:pPr>
        <w:spacing w:after="160" w:line="360" w:lineRule="auto"/>
        <w:rPr>
          <w:ins w:id="15011" w:author="Claude" w:date="2026-06-10T12:00:00Z"/>
        </w:rPr>
      </w:pPr>
      <w:ins w:id="15012" w:author="Claude" w:date="2026-06-10T12:00:00Z">
        <w:r>
          <w:t xml:space="preserve">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ins>
    </w:p>
    <w:p w14:paraId="0E382656" w14:textId="77777777" w:rsidR="001666F9" w:rsidRDefault="00000000">
      <w:pPr>
        <w:pStyle w:val="berschrift2"/>
      </w:pPr>
      <w:r>
        <w:t>3.3  Was an Attune konkret umgesetzt wird</w:t>
      </w:r>
    </w:p>
    <w:p w14:paraId="1B235EF3"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6FE6279" w14:textId="77777777" w:rsidR="001666F9" w:rsidRDefault="00000000">
      <w:pPr>
        <w:pStyle w:val="berschrift3"/>
      </w:pPr>
      <w:r>
        <w:t>3.3.1  Explizite Präferenzangaben und Profilkonstruktion</w:t>
      </w:r>
    </w:p>
    <w:p w14:paraId="58149FC3" w14:textId="77777777" w:rsidR="001666F9" w:rsidRDefault="00000000">
      <w:pPr>
        <w:spacing w:after="160" w:line="360" w:lineRule="auto"/>
      </w:pPr>
      <w:r>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2A41D395" w14:textId="77777777" w:rsidR="001666F9" w:rsidRDefault="00000000">
      <w:pPr>
        <w:pStyle w:val="berschrift3"/>
      </w:pPr>
      <w:r>
        <w:t>3.3.2  Vollautomatisierte Sendungspipeline</w:t>
      </w:r>
    </w:p>
    <w:p w14:paraId="3A5EC981"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6165338D" w14:textId="77777777" w:rsidR="001666F9" w:rsidRDefault="00000000">
      <w:pPr>
        <w:pStyle w:val="berschrift3"/>
      </w:pPr>
      <w:r>
        <w:t>3.3.3  Kuratierungs- und Empfehlungslogik mit alternativem Zielwert</w:t>
      </w:r>
    </w:p>
    <w:p w14:paraId="02779253"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4035356C" w14:textId="77777777" w:rsidR="001666F9" w:rsidRDefault="00000000">
      <w:pPr>
        <w:pStyle w:val="berschrift3"/>
      </w:pPr>
      <w:r>
        <w:t>3.3.4  Definierte Sessiongestaltung statt endlosem Strom</w:t>
      </w:r>
    </w:p>
    <w:p w14:paraId="544F3DB6" w14:textId="77777777" w:rsidR="001666F9" w:rsidRDefault="00000000">
      <w:pPr>
        <w:spacing w:after="160" w:line="360" w:lineRule="auto"/>
      </w:pPr>
      <w:r>
        <w:t xml:space="preserve">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w:t>
      </w:r>
      <w:r>
        <w:lastRenderedPageBreak/>
        <w:t>Designmuster und übersetzt die METUX-Forderung nach Autonomie auf der Verhaltensebene (Peters et al., 2018) in ein konkretes Sendungsformat.</w:t>
      </w:r>
    </w:p>
    <w:p w14:paraId="7EFF58EA" w14:textId="77777777" w:rsidR="001666F9" w:rsidRDefault="00000000">
      <w:pPr>
        <w:pStyle w:val="berschrift3"/>
      </w:pPr>
      <w:r>
        <w:t>3.3.5  Transparenz über Quellen, Logik und Personalisierung</w:t>
      </w:r>
    </w:p>
    <w:p w14:paraId="2502F522" w14:textId="77777777" w:rsidR="001666F9" w:rsidRDefault="00000000">
      <w:pPr>
        <w:spacing w:after="160" w:line="360" w:lineRule="auto"/>
      </w:pPr>
      <w:r>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7D82D105" w14:textId="77777777" w:rsidR="001666F9" w:rsidRDefault="00000000">
      <w:pPr>
        <w:pStyle w:val="berschrift2"/>
      </w:pPr>
      <w:r>
        <w:t>3.4  Welche Mechanismen am Radio untersucht und verbessert werden</w:t>
      </w:r>
    </w:p>
    <w:p w14:paraId="1E99AB73"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08530D5C"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753426D6"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6CC2C438"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06EE8884"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07F7E049"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4B640A10" w14:textId="77777777" w:rsidR="001666F9" w:rsidRDefault="00000000">
      <w:pPr>
        <w:pStyle w:val="Listenabsatz"/>
        <w:numPr>
          <w:ilvl w:val="0"/>
          <w:numId w:val="2"/>
        </w:numPr>
        <w:spacing w:after="80" w:line="360" w:lineRule="auto"/>
      </w:pPr>
      <w:r>
        <w:t>Gebrauchstauglichkeit und Akzeptanz: Wie schneidet ein wellbeing-orientiertes Radio im System Usability Scale (Brooke, 1996; Bangor et al., 2008) und in der subjektiven Akzeptanz im Vergleich zu vertrauten Plattformen ab?</w:t>
      </w:r>
    </w:p>
    <w:p w14:paraId="57E2F4D5" w14:textId="77777777" w:rsidR="001666F9" w:rsidRDefault="00000000">
      <w:pPr>
        <w:pStyle w:val="berschrift2"/>
      </w:pPr>
      <w:r>
        <w:lastRenderedPageBreak/>
        <w:t>3.5  Abgrenzung des Untersuchungsumfangs</w:t>
      </w:r>
    </w:p>
    <w:p w14:paraId="38D7743C"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3C92E801" w14:textId="77777777" w:rsidR="001666F9" w:rsidRDefault="00000000">
      <w:pPr>
        <w:pStyle w:val="berschrift1"/>
        <w:pageBreakBefore/>
      </w:pPr>
      <w:r>
        <w:lastRenderedPageBreak/>
        <w:t>4  Forschungsfrage und Zielsetzung</w:t>
      </w:r>
    </w:p>
    <w:p w14:paraId="6ADB4FC5"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A90177F" w14:textId="77777777" w:rsidR="001666F9" w:rsidRDefault="00000000">
      <w:pPr>
        <w:pStyle w:val="berschrift2"/>
      </w:pPr>
      <w:r>
        <w:t>4.1  Forschungsfrage</w:t>
      </w:r>
    </w:p>
    <w:p w14:paraId="04E268BD"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7CD8C90A"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23A56F2F"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1CA71CF1"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520E0C3C" w14:textId="77777777" w:rsidR="001666F9" w:rsidRDefault="00000000">
      <w:pPr>
        <w:pStyle w:val="berschrift2"/>
      </w:pPr>
      <w:r>
        <w:t>4.2  Teilfragen</w:t>
      </w:r>
    </w:p>
    <w:p w14:paraId="7FF84CF5" w14:textId="77777777" w:rsidR="001666F9" w:rsidRDefault="00000000">
      <w:pPr>
        <w:spacing w:after="160" w:line="360" w:lineRule="auto"/>
      </w:pPr>
      <w:r>
        <w:lastRenderedPageBreak/>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73AD5A2C"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5C693DE6"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4C787A65"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44FC465D"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1D24372D"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11658793" w14:textId="77777777" w:rsidR="001666F9" w:rsidRDefault="00000000">
      <w:pPr>
        <w:pStyle w:val="berschrift2"/>
      </w:pPr>
      <w:r>
        <w:t>4.3  Goal und Objective</w:t>
      </w:r>
    </w:p>
    <w:p w14:paraId="7F0EDE27"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786D7081" w14:textId="77777777" w:rsidR="001666F9" w:rsidRDefault="00000000">
      <w:pPr>
        <w:spacing w:after="160" w:line="360" w:lineRule="auto"/>
      </w:pPr>
      <w:r>
        <w:rPr>
          <w:b/>
          <w:bCs/>
        </w:rPr>
        <w:lastRenderedPageBreak/>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19820C43"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2D1D2282" w14:textId="77777777" w:rsidR="001666F9" w:rsidRDefault="00000000">
      <w:pPr>
        <w:spacing w:after="160" w:line="360" w:lineRule="auto"/>
      </w:pPr>
      <w:r>
        <w:t>Aus Goal und Objective leiten sich die Erfolgskriterien der Arbeit ab, die in Abschnitt 8.4 operationalisiert werden.</w:t>
      </w:r>
    </w:p>
    <w:p w14:paraId="51C1A998" w14:textId="77777777" w:rsidR="001666F9" w:rsidRDefault="00000000">
      <w:pPr>
        <w:pStyle w:val="berschrift2"/>
      </w:pPr>
      <w:r>
        <w:t>4.4  Nutzen</w:t>
      </w:r>
    </w:p>
    <w:p w14:paraId="0D941A4B" w14:textId="77777777" w:rsidR="001666F9" w:rsidRDefault="00000000">
      <w:pPr>
        <w:spacing w:after="160" w:line="360" w:lineRule="auto"/>
      </w:pPr>
      <w:r>
        <w:t>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14:paraId="05C15C35" w14:textId="77777777" w:rsidR="001666F9" w:rsidRDefault="00000000">
      <w:pPr>
        <w:spacing w:after="160" w:line="360" w:lineRule="auto"/>
      </w:pPr>
      <w: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r>
      <w:r>
        <w:lastRenderedPageBreak/>
        <w:t>wellbeing-orientierter Personalisierung und liefert eine methodische Vorlage, an der sich grössere Folgestudien orientieren können.</w:t>
      </w:r>
    </w:p>
    <w:p w14:paraId="65FB1021"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6BA6A8A3" w14:textId="77777777" w:rsidR="001666F9" w:rsidRDefault="00000000">
      <w:pPr>
        <w:pStyle w:val="berschrift2"/>
      </w:pPr>
      <w:r>
        <w:t>4.5  Abgrenzung</w:t>
      </w:r>
    </w:p>
    <w:p w14:paraId="73A06F92"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CE525B4"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2DE4595C" w14:textId="77777777" w:rsidR="001666F9" w:rsidRDefault="00000000">
      <w:pPr>
        <w:pStyle w:val="Listenabsatz"/>
        <w:numPr>
          <w:ilvl w:val="0"/>
          <w:numId w:val="2"/>
        </w:numPr>
        <w:spacing w:after="80" w:line="360" w:lineRule="auto"/>
      </w:pPr>
      <w:r>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2C44F8B6"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6D06333C"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21E86BD3" w14:textId="77777777" w:rsidR="001666F9" w:rsidRDefault="00000000">
      <w:pPr>
        <w:pStyle w:val="Listenabsatz"/>
        <w:numPr>
          <w:ilvl w:val="0"/>
          <w:numId w:val="2"/>
        </w:numPr>
        <w:spacing w:after="80" w:line="360" w:lineRule="auto"/>
      </w:pPr>
      <w:r>
        <w:t xml:space="preserve">Sprach- und Kulturraum: Untersucht wird der deutschsprachige Raum mit Schweizer Hochdeutsch als Sprachausgabe; mehrsprachige Anwendung und kulturelle </w:t>
      </w:r>
      <w:r>
        <w:lastRenderedPageBreak/>
        <w:t>Adaption werden im Ausblick (Abschnitt 11.3) gestreift, nicht aber empirisch untersucht.</w:t>
      </w:r>
    </w:p>
    <w:p w14:paraId="6C7D4E33"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1E2DDE7C" w14:textId="77777777" w:rsidR="001666F9" w:rsidRDefault="00000000">
      <w:pPr>
        <w:pStyle w:val="berschrift1"/>
        <w:pageBreakBefore/>
      </w:pPr>
      <w:r>
        <w:lastRenderedPageBreak/>
        <w:t>5  Methodik</w:t>
      </w:r>
    </w:p>
    <w:p w14:paraId="60BCFA82" w14:textId="77777777" w:rsidR="001666F9" w:rsidRDefault="00000000">
      <w:pPr>
        <w:spacing w:after="160" w:line="360" w:lineRule="auto"/>
      </w:pPr>
      <w:r>
        <w:t xml:space="preserve">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w:t>
      </w:r>
      <w:del w:id="15138" w:author="Claude" w:date="2026-06-10T14:00:00Z">
        <w:r>
          <w:delText xml:space="preserve">(Pilottest, System Usability Scale, Wellbeing-Items, Interviews, Nutzungslogs) und der Auswertung (qualitative Analyse, deskriptive Statistik)</w:delText>
        </w:r>
      </w:del>
      <w:ins w:id="15139" w:author="Claude" w:date="2026-06-10T14:00:00Z">
        <w:r>
          <w:t xml:space="preserve">(formatives Erstfeedback, standardisierte Online-Befragung mit usability- und wirkungsbezogenen Items) und der Auswertung (deskriptive Statistik, qualitative Clusterung der Freitextantworten)</w:t>
        </w:r>
      </w:ins>
      <w:r>
        <w:t xml:space="preserve">. Abschnitt 5.6 reflektiert schliesslich die eingesetzten Ressourcen und Kompetenzen.</w:t>
      </w:r>
    </w:p>
    <w:p w14:paraId="4CE347A9" w14:textId="77777777" w:rsidR="001666F9" w:rsidRDefault="00000000">
      <w:pPr>
        <w:pStyle w:val="berschrift2"/>
      </w:pPr>
      <w:r>
        <w:t>5.1  Vorgehen der Literaturrecherche</w:t>
      </w:r>
    </w:p>
    <w:p w14:paraId="4640F097"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445AB4A9"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66D18F22"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r>
        <w:lastRenderedPageBreak/>
        <w:t>Swisscovery, im Verlagskatalog oder über den Digital Object Identifier verifiziert und als Originaldokument bezogen. Kein Inhalt wurde ohne Gegenprüfung übernommen.</w:t>
      </w:r>
    </w:p>
    <w:p w14:paraId="106D0018"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40A94C0B"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39D72C18" w14:textId="77777777" w:rsidR="001666F9" w:rsidRDefault="00000000">
      <w:pPr>
        <w:pStyle w:val="berschrift2"/>
      </w:pPr>
      <w:r>
        <w:t>5.2  Forschungsdesign</w:t>
      </w:r>
    </w:p>
    <w:p w14:paraId="0EC3765B" w14:textId="77777777" w:rsidR="001666F9" w:rsidRDefault="00000000">
      <w:pPr>
        <w:spacing w:after="160" w:line="360" w:lineRule="auto"/>
      </w:pPr>
      <w:r>
        <w:t>Die Arbeit folgt dem Design-Science-Ansatz, wie er von Hevner, March, Park und Ram (2004) für die Wirtschaftsinformatik etabliert und von Peffers, Tuunanen, Rothenberger und Chatterjee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7BA0282B" w14:textId="77777777" w:rsidR="001666F9" w:rsidRDefault="00000000">
      <w:pPr>
        <w:spacing w:after="160" w:line="360" w:lineRule="auto"/>
      </w:pPr>
      <w:r>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4A31F2C8" w14:textId="77777777" w:rsidR="001666F9" w:rsidRDefault="00000000">
      <w:pPr>
        <w:spacing w:after="160" w:line="360" w:lineRule="auto"/>
      </w:pPr>
      <w:r>
        <w:t xml:space="preserve">Auf die vorliegende Arbeit übertragen bedeutet dies: Der Relevance Cycle ist in den Kapiteln 1 und 3 sowie </w:t>
      </w:r>
      <w:del w:id="15140" w:author="Claude" w:date="2026-06-10T14:00:00Z">
        <w:r>
          <w:delText xml:space="preserve">im Pilottest (Abschnitt 8.3)</w:delText>
        </w:r>
      </w:del>
      <w:ins w:id="15141" w:author="Claude" w:date="2026-06-10T14:00:00Z">
        <w:r>
          <w:t xml:space="preserve">in der Pilotbefragung (Abschnitte 8.3 und 8.6)</w:t>
        </w:r>
      </w:ins>
      <w:r>
        <w:t xml:space="preserve"> verankert; der Rigor Cycle wird in Kapitel 2 sowie </w:t>
      </w:r>
      <w:r>
        <w:lastRenderedPageBreak/>
        <w:t>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793BB18D" w14:textId="77777777" w:rsidR="001666F9" w:rsidRDefault="00000000">
      <w:pPr>
        <w:pStyle w:val="berschrift2"/>
      </w:pPr>
      <w:r>
        <w:t>5.3  Vorgehen im Überblick</w:t>
      </w:r>
    </w:p>
    <w:p w14:paraId="021778B2" w14:textId="77777777" w:rsidR="001666F9" w:rsidRDefault="00000000">
      <w:pPr>
        <w:spacing w:after="160" w:line="360" w:lineRule="auto"/>
      </w:pPr>
      <w:r>
        <w:t xml:space="preserve">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w:t>
      </w:r>
      <w:del w:id="15142" w:author="Claude" w:date="2026-06-10T14:00:00Z">
        <w:r>
          <w:delText xml:space="preserve">mit den ersten Vorbereitungen des Pilottests (AP5)</w:delText>
        </w:r>
      </w:del>
      <w:ins w:id="15143" w:author="Claude" w:date="2026-06-10T14:00:00Z">
        <w:r>
          <w:t xml:space="preserve">mit den ersten Vorbereitungen der Pilotbefragung (AP5)</w:t>
        </w:r>
      </w:ins>
      <w:r>
        <w:t xml:space="preserve">. Die folgende Tabelle fasst die Pakete entlang von Beschreibung, Input und Output zusammen.</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3A660688"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97DEB8D"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EC2647A"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2958E84"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E890A8A" w14:textId="77777777" w:rsidR="001666F9" w:rsidRDefault="00000000">
            <w:pPr>
              <w:spacing w:line="276" w:lineRule="auto"/>
            </w:pPr>
            <w:r>
              <w:rPr>
                <w:b/>
                <w:bCs/>
                <w:sz w:val="20"/>
                <w:szCs w:val="20"/>
              </w:rPr>
              <w:t>Output</w:t>
            </w:r>
          </w:p>
        </w:tc>
      </w:tr>
      <w:tr w:rsidR="001666F9" w14:paraId="70100DE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5644C"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5B019"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31658D"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1D473" w14:textId="77777777" w:rsidR="001666F9" w:rsidRDefault="00000000">
            <w:pPr>
              <w:spacing w:line="276" w:lineRule="auto"/>
            </w:pPr>
            <w:r>
              <w:rPr>
                <w:sz w:val="20"/>
                <w:szCs w:val="20"/>
              </w:rPr>
              <w:t>Theoretischer Rahmen, Gegenüberstellung der Medienmodelle</w:t>
            </w:r>
          </w:p>
        </w:tc>
      </w:tr>
      <w:tr w:rsidR="001666F9" w14:paraId="5EBF8F47"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F3283F"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5BC923"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00BCC"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160E9" w14:textId="77777777" w:rsidR="001666F9" w:rsidRDefault="00000000">
            <w:pPr>
              <w:spacing w:line="276" w:lineRule="auto"/>
            </w:pPr>
            <w:r>
              <w:rPr>
                <w:sz w:val="20"/>
                <w:szCs w:val="20"/>
              </w:rPr>
              <w:t>Systemarchitektur mit Personalisierungsmodul</w:t>
            </w:r>
          </w:p>
        </w:tc>
      </w:tr>
      <w:tr w:rsidR="001666F9" w14:paraId="6D5E08EE"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E87F51"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692F2C"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43A8CA"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AF2653" w14:textId="77777777" w:rsidR="001666F9" w:rsidRDefault="00000000">
            <w:pPr>
              <w:spacing w:line="276" w:lineRule="auto"/>
            </w:pPr>
            <w:r>
              <w:rPr>
                <w:sz w:val="20"/>
                <w:szCs w:val="20"/>
              </w:rPr>
              <w:t>Lauffähiger Minimalprototyp</w:t>
            </w:r>
          </w:p>
        </w:tc>
      </w:tr>
      <w:tr w:rsidR="001666F9" w14:paraId="2EBC7B2A"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8976F0"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A4C55A"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340AAE"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8A67C9" w14:textId="77777777" w:rsidR="001666F9" w:rsidRDefault="00000000">
            <w:pPr>
              <w:spacing w:line="276" w:lineRule="auto"/>
            </w:pPr>
            <w:r>
              <w:rPr>
                <w:sz w:val="20"/>
                <w:szCs w:val="20"/>
              </w:rPr>
              <w:t>Erweiterter Demonstrator mit wellbeing-orientierten Features</w:t>
            </w:r>
          </w:p>
        </w:tc>
      </w:tr>
      <w:tr w:rsidR="001666F9" w14:paraId="2ADD3F95"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CDB860"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27049A" w14:textId="77777777" w:rsidR="001666F9" w:rsidRDefault="00000000">
            <w:pPr>
              <w:spacing w:line="276" w:lineRule="auto"/>
            </w:pPr>
            <w:del w:id="15144" w:author="Claude" w:date="2026-06-10T14:00:00Z">
              <w:r>
                <w:rPr>
                  <w:sz w:val="20"/>
                  <w:szCs w:val="20"/>
                </w:rPr>
                <w:delText xml:space="preserve">Pilottest (1-Wochen-Test)</w:delText>
              </w:r>
            </w:del>
            <w:ins w:id="15145" w:author="Claude" w:date="2026-06-10T14:00:00Z">
              <w:r>
                <w:rPr>
                  <w:sz w:val="20"/>
                  <w:szCs w:val="20"/>
                </w:rPr>
                <w:t xml:space="preserve">Pilotbefragung (einmalige Nutzung mit anschliessender Befragung)</w:t>
              </w:r>
            </w:ins>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E87DF6" w14:textId="77777777" w:rsidR="001666F9" w:rsidRDefault="00000000">
            <w:pPr>
              <w:spacing w:line="276" w:lineRule="auto"/>
            </w:pPr>
            <w:del w:id="15146" w:author="Claude" w:date="2026-06-10T14:00:00Z">
              <w:r>
                <w:rPr>
                  <w:sz w:val="20"/>
                  <w:szCs w:val="20"/>
                </w:rPr>
                <w:delText xml:space="preserve">Demonstrator, ca. fünf Testpersonen</w:delText>
              </w:r>
            </w:del>
            <w:ins w:id="15147" w:author="Claude" w:date="2026-06-10T14:00:00Z">
              <w:r>
                <w:rPr>
                  <w:sz w:val="20"/>
                  <w:szCs w:val="20"/>
                </w:rPr>
                <w:t xml:space="preserve">Demonstrator, 25 Teilnehmende</w:t>
              </w:r>
            </w:ins>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34FD11" w14:textId="77777777" w:rsidR="001666F9" w:rsidRDefault="00000000">
            <w:pPr>
              <w:spacing w:line="276" w:lineRule="auto"/>
            </w:pPr>
            <w:del w:id="15148" w:author="Claude" w:date="2026-06-10T14:00:00Z">
              <w:r>
                <w:rPr>
                  <w:sz w:val="20"/>
                  <w:szCs w:val="20"/>
                </w:rPr>
                <w:delText xml:space="preserve">Nutzungsdaten, Wellbeing-Feedback, qualitative Erkenntnisse</w:delText>
              </w:r>
            </w:del>
            <w:ins w:id="15149" w:author="Claude" w:date="2026-06-10T14:00:00Z">
              <w:r>
                <w:rPr>
                  <w:sz w:val="20"/>
                  <w:szCs w:val="20"/>
                </w:rPr>
                <w:t xml:space="preserve">Befragungsdaten, qualitative Rückmeldungen</w:t>
              </w:r>
            </w:ins>
          </w:p>
        </w:tc>
      </w:tr>
      <w:tr w:rsidR="001666F9" w14:paraId="08B334FC"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CF8C5"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40558A"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1E5CE9"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DF1EF4" w14:textId="77777777" w:rsidR="001666F9" w:rsidRDefault="00000000">
            <w:pPr>
              <w:spacing w:line="276" w:lineRule="auto"/>
            </w:pPr>
            <w:r>
              <w:rPr>
                <w:sz w:val="20"/>
                <w:szCs w:val="20"/>
              </w:rPr>
              <w:t>Machbarkeitsbeurteilung, Wellbeing-Evaluation</w:t>
            </w:r>
          </w:p>
        </w:tc>
      </w:tr>
      <w:tr w:rsidR="001666F9" w14:paraId="3E77E03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045FD1"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DCBE93"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87EB96"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65BFB2" w14:textId="77777777" w:rsidR="001666F9" w:rsidRDefault="00000000">
            <w:pPr>
              <w:spacing w:line="276" w:lineRule="auto"/>
            </w:pPr>
            <w:r>
              <w:rPr>
                <w:sz w:val="20"/>
                <w:szCs w:val="20"/>
              </w:rPr>
              <w:t>Wissenschaftlicher Bericht, Code-Dokumentation</w:t>
            </w:r>
          </w:p>
        </w:tc>
      </w:tr>
    </w:tbl>
    <w:p w14:paraId="17E15B93" w14:textId="77777777" w:rsidR="001666F9" w:rsidRDefault="001666F9">
      <w:pPr>
        <w:spacing w:after="160" w:line="360" w:lineRule="auto"/>
      </w:pPr>
    </w:p>
    <w:p w14:paraId="3B82D5B8" w14:textId="77777777" w:rsidR="001666F9" w:rsidRDefault="00000000">
      <w:pPr>
        <w:spacing w:after="160" w:line="360" w:lineRule="auto"/>
      </w:pPr>
      <w:r>
        <w:t xml:space="preserve">Die Pakete AP1 bis AP4 bilden den Kern des Design Cycle, AP5 und AP6 schliessen den Relevance Cycle, und AP7 sichert die Anschlussfähigkeit für den Rigor Cycle. Der </w:t>
      </w:r>
      <w:r>
        <w:lastRenderedPageBreak/>
        <w:t>Zeitrahmen erstreckt sich über das offizielle BSc-Thesis-Fenster von rund zehn Wochen, ergänzt um eine Vorbereitungsphase, in der erste Literaturrecherchen sowie technische Prototypen bereits vor dem offiziellen Projektstart durchgeführt wurden.</w:t>
      </w:r>
    </w:p>
    <w:p w14:paraId="254DB9FB" w14:textId="77777777" w:rsidR="001666F9" w:rsidRDefault="00000000">
      <w:pPr>
        <w:pStyle w:val="berschrift2"/>
      </w:pPr>
      <w:r>
        <w:t>5.4  Methoden der Datenerhebung</w:t>
      </w:r>
    </w:p>
    <w:p w14:paraId="31E48643" w14:textId="77777777" w:rsidR="001666F9" w:rsidRDefault="00000000">
      <w:pPr>
        <w:spacing w:after="160" w:line="360" w:lineRule="auto"/>
        <w:rPr>
          <w:del w:id="15102" w:author="Claude" w:date="2026-06-10T14:00:00Z"/>
        </w:rPr>
      </w:pPr>
      <w:del w:id="15101" w:author="Claude" w:date="2026-06-10T14:00:00Z">
        <w:r>
          <w:delText xml:space="preserve">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kombiniert vier Datenquellen, die sich gegenseitig stützen und triangulierbar sind.</w:delText>
        </w:r>
      </w:del>
    </w:p>
    <w:p w14:paraId="26FF7509" w14:textId="77777777" w:rsidR="001666F9" w:rsidRDefault="00000000">
      <w:pPr>
        <w:spacing w:after="160" w:line="360" w:lineRule="auto"/>
        <w:rPr>
          <w:del w:id="15104" w:author="Claude" w:date="2026-06-10T14:00:00Z"/>
        </w:rPr>
      </w:pPr>
      <w:del w:id="15103" w:author="Claude" w:date="2026-06-10T14:00:00Z">
        <w:r>
          <w:delText xml:space="preserve">Erstens wird der System Usability Scale (SUS) eingesetzt, ein etabliertes, kurzes Selbstbewertungsinstrument zur Gebrauchstauglichkeit (Brooke, 1996). Bangor, Kortum und Miller (2008) liefern empirisch fundierte Vergleichswerte und Adjektivskalen, die die Interpretation der erreichten Punktzahl erleichtern. Der SUS adressiert insbesondere die Teilfrage T4 (Transparenz und Akzeptanz).</w:delText>
        </w:r>
      </w:del>
    </w:p>
    <w:p w14:paraId="313992B1" w14:textId="77777777" w:rsidR="001666F9" w:rsidRDefault="00000000">
      <w:pPr>
        <w:spacing w:after="160" w:line="360" w:lineRule="auto"/>
        <w:rPr>
          <w:del w:id="15106" w:author="Claude" w:date="2026-06-10T14:00:00Z"/>
        </w:rPr>
      </w:pPr>
      <w:del w:id="15105" w:author="Claude" w:date="2026-06-10T14:00:00Z">
        <w:r>
          <w:delText xml:space="preserve">Zweitens werden wellbeing-bezogene Items eingesetzt, die in einem kurzen Tagesfragebogen den subjektiven Zustand der Nutzenden vor und nach der Sendung erfassen. Die konkrete Itembatterie wird in der Implementationsphase finalisiert und orientiert sich an den von Peters, Ahmadpour und Calvo (2020) zusammengetragenen wellbeing-bezogenen Konstrukten sowie an der Definition von Vanden Abeele (2021). Diese Daten adressieren die Teilfragen T1 (Autonomie- und Kompetenzerleben) und T3 (Zeitempfinden und Nutzungskontrolle).</w:delText>
        </w:r>
      </w:del>
    </w:p>
    <w:p w14:paraId="08BD6187" w14:textId="77777777" w:rsidR="001666F9" w:rsidRDefault="00000000">
      <w:pPr>
        <w:spacing w:after="160" w:line="360" w:lineRule="auto"/>
        <w:rPr>
          <w:del w:id="15108" w:author="Claude" w:date="2026-06-10T14:00:00Z"/>
        </w:rPr>
      </w:pPr>
      <w:del w:id="15107" w:author="Claude" w:date="2026-06-10T14:00:00Z">
        <w:r>
          <w:delText xml:space="preserve">Drittens werden semistrukturierte Abschluss-Interviews geführt, um vertiefte Einsichten in die individuelle Nutzungserfahrung, den Vergleich zur gewohnten Mediennutzung und die wahrgenommene Personalisierungslogik zu gewinnen. Der Interviewleitfaden wird in Anhang A dokumentiert und folgt der Logik der vier Teilfragen.</w:delText>
        </w:r>
      </w:del>
    </w:p>
    <w:p w14:paraId="6453279F" w14:textId="77777777" w:rsidR="001666F9" w:rsidRDefault="00000000">
      <w:pPr>
        <w:spacing w:after="160" w:line="360" w:lineRule="auto"/>
        <w:rPr>
          <w:del w:id="15110" w:author="Claude" w:date="2026-06-10T14:00:00Z"/>
        </w:rPr>
      </w:pPr>
      <w:del w:id="15109" w:author="Claude" w:date="2026-06-10T14:00:00Z">
        <w:r>
          <w:delText xml:space="preserve">Viertens werden Nutzungslogs aus der Webapplikation ausgewertet: Anzahl, Dauer und Tageszeit der gestarteten Sendungen, Profilanpassungen, Abbrüche sowie Vorgänge, in denen Nutzende die Personalisierungslogik einsehen. Die Logs werden lokal und ohne personenbezogene Inhalte erhoben und ergänzen die Selbstauskunft um eine verhaltensnahe Perspektive.</w:delText>
        </w:r>
      </w:del>
    </w:p>
    <w:p w14:paraId="6523E5B6" w14:textId="77777777" w:rsidR="001666F9" w:rsidRDefault="00000000">
      <w:pPr>
        <w:spacing w:after="160" w:line="360" w:lineRule="auto"/>
        <w:rPr>
          <w:del w:id="15113" w:author="Claude" w:date="2026-06-10T14:00:00Z"/>
        </w:rPr>
      </w:pPr>
      <w:del w:id="15111" w:author="Claude" w:date="2026-06-10T14:00:00Z">
        <w:r>
          <w:delText xml:space="preserve">Der Pilottest läuft über eine Woche mit ca. fünf Testpersonen aus dem Bekanntenkreis des Autors. Die Probandengruppe ist gezielt klein gehalten, um eine intensive qualitative Auswertung zu ermöglichen. Der Ablauf – Onboarding, Nutzung im Alltag, </w:delText>
        </w:r>
      </w:del>
      <w:del w:id="15112" w:author="Claude" w:date="2026-06-10T14:00:00Z">
        <w:r>
          <w:lastRenderedPageBreak/>
          <w:delText xml:space="preserve">Abschlussinterview – sowie die Einwilligung der Teilnehmenden werden in den Abschnitten 8.3 und 8.5 ausführlich beschrieben.</w:delText>
        </w:r>
      </w:del>
    </w:p>
    <w:p w14:paraId="54E00001" w14:textId="77777777" w:rsidR="001666F9" w:rsidRDefault="00000000">
      <w:pPr>
        <w:spacing w:after="160" w:line="360" w:lineRule="auto"/>
        <w:rPr>
          <w:ins w:id="15122" w:author="Claude" w:date="2026-06-10T14:00:00Z"/>
        </w:rPr>
      </w:pPr>
      <w:ins w:id="15123" w:author="Claude" w:date="2026-06-10T14:00:00Z">
        <w:r>
          <w:t xml:space="preserve">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ins>
    </w:p>
    <w:p w14:paraId="54E00002" w14:textId="77777777" w:rsidR="001666F9" w:rsidRDefault="00000000">
      <w:pPr>
        <w:spacing w:after="160" w:line="360" w:lineRule="auto"/>
        <w:rPr>
          <w:ins w:id="15124" w:author="Claude" w:date="2026-06-10T14:00:00Z"/>
        </w:rPr>
      </w:pPr>
      <w:ins w:id="15125" w:author="Claude" w:date="2026-06-10T14:00:00Z">
        <w:r>
          <w:t xml:space="preserve">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ins>
    </w:p>
    <w:p w14:paraId="54E00003" w14:textId="77777777" w:rsidR="001666F9" w:rsidRDefault="00000000">
      <w:pPr>
        <w:spacing w:after="160" w:line="360" w:lineRule="auto"/>
        <w:rPr>
          <w:ins w:id="15126" w:author="Claude" w:date="2026-06-10T14:00:00Z"/>
        </w:rPr>
      </w:pPr>
      <w:ins w:id="15127" w:author="Claude" w:date="2026-06-10T14:00:00Z">
        <w:r>
          <w:t xml:space="preserve">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ins>
    </w:p>
    <w:p w14:paraId="54E00004" w14:textId="77777777" w:rsidR="001666F9" w:rsidRDefault="00000000">
      <w:pPr>
        <w:spacing w:after="160" w:line="360" w:lineRule="auto"/>
        <w:rPr>
          <w:ins w:id="15128" w:author="Claude" w:date="2026-06-10T14:00:00Z"/>
        </w:rPr>
      </w:pPr>
      <w:ins w:id="15129" w:author="Claude" w:date="2026-06-10T14:00:00Z">
        <w:r>
          <w:t xml:space="preserve">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an TAM und UTAUT orientierte Akzeptanz-Items zu den einzelnen Einstellungsmöglichkeiten. Die Wirkung wird über theoriegeleitete Items erfasst, die direkt aus dem Rahmen in Kapitel 2 abgeleitet sind und sich an den von Peters, Ahmadpour und Calvo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in Anhang C dokumentiert; die Operationalisierung der einzelnen Stränge wird in den Abschnitten 8.2 bis 8.5 entfaltet.</w:t>
        </w:r>
      </w:ins>
    </w:p>
    <w:p w14:paraId="2D3066FD" w14:textId="77777777" w:rsidR="001666F9" w:rsidRDefault="00000000">
      <w:pPr>
        <w:pStyle w:val="berschrift2"/>
      </w:pPr>
      <w:r>
        <w:t>5.5  Methoden der Auswertung</w:t>
      </w:r>
    </w:p>
    <w:p w14:paraId="34EBB2A8" w14:textId="77777777" w:rsidR="001666F9" w:rsidRDefault="00000000">
      <w:pPr>
        <w:spacing w:after="160" w:line="360" w:lineRule="auto"/>
        <w:rPr>
          <w:del w:id="15115" w:author="Claude" w:date="2026-06-10T14:00:00Z"/>
        </w:rPr>
      </w:pPr>
      <w:del w:id="15114" w:author="Claude" w:date="2026-06-10T14:00:00Z">
        <w:r>
          <w:delText xml:space="preserve">Die Auswertung folgt der Datenstruktur und kombiniert qualitative und deskriptive Verfahren. Ein bewusst zurückhaltender Auswertungsstil entspricht dem formativen Charakter der Studie und der kleinen Probandengruppe.</w:delText>
        </w:r>
      </w:del>
    </w:p>
    <w:p w14:paraId="51319A17" w14:textId="77777777" w:rsidR="001666F9" w:rsidRDefault="00000000">
      <w:pPr>
        <w:spacing w:after="160" w:line="360" w:lineRule="auto"/>
        <w:rPr>
          <w:del w:id="15117" w:author="Claude" w:date="2026-06-10T14:00:00Z"/>
        </w:rPr>
      </w:pPr>
      <w:del w:id="15116" w:author="Claude" w:date="2026-06-10T14:00:00Z">
        <w:r>
          <w:delText xml:space="preserve">Die qualitativen Daten aus den Interviews werden inhaltlich strukturiert ausgewertet. Aussagen werden entlang der vier Teilfragen kodiert und in thematische Cluster zusammengefasst (Autonomie- und Kompetenzerleben, Inhaltsdiversität, Sessiongestaltung, Transparenz und Vertrauen). Aus den Clustern werden Kernmuster und repräsentative Zitate extrahiert, die den Befund illustrieren. Die Auswertung bleibt bewusst nahe an den Aussagen der Teilnehmenden und vermeidet überinterpretierende Kategorisierungen, was bei einer kleinen Stichprobe ohnehin angezeigt ist.</w:delText>
        </w:r>
      </w:del>
    </w:p>
    <w:p w14:paraId="76F153FF" w14:textId="77777777" w:rsidR="001666F9" w:rsidRDefault="00000000">
      <w:pPr>
        <w:spacing w:after="160" w:line="360" w:lineRule="auto"/>
        <w:rPr>
          <w:del w:id="15119" w:author="Claude" w:date="2026-06-10T14:00:00Z"/>
        </w:rPr>
      </w:pPr>
      <w:del w:id="15118" w:author="Claude" w:date="2026-06-10T14:00:00Z">
        <w:r>
          <w:delText xml:space="preserve">Die quantitativen Daten werden deskriptiv ausgewertet. Für den SUS werden Gesamtpunktzahl je Person, Mittelwert und Spannweite berichtet und mit den Referenzwerten von Bangor et al. (2008) verglichen; eine inferenzstatistische Prüfung ist bei n ≈ 5 nicht sinnvoll und wird daher unterlassen. Für die Wellbeing-Items werden Verläufe je Person dargestellt; aggregierende Aussagen werden nur dort gemacht, wo das Muster über alle Personen hinweg klar erkennbar ist. Die Logdaten werden als Profile pro Person berichtet (Nutzungshäufigkeit, Sendungsdauer, Profilinteraktionen) und mit den qualitativen Aussagen abgeglichen.</w:delText>
        </w:r>
      </w:del>
    </w:p>
    <w:p w14:paraId="23305034" w14:textId="77777777" w:rsidR="001666F9" w:rsidRDefault="00000000">
      <w:pPr>
        <w:spacing w:after="160" w:line="360" w:lineRule="auto"/>
        <w:rPr>
          <w:del w:id="15121" w:author="Claude" w:date="2026-06-10T14:00:00Z"/>
        </w:rPr>
      </w:pPr>
      <w:del w:id="15120" w:author="Claude" w:date="2026-06-10T14:00:00Z">
        <w:r>
          <w:delText xml:space="preserve">Zentrales Auswertungsprinzip ist die Triangulation zwischen Selbstauskunft (SUS, Wellbeing-Items), Erzählung (Interview) und Verhalten (Logs): Konvergierende Befunde sind belastbar, divergierende Befunde werden offengelegt und als Ausgangspunkt weiterführender Fragen interpretiert. Die Ergebnisse werden in Kapitel 9 entlang der Teilfragen aus Abschnitt 4.2 berichtet.</w:delText>
        </w:r>
      </w:del>
    </w:p>
    <w:p w14:paraId="55E00001" w14:textId="77777777" w:rsidR="001666F9" w:rsidRDefault="00000000">
      <w:pPr>
        <w:spacing w:after="160" w:line="360" w:lineRule="auto"/>
        <w:rPr>
          <w:ins w:id="15130" w:author="Claude" w:date="2026-06-10T14:00:00Z"/>
        </w:rPr>
      </w:pPr>
      <w:ins w:id="15131" w:author="Claude" w:date="2026-06-10T14:00:00Z">
        <w:r>
          <w:t xml:space="preserve">Die Auswertung folgt der Datenstruktur und kombiniert deskriptive und qualitative Verfahren. Ein bewusst zurückhaltender Auswertungsstil entspricht dem formativen Charakter der Studie und der Stichprobengrösse von 25 Personen.</w:t>
        </w:r>
      </w:ins>
    </w:p>
    <w:p w14:paraId="55E00002" w14:textId="77777777" w:rsidR="001666F9" w:rsidRDefault="00000000">
      <w:pPr>
        <w:spacing w:after="160" w:line="360" w:lineRule="auto"/>
        <w:rPr>
          <w:ins w:id="15132" w:author="Claude" w:date="2026-06-10T14:00:00Z"/>
        </w:rPr>
      </w:pPr>
      <w:ins w:id="15133" w:author="Claude" w:date="2026-06-10T14:00:00Z">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konstruktspezifisch umgepolt; Items, die ein erwünschtes kritisches Bewusstsein messen, bleiben bewusst unverändert. Auf inferenzstatistische Verfahren und Reliabilitätskoeffizienten wird angesichts der Stichprobengrösse verzichtet; explorative Subgruppenvergleiche sind hypothesengenerierend zu lesen.</w:t>
        </w:r>
      </w:ins>
    </w:p>
    <w:p w14:paraId="55E00003" w14:textId="77777777" w:rsidR="001666F9" w:rsidRDefault="00000000">
      <w:pPr>
        <w:spacing w:after="160" w:line="360" w:lineRule="auto"/>
        <w:rPr>
          <w:ins w:id="15134" w:author="Claude" w:date="2026-06-10T14:00:00Z"/>
        </w:rPr>
      </w:pPr>
      <w:ins w:id="15135" w:author="Claude" w:date="2026-06-10T14:00:00Z">
        <w:r>
          <w:t xml:space="preserve">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ins>
    </w:p>
    <w:p w14:paraId="55E00004" w14:textId="77777777" w:rsidR="001666F9" w:rsidRDefault="00000000">
      <w:pPr>
        <w:spacing w:after="160" w:line="360" w:lineRule="auto"/>
        <w:rPr>
          <w:ins w:id="15136" w:author="Claude" w:date="2026-06-10T14:00:00Z"/>
        </w:rPr>
      </w:pPr>
      <w:ins w:id="15137" w:author="Claude" w:date="2026-06-10T14:00:00Z">
        <w:r>
          <w:t xml:space="preserve">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ins>
    </w:p>
    <w:p w14:paraId="0F81AA65" w14:textId="77777777" w:rsidR="001666F9" w:rsidRDefault="00000000">
      <w:pPr>
        <w:pStyle w:val="berschrift2"/>
      </w:pPr>
      <w:r>
        <w:t>5.6  Reflexion zu Ressourcen und Kompetenzen</w:t>
      </w:r>
    </w:p>
    <w:p w14:paraId="7C728D73" w14:textId="77777777" w:rsidR="001666F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w:t>
      </w:r>
      <w:r>
        <w:lastRenderedPageBreak/>
        <w:t>angepasst wird. Die Webapplikation auf Basis von Next.js 15, React 19, TypeScript und Tailwind CSS 4 baut auf vorhandenen Erfahrungen auf, die agentische Pipeline-Steuerung erweitert sie um asynchrone Orchestrierungsmuster.</w:t>
      </w:r>
    </w:p>
    <w:p w14:paraId="51A96DC9"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w:t>
      </w:r>
      <w:del w:id="15150" w:author="Claude" w:date="2026-06-10T14:00:00Z">
        <w:r>
          <w:delText xml:space="preserve">die kleine Probandengruppe erlaubt eine sorgfältige Einzelfallbetrachtung, ohne dass komplexere statistische Verfahren erforderlich werden</w:delText>
        </w:r>
      </w:del>
      <w:ins w:id="15151" w:author="Claude" w:date="2026-06-10T14:00:00Z">
        <w:r>
          <w:t xml:space="preserve">die überschaubare Stichprobe erlaubt eine sorgfältige deskriptive Auswertung, ohne dass komplexere statistische Verfahren erforderlich werden</w:t>
        </w:r>
      </w:ins>
      <w:r>
        <w:t xml:space="preserve">. Externe Werkzeuge (Claude für Recherche und Schreibhilfe, NotebookLM für die thematische Strukturierung, Zotero für die Quellenverwaltung, </w:t>
      </w:r>
      <w:del w:id="15201" w:author="Claude" w:date="2026-06-10T15:00:00Z">
        <w:r>
          <w:delText xml:space="preserve">Cursor und GitHub Copilot für Teile der Code-Entwicklung</w:delText>
        </w:r>
      </w:del>
      <w:ins w:id="15202" w:author="Claude" w:date="2026-06-10T15:00:00Z">
        <w:r>
          <w:t xml:space="preserve">Claude Code für die KI-gestützte Code-Entwicklung</w:t>
        </w:r>
      </w:ins>
      <w:r>
        <w:t xml:space="preserve">) werden in der KI-Nutzungserklärung des Front Matter im Detail offengelegt.</w:t>
      </w:r>
    </w:p>
    <w:p w14:paraId="6BE59F58"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31EDF50" w14:textId="77777777" w:rsidR="00000000" w:rsidRDefault="00000000">
      <w:pPr>
        <w:pStyle w:val="berschrift1"/>
        <w:pageBreakBefore/>
      </w:pPr>
      <w:r>
        <w:lastRenderedPageBreak/>
        <w:t>6  Konzept und Architektur</w:t>
      </w:r>
    </w:p>
    <w:p w14:paraId="3269F314" w14:textId="77777777" w:rsidR="00000000"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59F1923" w14:textId="77777777" w:rsidR="00000000" w:rsidRDefault="00000000">
      <w:pPr>
        <w:pStyle w:val="berschrift2"/>
      </w:pPr>
      <w:r>
        <w:t>6.1  Anforderungen</w:t>
      </w:r>
    </w:p>
    <w:p w14:paraId="63942982" w14:textId="77777777" w:rsidR="00000000"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4609393E" w14:textId="77777777" w:rsidR="00000000"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w:t>
      </w:r>
      <w:del w:id="0" w:author="Claude" w:date="2026-06-07T12:00:00Z">
        <w:r>
          <w:delText>in Abschnitt 1.2</w:delText>
        </w:r>
      </w:del>
      <w:r>
        <w:t>in den Abschnitten 1.2 und 1.7</w:t>
      </w:r>
      <w:r>
        <w:t xml:space="preserve">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Sprache müssen auf den schweizerischen Kontext der Pilotstudie zugeschnitten sein. Nachvollziehbarkeit: Als Forschungsartefakt muss der Quellcode offen einsehbar und die Architektur dokumentierbar sein.</w:t>
      </w:r>
    </w:p>
    <w:p w14:paraId="6AE5D145" w14:textId="77777777" w:rsidR="00000000" w:rsidRDefault="00000000">
      <w:pPr>
        <w:pStyle w:val="berschrift2"/>
      </w:pPr>
      <w:r>
        <w:lastRenderedPageBreak/>
        <w:t>6.2  Architekturüberblick</w:t>
      </w:r>
    </w:p>
    <w:p w14:paraId="0D9A246D" w14:textId="77777777" w:rsidR="00000000"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w:t>
      </w:r>
    </w:p>
    <w:p w14:paraId="6D7433D9" w14:textId="77777777" w:rsidR="00000000" w:rsidRDefault="00000000">
      <w:pPr>
        <w:spacing w:after="160" w:line="360" w:lineRule="auto"/>
      </w:pPr>
      <w:r>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1DF60C43" w14:textId="77777777" w:rsidR="00000000" w:rsidRDefault="00000000">
      <w:pPr>
        <w:pStyle w:val="berschrift2"/>
      </w:pPr>
      <w:r>
        <w:t>6.3  Komponenten im Detail</w:t>
      </w:r>
    </w:p>
    <w:p w14:paraId="034126B5" w14:textId="77777777" w:rsidR="00000000" w:rsidRDefault="00000000">
      <w:pPr>
        <w:pStyle w:val="berschrift3"/>
      </w:pPr>
      <w:r>
        <w:t>6.3.1  Orchestrator</w:t>
      </w:r>
    </w:p>
    <w:p w14:paraId="7576A25A" w14:textId="77777777" w:rsidR="00000000"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33F442B" w14:textId="77777777" w:rsidR="00000000" w:rsidRDefault="00000000">
      <w:pPr>
        <w:pStyle w:val="berschrift3"/>
      </w:pPr>
      <w:r>
        <w:lastRenderedPageBreak/>
        <w:t>6.3.2  Personalisierungsmodul</w:t>
      </w:r>
    </w:p>
    <w:p w14:paraId="0D26FE90" w14:textId="702EE0F3" w:rsidR="00000000" w:rsidRDefault="00000000">
      <w:pPr>
        <w:spacing w:after="160" w:line="360" w:lineRule="auto"/>
      </w:pPr>
      <w:r>
        <w:t>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w:t>
      </w:r>
      <w:r>
        <w:t>seriös, locker, energisch</w:t>
      </w:r>
      <w:r>
        <w:t>), die Sendungslänge sowie die Musikoption. Das Profil wird ausschliesslich lokal im Browser gespeichert und mit einer zufällig erzeugten Kennung verknüpft; es existiert weder ein Benutzerkonto noch eine serverseitige Profildatenbank. 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2C00A518" w14:textId="77777777" w:rsidR="00000000" w:rsidRDefault="00000000">
      <w:pPr>
        <w:pStyle w:val="berschrift3"/>
      </w:pPr>
      <w:r>
        <w:t>6.3.3  Nachrichten- und Datenintegration</w:t>
      </w:r>
    </w:p>
    <w:p w14:paraId="2FCA47D6" w14:textId="77777777" w:rsidR="00000000"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7E32A678" w14:textId="77777777" w:rsidR="00000000" w:rsidRDefault="00000000">
      <w:pPr>
        <w:pStyle w:val="berschrift3"/>
      </w:pPr>
      <w:r>
        <w:t>6.3.4  LLM-Textgenerierung</w:t>
      </w:r>
    </w:p>
    <w:p w14:paraId="78293F9A" w14:textId="77777777" w:rsidR="00000000"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6179FA71" w14:textId="77777777" w:rsidR="00000000" w:rsidRDefault="00000000">
      <w:pPr>
        <w:pStyle w:val="berschrift3"/>
      </w:pPr>
      <w:r>
        <w:t>6.3.5  Sprachsynthese</w:t>
      </w:r>
    </w:p>
    <w:p w14:paraId="1F89B8DD" w14:textId="4566FF66" w:rsidR="00000000" w:rsidRDefault="00000000">
      <w:pPr>
        <w:spacing w:after="160" w:line="360" w:lineRule="auto"/>
      </w:pPr>
      <w:r>
        <w:t xml:space="preserve">Die Umwandlung der Moderationstexte in Audio erfolgt über die Sprachsynthese von ElevenLabs mit einem mehrsprachigen Modell, das deutschsprachige Ausgabe in natürlicher </w:t>
      </w:r>
      <w:r>
        <w:lastRenderedPageBreak/>
        <w:t xml:space="preserve">Sprechqualität erlaubt. Jedem der drei Sprechstile ist eine eigene Stimme mit abgestimmten Syntheseparametern zugeordnet: </w:t>
      </w:r>
      <w:r>
        <w:t>Der seriöse Stil verwendet eine stabile, zurückhaltende Einstellung</w:t>
      </w:r>
      <w:r>
        <w:t xml:space="preserve">, der lockere Stil mehr Variabilität, </w:t>
      </w:r>
      <w:r>
        <w:t>der energische Stil die höchste</w:t>
      </w:r>
      <w:r>
        <w:t xml:space="preserve"> Ausdrucksstärke. Vor der Synthese werden die Texte normalisiert; 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0185BAC6" w14:textId="77777777" w:rsidR="00000000" w:rsidRDefault="00000000">
      <w:pPr>
        <w:pStyle w:val="berschrift3"/>
      </w:pPr>
      <w:r>
        <w:t>6.3.6  Musikeinbindung</w:t>
      </w:r>
    </w:p>
    <w:p w14:paraId="025AF229" w14:textId="77777777" w:rsidR="00000000"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7608B328" w14:textId="77777777" w:rsidR="00000000" w:rsidRDefault="00000000">
      <w:pPr>
        <w:pStyle w:val="berschrift3"/>
      </w:pPr>
      <w:r>
        <w:t>6.3.7  Webapplikation und Benutzeroberfläche</w:t>
      </w:r>
    </w:p>
    <w:p w14:paraId="46CE0DF0" w14:textId="77777777" w:rsidR="00000000"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69F979D7" w14:textId="623CBB29" w:rsidR="00000000" w:rsidRDefault="00000000">
      <w:pPr>
        <w:spacing w:after="160" w:line="360" w:lineRule="auto"/>
      </w:pPr>
      <w:r>
        <w:t xml:space="preserve">Das visuelle Design der Benutzeroberfläche wurde mit dem KI-gestützten Gestaltungswerkzeug Claude Design entwickelt: Auf Basis eines Kontext-Briefings, das </w:t>
      </w:r>
      <w:r>
        <w:t>die fünf Bausteine aus Abschnitt 3.3 und deren theoretische Verankerung</w:t>
      </w:r>
      <w:r>
        <w:t xml:space="preserve">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2C41C27" w14:textId="77777777" w:rsidR="00000000" w:rsidRDefault="00000000">
      <w:pPr>
        <w:pStyle w:val="berschrift2"/>
      </w:pPr>
      <w:r>
        <w:t>6.4  Wellbeing-Features im Design</w:t>
      </w:r>
    </w:p>
    <w:p w14:paraId="5878BEFC" w14:textId="77777777" w:rsidR="00000000" w:rsidRDefault="00000000">
      <w:pPr>
        <w:spacing w:after="160" w:line="360" w:lineRule="auto"/>
      </w:pPr>
      <w:r>
        <w:lastRenderedPageBreak/>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2B43B9F1" w14:textId="77777777" w:rsidR="00000000"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604117B5" w14:textId="77777777" w:rsidR="00000000"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C376DB2" w14:textId="77777777" w:rsidR="00000000" w:rsidRDefault="00000000">
      <w:pPr>
        <w:pStyle w:val="berschrift2"/>
      </w:pPr>
      <w:r>
        <w:t>6.5  Mapping von Werten auf Designentscheidungen</w:t>
      </w:r>
    </w:p>
    <w:p w14:paraId="35781191" w14:textId="77777777" w:rsidR="00000000" w:rsidRDefault="00000000">
      <w:pPr>
        <w:spacing w:after="160" w:line="360" w:lineRule="auto"/>
      </w:pPr>
      <w:r>
        <w:t>Im Sinne des Value-Sensitive Design (Hendry, Friedman &amp; Ballard, 2021) lassen sich die Designentscheidungen des Artefakts systematisch auf die in Abschnitt 2.3 eingeführten Werte und Bedürfnisse zurückführen. Die folgende Übersicht ordnet jedem Wert das tragende Designprinzip und dessen konkrete Umsetzung in Attune zu; sie bildet zugleich die Grundlage für die Operationalisierung der Wirkungs-Items in Kapitel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13D67362"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A46C197" w14:textId="77777777" w:rsidR="00000000" w:rsidRDefault="00000000">
            <w:pPr>
              <w:spacing w:after="40"/>
              <w:rPr>
                <w:b/>
              </w:rPr>
            </w:pPr>
            <w:r>
              <w:rPr>
                <w:b/>
              </w:rPr>
              <w:lastRenderedPageBreak/>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77D967E" w14:textId="77777777" w:rsidR="00000000"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8035B67" w14:textId="77777777" w:rsidR="00000000" w:rsidRDefault="00000000">
            <w:pPr>
              <w:spacing w:after="40"/>
              <w:rPr>
                <w:b/>
              </w:rPr>
            </w:pPr>
            <w:r>
              <w:rPr>
                <w:b/>
              </w:rPr>
              <w:t>Umsetzung in Attune</w:t>
            </w:r>
          </w:p>
        </w:tc>
      </w:tr>
      <w:tr w:rsidR="00DA4BE5" w14:paraId="4885762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153ED6" w14:textId="77777777" w:rsidR="00000000"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184F1D" w14:textId="77777777" w:rsidR="00000000"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9FEE4B" w14:textId="77777777" w:rsidR="00000000" w:rsidRDefault="00000000">
            <w:pPr>
              <w:spacing w:after="40"/>
            </w:pPr>
            <w:r>
              <w:t>Präferenzformular; einsehbares, änderbares und löschbares Profil</w:t>
            </w:r>
          </w:p>
        </w:tc>
      </w:tr>
      <w:tr w:rsidR="00DA4BE5" w14:paraId="629EE8B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2BE3D" w14:textId="77777777" w:rsidR="00000000"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18FE9B" w14:textId="77777777" w:rsidR="00000000"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EC4EFB" w14:textId="77777777" w:rsidR="00000000" w:rsidRDefault="00000000">
            <w:pPr>
              <w:spacing w:after="40"/>
            </w:pPr>
            <w:r>
              <w:t>Pipeline-Anzeige in Echtzeit; Begründungsansicht «Warum diese Sendung?»</w:t>
            </w:r>
          </w:p>
        </w:tc>
      </w:tr>
      <w:tr w:rsidR="00DA4BE5" w14:paraId="53FAB167"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53C114" w14:textId="77777777" w:rsidR="00000000"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22DFFF" w14:textId="77777777" w:rsidR="00000000"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F841A2" w14:textId="77777777" w:rsidR="00000000" w:rsidRDefault="00000000">
            <w:pPr>
              <w:spacing w:after="40"/>
            </w:pPr>
            <w:r>
              <w:t>Quellenliste mit Originallinks; Kennzeichnung von Profil-, Überraschungs- und Auffüll-Beiträgen</w:t>
            </w:r>
          </w:p>
        </w:tc>
      </w:tr>
      <w:tr w:rsidR="00DA4BE5" w14:paraId="79F16AA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74962E" w14:textId="77777777" w:rsidR="00000000"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B253C7" w14:textId="77777777" w:rsidR="00000000"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44D6CD" w14:textId="77777777" w:rsidR="00000000" w:rsidRDefault="00000000">
            <w:pPr>
              <w:spacing w:after="40"/>
            </w:pPr>
            <w:r>
              <w:t>Feste Sendungslänge; hörbares Ende; kein Autoplay, keine Push-Mechanismen</w:t>
            </w:r>
          </w:p>
        </w:tc>
      </w:tr>
      <w:tr w:rsidR="00DA4BE5" w14:paraId="715C05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96B136" w14:textId="77777777" w:rsidR="00000000"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194559" w14:textId="77777777" w:rsidR="00000000"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865447" w14:textId="77777777" w:rsidR="00000000" w:rsidRDefault="00000000">
            <w:pPr>
              <w:spacing w:after="40"/>
            </w:pPr>
            <w:r>
              <w:t>Vierstufige Auswahl: Abdeckung, Serendipität, Tiefe, Auffüllen; Themen-Obergrenze; Tageszeitregel</w:t>
            </w:r>
          </w:p>
        </w:tc>
      </w:tr>
      <w:tr w:rsidR="00DA4BE5" w14:paraId="4C4A1FC0"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2AE89" w14:textId="77777777" w:rsidR="00000000" w:rsidRDefault="00000000">
            <w:pPr>
              <w:spacing w:after="40"/>
            </w:pPr>
            <w:r>
              <w:t>Privatsphäre (VSD; Hendry, Friedman &amp; Ballard,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FEC52A" w14:textId="77777777" w:rsidR="00000000"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DEBECB" w14:textId="77777777" w:rsidR="00000000" w:rsidRDefault="00000000">
            <w:pPr>
              <w:spacing w:after="40"/>
            </w:pPr>
            <w:r>
              <w:t>Lokale Profilspeicherung; kein Konto, kein Tracking, keine serverseitige Profildatenbank</w:t>
            </w:r>
          </w:p>
        </w:tc>
      </w:tr>
    </w:tbl>
    <w:p w14:paraId="52B0F6D2" w14:textId="77777777" w:rsidR="00000000"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9F9A99B" w14:textId="77777777" w:rsidR="00000000" w:rsidRDefault="00000000">
      <w:pPr>
        <w:pStyle w:val="berschrift2"/>
      </w:pPr>
      <w:r>
        <w:t>6.6  Datenschutz und Datenfluss</w:t>
      </w:r>
    </w:p>
    <w:p w14:paraId="29EC9EEA" w14:textId="77777777" w:rsidR="00000000"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7599374B" w14:textId="77777777" w:rsidR="00000000"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w:t>
      </w:r>
      <w:r>
        <w:lastRenderedPageBreak/>
        <w:t>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11EB329B" w14:textId="77777777" w:rsidR="00000000" w:rsidRDefault="00000000">
      <w:pPr>
        <w:pStyle w:val="berschrift1"/>
        <w:pageBreakBefore/>
      </w:pPr>
      <w:r>
        <w:lastRenderedPageBreak/>
        <w:t>7  Implementation</w:t>
      </w:r>
    </w:p>
    <w:p w14:paraId="07012F9E" w14:textId="77777777" w:rsidR="00000000"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538C6291" w14:textId="77777777" w:rsidR="00000000" w:rsidRDefault="00000000">
      <w:pPr>
        <w:pStyle w:val="berschrift2"/>
      </w:pPr>
      <w:r>
        <w:t>7.1  Vorgehen und Iterationen</w:t>
      </w:r>
    </w:p>
    <w:p w14:paraId="4BAE27EC" w14:textId="77777777" w:rsidR="00000000"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33E5B01" w14:textId="77777777" w:rsidR="00000000"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A362023" w14:textId="77777777" w:rsidR="00000000" w:rsidRDefault="00000000">
      <w:pPr>
        <w:pStyle w:val="berschrift2"/>
      </w:pPr>
      <w:r>
        <w:t>7.2  Repository-Struktur und Tech-Stack</w:t>
      </w:r>
    </w:p>
    <w:p w14:paraId="497BB269" w14:textId="77777777" w:rsidR="00000000"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w:t>
      </w:r>
      <w:r>
        <w:lastRenderedPageBreak/>
        <w:t>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29783BDD" w14:textId="77777777" w:rsidR="00000000"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049D5F56" w14:textId="77777777" w:rsidR="00000000" w:rsidRDefault="00000000">
      <w:pPr>
        <w:pStyle w:val="berschrift2"/>
      </w:pPr>
      <w:r>
        <w:t>7.3  Pipeline-Implementation</w:t>
      </w:r>
    </w:p>
    <w:p w14:paraId="245F15C0" w14:textId="77777777" w:rsidR="00000000"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ED2205E" w14:textId="77777777" w:rsidR="00000000" w:rsidRDefault="00000000">
      <w:pPr>
        <w:pStyle w:val="berschrift2"/>
      </w:pPr>
      <w:r>
        <w:t>7.4  Prompt-Engineering</w:t>
      </w:r>
    </w:p>
    <w:p w14:paraId="0E30AA24" w14:textId="77777777" w:rsidR="00000000" w:rsidRDefault="00000000">
      <w:pPr>
        <w:spacing w:after="160" w:line="360" w:lineRule="auto"/>
      </w:pPr>
      <w:r>
        <w:t xml:space="preserve">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w:t>
      </w:r>
      <w:r>
        <w:lastRenderedPageBreak/>
        <w:t>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BFBE172" w14:textId="77777777" w:rsidR="00000000"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0904BF5D" w14:textId="77777777" w:rsidR="00000000" w:rsidRDefault="00000000">
      <w:pPr>
        <w:pStyle w:val="berschrift2"/>
      </w:pPr>
      <w:r>
        <w:t>7.5  Personalisierungs- und Transparenz-UI</w:t>
      </w:r>
    </w:p>
    <w:p w14:paraId="162E0A76" w14:textId="77777777" w:rsidR="00000000" w:rsidRDefault="00000000">
      <w:pPr>
        <w:spacing w:after="160" w:line="360" w:lineRule="auto"/>
      </w:pPr>
      <w:r>
        <w:t>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w:t>
      </w:r>
    </w:p>
    <w:p w14:paraId="7F5402C4" w14:textId="77777777" w:rsidR="00000000" w:rsidRDefault="00000000">
      <w:pPr>
        <w:pStyle w:val="berschrift2"/>
      </w:pPr>
      <w:r>
        <w:t>7.6  Bekannte Limitationen der Umsetzung</w:t>
      </w:r>
    </w:p>
    <w:p w14:paraId="54FB185B" w14:textId="77777777" w:rsidR="00000000"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w:t>
      </w:r>
      <w:r>
        <w:lastRenderedPageBreak/>
        <w:t>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3FE23E57" w14:textId="77777777" w:rsidR="001666F9" w:rsidRDefault="00000000">
      <w:pPr>
        <w:pStyle w:val="berschrift1"/>
        <w:pageBreakBefore/>
      </w:pPr>
      <w:r>
        <w:lastRenderedPageBreak/>
        <w:t>8  Validierung</w:t>
      </w:r>
    </w:p>
    <w:p w14:paraId="657E5CEE"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BC001AF" w14:textId="77777777" w:rsidR="001666F9" w:rsidRDefault="00000000">
      <w:pPr>
        <w:pStyle w:val="berschrift2"/>
      </w:pPr>
      <w:r>
        <w:t>8.1  Aufbau der Validierung</w:t>
      </w:r>
    </w:p>
    <w:p w14:paraId="500D6DA4"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2E3408F7"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1D48C426" w14:textId="77777777" w:rsidR="001666F9" w:rsidRDefault="00000000">
      <w:pPr>
        <w:pStyle w:val="berschrift2"/>
      </w:pPr>
      <w:r>
        <w:t>8.2  Machbarkeitsnachweis</w:t>
      </w:r>
    </w:p>
    <w:p w14:paraId="0B99A62C" w14:textId="77777777" w:rsidR="001666F9" w:rsidRDefault="00000000">
      <w:pPr>
        <w:spacing w:after="160" w:line="360" w:lineRule="auto"/>
      </w:pPr>
      <w:r>
        <w:t>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in Anhang E.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Fehlerraten (Halluzinationen, fehlgeschlagene API-Calls) und Stabilität bei wiederholter Ausführung. Die Messungen erfolgen über mindestens 20 generierte Sendungen mit unterschiedlichen Profilkonfigurationen, um Schwankungen sichtbar zu machen.</w:t>
      </w:r>
    </w:p>
    <w:p w14:paraId="20889A96" w14:textId="77777777" w:rsidR="001666F9" w:rsidRDefault="00000000">
      <w:pPr>
        <w:pStyle w:val="berschrift2"/>
      </w:pPr>
      <w:r>
        <w:lastRenderedPageBreak/>
        <w:t>8.3  Usability und Akzeptanz</w:t>
      </w:r>
    </w:p>
    <w:p w14:paraId="339F339A"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7D8B5CE1"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66771DF2" w14:textId="77777777" w:rsidR="001666F9" w:rsidRDefault="00000000">
      <w:pPr>
        <w:spacing w:after="160" w:line="360" w:lineRule="auto"/>
      </w:pPr>
      <w:r>
        <w:t>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in Anhang C dokumentiert. Ergänzend wurde der Gesamteindruck mit einem siebenstufigen semantischen Differential erfasst; alle übrigen Items sind fünfstufige Likert-Skalen.</w:t>
      </w:r>
    </w:p>
    <w:p w14:paraId="02C4B0A6" w14:textId="77777777" w:rsidR="001666F9" w:rsidRDefault="00000000">
      <w:pPr>
        <w:pStyle w:val="berschrift2"/>
      </w:pPr>
      <w:r>
        <w:t>8.4  Wirkung</w:t>
      </w:r>
    </w:p>
    <w:p w14:paraId="4EB97AB7" w14:textId="77777777" w:rsidR="001666F9" w:rsidRDefault="00000000">
      <w:pPr>
        <w:spacing w:after="160" w:line="360" w:lineRule="auto"/>
      </w:pPr>
      <w:r>
        <w:lastRenderedPageBreak/>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in Anhang C; die Zuordnung der Items zu den Konstrukten und die Umpolungsregeln sind in Abschnitt 7 des Auswertungs-Notebooks dokumentiert.</w:t>
      </w:r>
    </w:p>
    <w:p w14:paraId="3CA590FB" w14:textId="77777777" w:rsidR="001666F9" w:rsidRDefault="00000000">
      <w:pPr>
        <w:pStyle w:val="berschrift2"/>
      </w:pPr>
      <w:r>
        <w:t>8.5  Operationalisierung der Erfolgskriterien und Ethik</w:t>
      </w:r>
    </w:p>
    <w:p w14:paraId="36B7B724" w14:textId="77777777" w:rsidR="001666F9" w:rsidRDefault="00000000">
      <w:pPr>
        <w:spacing w:after="160" w:line="360" w:lineRule="auto"/>
      </w:pPr>
      <w:r>
        <w:t>Die in Abschnitt 4.2 konzeptuell formulierten Erfolgskriterien werden für die Validierung pro Strang operationalisiert. Auf der Machbarkeitsebene gilt der End-to-End-Durchlauf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Kortum und Miller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40F99E45"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siehe Anhang H), die Studienzweck, Datenarten, Verwendung, Speicherdauer und Widerrufsrecht regelt. Nutzungsdaten werden lokal erhoben und sechs Monate nach Abgabe der Thesis gelöscht; ein clientseitiges Tracking findet nicht statt.</w:t>
      </w:r>
    </w:p>
    <w:p w14:paraId="43398DC4" w14:textId="77777777" w:rsidR="001666F9" w:rsidRDefault="00000000">
      <w:pPr>
        <w:pStyle w:val="berschrift2"/>
      </w:pPr>
      <w:r>
        <w:lastRenderedPageBreak/>
        <w:t>8.6  Durchführung der Pilotbefragung</w:t>
      </w:r>
    </w:p>
    <w:p w14:paraId="120063BC"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33FEDA5F" w14:textId="77777777" w:rsidR="001666F9" w:rsidRDefault="00000000">
      <w:pPr>
        <w:spacing w:after="160" w:line="360" w:lineRule="auto"/>
      </w:pPr>
      <w:r>
        <w:t>Die Auswertung erfolgt deskriptiv über Mittelwerte (M), Standardabweichungen (SD) und Häufigkeiten, ergänzt um eine induktive Clusterung der Freitextantworten. Auf 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530C3565" w14:textId="77777777" w:rsidR="001666F9" w:rsidRDefault="00000000">
      <w:pPr>
        <w:pStyle w:val="berschrift1"/>
        <w:pageBreakBefore/>
      </w:pPr>
      <w:r>
        <w:lastRenderedPageBreak/>
        <w:t>9  Ergebnisse der Pilotbefragung</w:t>
      </w:r>
    </w:p>
    <w:p w14:paraId="16693717"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5D732733" w14:textId="77777777" w:rsidR="001666F9" w:rsidRDefault="00000000">
      <w:pPr>
        <w:pStyle w:val="berschrift2"/>
      </w:pPr>
      <w:r>
        <w:t>9.1  Ergebnisse Machbarkeit</w:t>
      </w:r>
    </w:p>
    <w:p w14:paraId="25B3B20F"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79C2BDD1"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3EF8E8FF" w14:textId="77777777" w:rsidR="001666F9" w:rsidRDefault="00000000">
      <w:pPr>
        <w:spacing w:after="160"/>
        <w:jc w:val="center"/>
        <w:rPr>
          <w:i/>
          <w:sz w:val="20"/>
        </w:rPr>
      </w:pPr>
      <w:r>
        <w:rPr>
          <w:i/>
          <w:sz w:val="20"/>
        </w:rPr>
        <w:t>Abbildung 9.1: Technische Qualität aus Nutzersicht (Mittelwerte, Skala 1–5, n = 25). Quelle: Auswertungs-Notebook (github.com/MichaelMoeckli/attune).</w:t>
      </w:r>
    </w:p>
    <w:p w14:paraId="6E0F5208"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Stunden zurücklag. Der Befund belegt die Notwendigkeit eines Aktualitäts- bzw. Halluzinations-Guards in der Moderations-Pipeline und wird in Kapitel 10 aufgegriffen. Die systematischen technischen Messungen gemäss Abschnitt 8.2 (Latenz, Kosten, Fehlerraten über </w:t>
      </w:r>
      <w:r>
        <w:lastRenderedPageBreak/>
        <w:t>wiederholte Durchläufe) sind nicht Gegenstand der Befragung; sie werden im Rahmen der Implementationsdokumentation berichtet.</w:t>
      </w:r>
    </w:p>
    <w:p w14:paraId="5CCADD1D" w14:textId="77777777" w:rsidR="001666F9" w:rsidRDefault="00000000">
      <w:pPr>
        <w:pStyle w:val="berschrift2"/>
      </w:pPr>
      <w:r>
        <w:t>9.2  Ergebnisse Usability und Akzeptanz</w:t>
      </w:r>
    </w:p>
    <w:p w14:paraId="6D918410"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284548D"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29AC46B8"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5121BBBD" w14:textId="77777777" w:rsidR="001666F9" w:rsidRDefault="00000000">
      <w:pPr>
        <w:spacing w:after="160"/>
        <w:jc w:val="center"/>
        <w:rPr>
          <w:i/>
          <w:sz w:val="20"/>
        </w:rPr>
      </w:pPr>
      <w:r>
        <w:rPr>
          <w:i/>
          <w:sz w:val="20"/>
        </w:rPr>
        <w:t>Abbildung 9.2: Semantisches Differential «Die App war …» (Mittelwerte, Skala 1–7, n = 25).</w:t>
      </w:r>
    </w:p>
    <w:p w14:paraId="162C29AA" w14:textId="77777777" w:rsidR="001666F9" w:rsidRDefault="00000000">
      <w:pPr>
        <w:spacing w:after="160" w:line="360" w:lineRule="auto"/>
      </w:pPr>
      <w:r>
        <w:t xml:space="preserve">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w:t>
      </w:r>
      <w:r>
        <w:lastRenderedPageBreak/>
        <w:t>automatisches Weiterlaufen (Autoplay) wird mehrheitlich nicht vermisst (M = 2.80 bei gegenläufig formuliertem Item).</w:t>
      </w:r>
    </w:p>
    <w:p w14:paraId="374716BB" w14:textId="77777777" w:rsidR="001666F9" w:rsidRDefault="00000000">
      <w:pPr>
        <w:pStyle w:val="berschrift2"/>
      </w:pPr>
      <w:r>
        <w:t>9.3  Ergebnisse Wirkung</w:t>
      </w:r>
    </w:p>
    <w:p w14:paraId="3D3FD1B6"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544B94F0" w14:textId="77777777">
        <w:tc>
          <w:tcPr>
            <w:tcW w:w="3000" w:type="dxa"/>
            <w:shd w:val="clear" w:color="auto" w:fill="D9E2F3"/>
          </w:tcPr>
          <w:p w14:paraId="545CFB6C" w14:textId="77777777" w:rsidR="001666F9" w:rsidRDefault="00000000">
            <w:pPr>
              <w:spacing w:line="276" w:lineRule="auto"/>
            </w:pPr>
            <w:r>
              <w:rPr>
                <w:b/>
              </w:rPr>
              <w:t>Konstrukt</w:t>
            </w:r>
          </w:p>
        </w:tc>
        <w:tc>
          <w:tcPr>
            <w:tcW w:w="4200" w:type="dxa"/>
            <w:shd w:val="clear" w:color="auto" w:fill="D9E2F3"/>
          </w:tcPr>
          <w:p w14:paraId="0E2642F1" w14:textId="77777777" w:rsidR="001666F9" w:rsidRDefault="00000000">
            <w:pPr>
              <w:spacing w:line="276" w:lineRule="auto"/>
            </w:pPr>
            <w:r>
              <w:rPr>
                <w:b/>
              </w:rPr>
              <w:t>Theoriebezug (Abschnitt 2.3)</w:t>
            </w:r>
          </w:p>
        </w:tc>
        <w:tc>
          <w:tcPr>
            <w:tcW w:w="1800" w:type="dxa"/>
            <w:shd w:val="clear" w:color="auto" w:fill="D9E2F3"/>
          </w:tcPr>
          <w:p w14:paraId="6CE2CFD2" w14:textId="77777777" w:rsidR="001666F9" w:rsidRDefault="00000000">
            <w:pPr>
              <w:spacing w:line="276" w:lineRule="auto"/>
            </w:pPr>
            <w:r>
              <w:rPr>
                <w:b/>
              </w:rPr>
              <w:t>Skalen-M</w:t>
            </w:r>
          </w:p>
        </w:tc>
      </w:tr>
      <w:tr w:rsidR="001666F9" w14:paraId="1E5C28A6" w14:textId="77777777">
        <w:tc>
          <w:tcPr>
            <w:tcW w:w="3000" w:type="dxa"/>
          </w:tcPr>
          <w:p w14:paraId="729D9985" w14:textId="77777777" w:rsidR="001666F9" w:rsidRDefault="00000000">
            <w:pPr>
              <w:spacing w:line="276" w:lineRule="auto"/>
            </w:pPr>
            <w:r>
              <w:t>Selbstbestimmung</w:t>
            </w:r>
          </w:p>
        </w:tc>
        <w:tc>
          <w:tcPr>
            <w:tcW w:w="4200" w:type="dxa"/>
          </w:tcPr>
          <w:p w14:paraId="23177775" w14:textId="77777777" w:rsidR="001666F9" w:rsidRDefault="00000000">
            <w:pPr>
              <w:spacing w:line="276" w:lineRule="auto"/>
            </w:pPr>
            <w:r>
              <w:t>SDT – Autonomie (2.3.1)</w:t>
            </w:r>
          </w:p>
        </w:tc>
        <w:tc>
          <w:tcPr>
            <w:tcW w:w="1800" w:type="dxa"/>
          </w:tcPr>
          <w:p w14:paraId="564E8BF5" w14:textId="77777777" w:rsidR="001666F9" w:rsidRDefault="00000000">
            <w:pPr>
              <w:spacing w:line="276" w:lineRule="auto"/>
            </w:pPr>
            <w:r>
              <w:t>3.81</w:t>
            </w:r>
          </w:p>
        </w:tc>
      </w:tr>
      <w:tr w:rsidR="001666F9" w14:paraId="2CD39D2E" w14:textId="77777777">
        <w:tc>
          <w:tcPr>
            <w:tcW w:w="3000" w:type="dxa"/>
          </w:tcPr>
          <w:p w14:paraId="50901855" w14:textId="77777777" w:rsidR="001666F9" w:rsidRDefault="00000000">
            <w:pPr>
              <w:spacing w:line="276" w:lineRule="auto"/>
            </w:pPr>
            <w:r>
              <w:t>Kompetenz</w:t>
            </w:r>
          </w:p>
        </w:tc>
        <w:tc>
          <w:tcPr>
            <w:tcW w:w="4200" w:type="dxa"/>
          </w:tcPr>
          <w:p w14:paraId="43025F47" w14:textId="77777777" w:rsidR="001666F9" w:rsidRDefault="00000000">
            <w:pPr>
              <w:spacing w:line="276" w:lineRule="auto"/>
            </w:pPr>
            <w:r>
              <w:t>SDT (2.3.1)</w:t>
            </w:r>
          </w:p>
        </w:tc>
        <w:tc>
          <w:tcPr>
            <w:tcW w:w="1800" w:type="dxa"/>
          </w:tcPr>
          <w:p w14:paraId="4D0DFDEF" w14:textId="77777777" w:rsidR="001666F9" w:rsidRDefault="00000000">
            <w:pPr>
              <w:spacing w:line="276" w:lineRule="auto"/>
            </w:pPr>
            <w:r>
              <w:t>3.98</w:t>
            </w:r>
          </w:p>
        </w:tc>
      </w:tr>
      <w:tr w:rsidR="001666F9" w14:paraId="5D841A6C" w14:textId="77777777">
        <w:tc>
          <w:tcPr>
            <w:tcW w:w="3000" w:type="dxa"/>
          </w:tcPr>
          <w:p w14:paraId="4D41C201" w14:textId="77777777" w:rsidR="001666F9" w:rsidRDefault="00000000">
            <w:pPr>
              <w:spacing w:line="276" w:lineRule="auto"/>
            </w:pPr>
            <w:r>
              <w:t>Verbundenheit</w:t>
            </w:r>
          </w:p>
        </w:tc>
        <w:tc>
          <w:tcPr>
            <w:tcW w:w="4200" w:type="dxa"/>
          </w:tcPr>
          <w:p w14:paraId="6EBC8776" w14:textId="77777777" w:rsidR="001666F9" w:rsidRDefault="00000000">
            <w:pPr>
              <w:spacing w:line="276" w:lineRule="auto"/>
            </w:pPr>
            <w:r>
              <w:t>SDT (2.3.1)</w:t>
            </w:r>
          </w:p>
        </w:tc>
        <w:tc>
          <w:tcPr>
            <w:tcW w:w="1800" w:type="dxa"/>
          </w:tcPr>
          <w:p w14:paraId="51A5B7AC" w14:textId="77777777" w:rsidR="001666F9" w:rsidRDefault="00000000">
            <w:pPr>
              <w:spacing w:line="276" w:lineRule="auto"/>
            </w:pPr>
            <w:r>
              <w:t>3.54</w:t>
            </w:r>
          </w:p>
        </w:tc>
      </w:tr>
      <w:tr w:rsidR="001666F9" w14:paraId="2C82EA08" w14:textId="77777777">
        <w:tc>
          <w:tcPr>
            <w:tcW w:w="3000" w:type="dxa"/>
          </w:tcPr>
          <w:p w14:paraId="2FF69261" w14:textId="77777777" w:rsidR="001666F9" w:rsidRDefault="00000000">
            <w:pPr>
              <w:spacing w:line="276" w:lineRule="auto"/>
            </w:pPr>
            <w:r>
              <w:t>Wohlbefinden</w:t>
            </w:r>
          </w:p>
        </w:tc>
        <w:tc>
          <w:tcPr>
            <w:tcW w:w="4200" w:type="dxa"/>
          </w:tcPr>
          <w:p w14:paraId="215A515B" w14:textId="77777777" w:rsidR="001666F9" w:rsidRDefault="00000000">
            <w:pPr>
              <w:spacing w:line="276" w:lineRule="auto"/>
            </w:pPr>
            <w:r>
              <w:t>Digital Wellbeing (2.3.3)</w:t>
            </w:r>
          </w:p>
        </w:tc>
        <w:tc>
          <w:tcPr>
            <w:tcW w:w="1800" w:type="dxa"/>
          </w:tcPr>
          <w:p w14:paraId="20EFD9CA" w14:textId="77777777" w:rsidR="001666F9" w:rsidRDefault="00000000">
            <w:pPr>
              <w:spacing w:line="276" w:lineRule="auto"/>
            </w:pPr>
            <w:r>
              <w:t>3.37</w:t>
            </w:r>
          </w:p>
        </w:tc>
      </w:tr>
      <w:tr w:rsidR="001666F9" w14:paraId="1DAE360D" w14:textId="77777777">
        <w:tc>
          <w:tcPr>
            <w:tcW w:w="3000" w:type="dxa"/>
          </w:tcPr>
          <w:p w14:paraId="355911F8" w14:textId="77777777" w:rsidR="001666F9" w:rsidRDefault="00000000">
            <w:pPr>
              <w:spacing w:line="276" w:lineRule="auto"/>
            </w:pPr>
            <w:r>
              <w:t>Vergleich zum Radio</w:t>
            </w:r>
          </w:p>
        </w:tc>
        <w:tc>
          <w:tcPr>
            <w:tcW w:w="4200" w:type="dxa"/>
          </w:tcPr>
          <w:p w14:paraId="35132180" w14:textId="77777777" w:rsidR="001666F9" w:rsidRDefault="00000000">
            <w:pPr>
              <w:spacing w:line="276" w:lineRule="auto"/>
            </w:pPr>
            <w:r>
              <w:t>Gebrauchszwecke (Kontrollvariable)</w:t>
            </w:r>
          </w:p>
        </w:tc>
        <w:tc>
          <w:tcPr>
            <w:tcW w:w="1800" w:type="dxa"/>
          </w:tcPr>
          <w:p w14:paraId="39F8ED23" w14:textId="77777777" w:rsidR="001666F9" w:rsidRDefault="00000000">
            <w:pPr>
              <w:spacing w:line="276" w:lineRule="auto"/>
            </w:pPr>
            <w:r>
              <w:t>3.28</w:t>
            </w:r>
          </w:p>
        </w:tc>
      </w:tr>
      <w:tr w:rsidR="001666F9" w14:paraId="47ED5FC4" w14:textId="77777777">
        <w:tc>
          <w:tcPr>
            <w:tcW w:w="3000" w:type="dxa"/>
          </w:tcPr>
          <w:p w14:paraId="3F5C5E80" w14:textId="77777777" w:rsidR="001666F9" w:rsidRDefault="00000000">
            <w:pPr>
              <w:spacing w:line="276" w:lineRule="auto"/>
            </w:pPr>
            <w:r>
              <w:t>Kontrolle/Souveränität</w:t>
            </w:r>
          </w:p>
        </w:tc>
        <w:tc>
          <w:tcPr>
            <w:tcW w:w="4200" w:type="dxa"/>
          </w:tcPr>
          <w:p w14:paraId="55A21CCE" w14:textId="77777777" w:rsidR="001666F9" w:rsidRDefault="00000000">
            <w:pPr>
              <w:spacing w:line="276" w:lineRule="auto"/>
            </w:pPr>
            <w:r>
              <w:t>Algorithmische Souveränität (2.3.4)</w:t>
            </w:r>
          </w:p>
        </w:tc>
        <w:tc>
          <w:tcPr>
            <w:tcW w:w="1800" w:type="dxa"/>
          </w:tcPr>
          <w:p w14:paraId="4737EF8A" w14:textId="77777777" w:rsidR="001666F9" w:rsidRDefault="00000000">
            <w:pPr>
              <w:spacing w:line="276" w:lineRule="auto"/>
            </w:pPr>
            <w:r>
              <w:t>3.49</w:t>
            </w:r>
          </w:p>
        </w:tc>
      </w:tr>
      <w:tr w:rsidR="001666F9" w14:paraId="348E7A78" w14:textId="77777777">
        <w:tc>
          <w:tcPr>
            <w:tcW w:w="3000" w:type="dxa"/>
          </w:tcPr>
          <w:p w14:paraId="787FCBD9" w14:textId="77777777" w:rsidR="001666F9" w:rsidRDefault="00000000">
            <w:pPr>
              <w:spacing w:line="276" w:lineRule="auto"/>
            </w:pPr>
            <w:r>
              <w:t>Transparenz-Nutzen</w:t>
            </w:r>
          </w:p>
        </w:tc>
        <w:tc>
          <w:tcPr>
            <w:tcW w:w="4200" w:type="dxa"/>
          </w:tcPr>
          <w:p w14:paraId="59BC4861" w14:textId="77777777" w:rsidR="001666F9" w:rsidRDefault="00000000">
            <w:pPr>
              <w:spacing w:line="276" w:lineRule="auto"/>
            </w:pPr>
            <w:r>
              <w:t>VSD (2.3.2)</w:t>
            </w:r>
          </w:p>
        </w:tc>
        <w:tc>
          <w:tcPr>
            <w:tcW w:w="1800" w:type="dxa"/>
          </w:tcPr>
          <w:p w14:paraId="27319784" w14:textId="77777777" w:rsidR="001666F9" w:rsidRDefault="00000000">
            <w:pPr>
              <w:spacing w:line="276" w:lineRule="auto"/>
            </w:pPr>
            <w:r>
              <w:t>3.65</w:t>
            </w:r>
          </w:p>
        </w:tc>
      </w:tr>
    </w:tbl>
    <w:p w14:paraId="58FD2D6D"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03C494A7"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27878D48" w14:textId="77777777" w:rsidR="001666F9" w:rsidRDefault="00000000">
      <w:pPr>
        <w:pStyle w:val="berschrift2"/>
      </w:pPr>
      <w:r>
        <w:t>9.4  Beantwortung der Teilfragen T1–T4</w:t>
      </w:r>
    </w:p>
    <w:p w14:paraId="1643C8FE" w14:textId="77777777" w:rsidR="001666F9" w:rsidRDefault="00000000">
      <w:pPr>
        <w:spacing w:after="160" w:line="360" w:lineRule="auto"/>
      </w:pPr>
      <w:r>
        <w:t xml:space="preserve">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w:t>
      </w:r>
      <w:r>
        <w:lastRenderedPageBreak/>
        <w:t>transparente Präferenzangabe wird als autonomie- und kompetenzförderlich erlebt (T1), die bewusst diversifizierte Auswahl als bedürfnisgerecht wahrgenommen (T2), und die wellbeing-orientierten Designentscheidungen werden akzeptiert (T3, T4).</w:t>
      </w:r>
    </w:p>
    <w:p w14:paraId="418276D7"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4515E348" w14:textId="77777777" w:rsidR="001666F9" w:rsidRDefault="00000000">
      <w:pPr>
        <w:spacing w:after="160"/>
        <w:jc w:val="center"/>
        <w:rPr>
          <w:i/>
          <w:sz w:val="20"/>
        </w:rPr>
      </w:pPr>
      <w:r>
        <w:rPr>
          <w:i/>
          <w:sz w:val="20"/>
        </w:rPr>
        <w:t>Abbildung 9.3: Aggregierte Teilfragen-Scores T1–T4 (Mittelwert ± Standardabweichung, Skala 1–5).</w:t>
      </w:r>
    </w:p>
    <w:p w14:paraId="73BD1E70" w14:textId="77777777" w:rsidR="001666F9" w:rsidRDefault="00000000">
      <w:pPr>
        <w:pStyle w:val="berschrift2"/>
      </w:pPr>
      <w:r>
        <w:t>9.5  Qualitative Befunde</w:t>
      </w:r>
    </w:p>
    <w:p w14:paraId="3945B45C"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225090F" w14:textId="77777777" w:rsidR="001666F9" w:rsidRDefault="00000000">
      <w:pPr>
        <w:spacing w:after="160" w:line="360" w:lineRule="auto"/>
      </w:pPr>
      <w:r>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21D963E9" w14:textId="77777777" w:rsidR="001666F9" w:rsidRDefault="00000000">
      <w:pPr>
        <w:pStyle w:val="berschrift2"/>
      </w:pPr>
      <w:r>
        <w:lastRenderedPageBreak/>
        <w:t>9.6  Vergleich mit den Erfolgskriterien</w:t>
      </w:r>
    </w:p>
    <w:p w14:paraId="2BDAA4DB"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7DF33CC6"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776F6240" w14:textId="77777777" w:rsidR="001666F9" w:rsidRDefault="00000000">
      <w:pPr>
        <w:spacing w:after="80"/>
        <w:jc w:val="center"/>
      </w:pPr>
      <w:r>
        <w:rPr>
          <w:noProof/>
        </w:rPr>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071927DE" w14:textId="77777777" w:rsidR="001666F9" w:rsidRDefault="00000000">
      <w:pPr>
        <w:spacing w:after="160"/>
        <w:jc w:val="center"/>
        <w:rPr>
          <w:i/>
          <w:sz w:val="20"/>
        </w:rPr>
      </w:pPr>
      <w:r>
        <w:rPr>
          <w:i/>
          <w:sz w:val="20"/>
        </w:rPr>
        <w:t>Abbildung 9.4: Verdichtete Übersicht entlang der drei Validierungsstränge Machbarkeit, Usability/Akzeptanz und Wirkung.</w:t>
      </w:r>
    </w:p>
    <w:p w14:paraId="6B1B1170" w14:textId="77777777" w:rsidR="001666F9" w:rsidRDefault="00000000">
      <w:pPr>
        <w:pStyle w:val="berschrift1"/>
        <w:pageBreakBefore/>
      </w:pPr>
      <w:r>
        <w:lastRenderedPageBreak/>
        <w:t>10  Diskussion</w:t>
      </w:r>
    </w:p>
    <w:p w14:paraId="0878F2D2"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230822F4" w14:textId="77777777" w:rsidR="001666F9" w:rsidRDefault="00000000">
      <w:pPr>
        <w:pStyle w:val="berschrift2"/>
      </w:pPr>
      <w:r>
        <w:t>10.1  Beantwortung der Forschungsfrage</w:t>
      </w:r>
    </w:p>
    <w:p w14:paraId="0A31BB1E" w14:textId="77777777" w:rsidR="00000000"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30E42486" w14:textId="77777777" w:rsidR="00000000"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B59EC1E" w14:textId="77777777" w:rsidR="00000000"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3.37, Entspannungserleben M = 3.00); die Wirkungskriterien sind nur teilweise erfüllt. Bei n = 25, einmaliger Nutzung und rein deskriptiver Auswertung sind alle Aussagen als Tendenzen zu lesen, nicht als gesicherte Effekte. Ob die beobachteten Erstkontakt-Befunde in </w:t>
      </w:r>
      <w:r>
        <w:lastRenderedPageBreak/>
        <w:t>Gewohnheitseffekte übergehen, kann erst das im Studienkonzept angelegte Längsschnittformat zeigen.</w:t>
      </w:r>
    </w:p>
    <w:p w14:paraId="03C400A9" w14:textId="77777777" w:rsidR="001666F9" w:rsidRDefault="00000000">
      <w:pPr>
        <w:pStyle w:val="berschrift2"/>
      </w:pPr>
      <w:r>
        <w:t>10.2  Diskussion der Machbarkeit</w:t>
      </w:r>
    </w:p>
    <w:p w14:paraId="115A0AFF" w14:textId="77777777" w:rsidR="00000000"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46648392" w14:textId="77777777" w:rsidR="00000000"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191854F4" w14:textId="77777777" w:rsidR="00000000" w:rsidRDefault="00000000" w:rsidP="00C74BBD">
      <w:pPr>
        <w:spacing w:after="160" w:line="360" w:lineRule="auto"/>
      </w:pPr>
      <w:r>
        <w:t>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557FD11B" w14:textId="77777777" w:rsidR="001666F9" w:rsidRDefault="00000000">
      <w:pPr>
        <w:pStyle w:val="berschrift2"/>
      </w:pPr>
      <w:r>
        <w:t>10.3  Diskussion der Usability und Akzeptanz</w:t>
      </w:r>
    </w:p>
    <w:p w14:paraId="2385E90E" w14:textId="77777777" w:rsidR="00000000" w:rsidRDefault="00000000" w:rsidP="00C74BBD">
      <w:pPr>
        <w:spacing w:after="160" w:line="360" w:lineRule="auto"/>
      </w:pPr>
      <w:r>
        <w:lastRenderedPageBreak/>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634A754E" w14:textId="77777777" w:rsidR="00000000"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3A832C85" w14:textId="77777777" w:rsidR="00000000" w:rsidRDefault="00000000" w:rsidP="00C74BBD">
      <w:pPr>
        <w:spacing w:after="160" w:line="360" w:lineRule="auto"/>
      </w:pPr>
      <w:r>
        <w:t>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(Weiternutzungsabsicht 73 gegenüber 30 Prozent), deutet zugleich an, bei welcher Zielgruppe ein solches Angebot zuerst anschlussfähig ist.</w:t>
      </w:r>
    </w:p>
    <w:p w14:paraId="554FB578" w14:textId="77777777" w:rsidR="001666F9" w:rsidRDefault="00000000">
      <w:pPr>
        <w:pStyle w:val="berschrift2"/>
      </w:pPr>
      <w:r>
        <w:t>10.4  Diskussion der Wirkung</w:t>
      </w:r>
    </w:p>
    <w:p w14:paraId="6DF19D8C" w14:textId="77777777" w:rsidR="00000000"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w:t>
      </w:r>
      <w:r>
        <w:lastRenderedPageBreak/>
        <w:t>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693605B5" w14:textId="77777777" w:rsidR="00000000"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Friedman &amp; Ballard,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5885E8B7" w14:textId="77777777" w:rsidR="00000000" w:rsidRDefault="00000000" w:rsidP="00C74BBD">
      <w:pPr>
        <w:spacing w:after="160" w:line="360" w:lineRule="auto"/>
      </w:pPr>
      <w:r>
        <w:t>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(+0.82). Hypothesengenerierend gelesen wirkt wellbeing-orientiertes Design weniger als absolute Verbesserung, sondern als erlebbare Kontrasterfahrung zur gewohnten Plattformlogik.</w:t>
      </w:r>
    </w:p>
    <w:p w14:paraId="243D86E7" w14:textId="77777777" w:rsidR="001666F9" w:rsidRDefault="00000000">
      <w:pPr>
        <w:pStyle w:val="berschrift2"/>
      </w:pPr>
      <w:r>
        <w:t>10.5  Implikationen für Design und Praxis</w:t>
      </w:r>
    </w:p>
    <w:p w14:paraId="676D1E43" w14:textId="77777777" w:rsidR="00000000"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602EE214" w14:textId="77777777" w:rsidR="00000000" w:rsidRDefault="00000000" w:rsidP="00C74BBD">
      <w:pPr>
        <w:spacing w:after="160" w:line="360" w:lineRule="auto"/>
      </w:pPr>
      <w:r>
        <w:lastRenderedPageBreak/>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1A40F22" w14:textId="77777777" w:rsidR="00000000"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0DE5341E" w14:textId="77777777" w:rsidR="001666F9" w:rsidRDefault="00000000">
      <w:pPr>
        <w:pStyle w:val="berschrift2"/>
      </w:pPr>
      <w:r>
        <w:t>10.6  Limitationen</w:t>
      </w:r>
    </w:p>
    <w:p w14:paraId="2D0D0F2F" w14:textId="77777777" w:rsidR="00000000" w:rsidRDefault="00000000" w:rsidP="00C74BBD">
      <w:pPr>
        <w:spacing w:after="160" w:line="360" w:lineRule="auto"/>
      </w:pPr>
      <w:r>
        <w:t>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690C4A76" w14:textId="77777777" w:rsidR="00000000"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179184E5" w14:textId="77777777" w:rsidR="001666F9" w:rsidRDefault="00000000">
      <w:pPr>
        <w:pStyle w:val="berschrift2"/>
      </w:pPr>
      <w:r>
        <w:t>10.7  Übertragbarkeit auf andere Medienkontexte</w:t>
      </w:r>
    </w:p>
    <w:p w14:paraId="44A41644" w14:textId="77777777" w:rsidR="00000000" w:rsidRDefault="00000000" w:rsidP="00C74BBD">
      <w:pPr>
        <w:spacing w:after="160" w:line="360" w:lineRule="auto"/>
      </w:pPr>
      <w:r>
        <w:lastRenderedPageBreak/>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5F6F6B5" w14:textId="77777777" w:rsidR="00000000" w:rsidRDefault="00000000" w:rsidP="00C74BBD">
      <w:pPr>
        <w:spacing w:after="160" w:line="360" w:lineRule="auto"/>
      </w:pPr>
      <w:r>
        <w:t>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11F00001" w14:textId="77777777" w:rsidR="001666F9" w:rsidRDefault="00000000">
      <w:pPr>
        <w:pStyle w:val="berschrift1"/>
        <w:pageBreakBefore/>
        <w:rPr>
          <w:ins w:id="16001" w:author="Claude" w:date="2026-06-10T16:00:00Z"/>
        </w:rPr>
      </w:pPr>
      <w:ins w:id="16002" w:author="Claude" w:date="2026-06-10T16:00:00Z">
        <w:r>
          <w:t xml:space="preserve">11  Fazit</w:t>
        </w:r>
      </w:ins>
    </w:p>
    <w:p w14:paraId="11F00002" w14:textId="77777777" w:rsidR="001666F9" w:rsidRDefault="00000000">
      <w:pPr>
        <w:spacing w:after="160" w:line="360" w:lineRule="auto"/>
        <w:rPr>
          <w:ins w:id="16003" w:author="Claude" w:date="2026-06-10T16:00:00Z"/>
        </w:rPr>
      </w:pPr>
      <w:ins w:id="16004" w:author="Claude" w:date="2026-06-10T16:00:00Z">
        <w:r>
          <w:t xml:space="preserve">Dieses Kapitel schliesst die Arbeit ab. Es fasst Vorgehen und Ergebnisse zusammen, benennt den Beitrag der Arbeit und zeigt auf, welcher Forschungs- und Entwicklungsbedarf sich aus den Befunden ergibt.</w:t>
        </w:r>
      </w:ins>
    </w:p>
    <w:p w14:paraId="11F00003" w14:textId="77777777" w:rsidR="001666F9" w:rsidRDefault="00000000">
      <w:pPr>
        <w:pStyle w:val="berschrift2"/>
        <w:rPr>
          <w:ins w:id="16005" w:author="Claude" w:date="2026-06-10T16:00:00Z"/>
        </w:rPr>
      </w:pPr>
      <w:ins w:id="16006" w:author="Claude" w:date="2026-06-10T16:00:00Z">
        <w:r>
          <w:t xml:space="preserve">11.1  Zusammenfassung</w:t>
        </w:r>
      </w:ins>
    </w:p>
    <w:p w14:paraId="11F00004" w14:textId="77777777" w:rsidR="001666F9" w:rsidRDefault="00000000">
      <w:pPr>
        <w:spacing w:after="160" w:line="360" w:lineRule="auto"/>
        <w:rPr>
          <w:ins w:id="16007" w:author="Claude" w:date="2026-06-10T16:00:00Z"/>
        </w:rPr>
      </w:pPr>
      <w:ins w:id="16008" w:author="Claude" w:date="2026-06-10T16:00:00Z">
        <w:r>
          <w:t xml:space="preserve">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ins>
    </w:p>
    <w:p w14:paraId="11F00005" w14:textId="77777777" w:rsidR="001666F9" w:rsidRDefault="00000000">
      <w:pPr>
        <w:spacing w:after="160" w:line="360" w:lineRule="auto"/>
        <w:rPr>
          <w:ins w:id="16009" w:author="Claude" w:date="2026-06-10T16:00:00Z"/>
        </w:rPr>
      </w:pPr>
      <w:ins w:id="16010" w:author="Claude" w:date="2026-06-10T16:00:00Z">
        <w:r>
          <w:t xml:space="preserve">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ins>
    </w:p>
    <w:p w14:paraId="11F00006" w14:textId="77777777" w:rsidR="001666F9" w:rsidRDefault="00000000">
      <w:pPr>
        <w:spacing w:after="160" w:line="360" w:lineRule="auto"/>
        <w:rPr>
          <w:ins w:id="16011" w:author="Claude" w:date="2026-06-10T16:00:00Z"/>
        </w:rPr>
      </w:pPr>
      <w:ins w:id="16012" w:author="Claude" w:date="2026-06-10T16:00:00Z">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ins>
    </w:p>
    <w:p w14:paraId="11F00007" w14:textId="77777777" w:rsidR="001666F9" w:rsidRDefault="00000000">
      <w:pPr>
        <w:pStyle w:val="berschrift2"/>
        <w:rPr>
          <w:ins w:id="16013" w:author="Claude" w:date="2026-06-10T16:00:00Z"/>
        </w:rPr>
      </w:pPr>
      <w:ins w:id="16014" w:author="Claude" w:date="2026-06-10T16:00:00Z">
        <w:r>
          <w:t xml:space="preserve">11.2  Beitrag der Arbeit</w:t>
        </w:r>
      </w:ins>
    </w:p>
    <w:p w14:paraId="11F00008" w14:textId="77777777" w:rsidR="001666F9" w:rsidRDefault="00000000">
      <w:pPr>
        <w:spacing w:after="160" w:line="360" w:lineRule="auto"/>
        <w:rPr>
          <w:ins w:id="16015" w:author="Claude" w:date="2026-06-10T16:00:00Z"/>
        </w:rPr>
      </w:pPr>
      <w:ins w:id="16016" w:author="Claude" w:date="2026-06-10T16:00:00Z">
        <w:r>
          <w:t xml:space="preserve">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Damit sind die drei Zyklen des Design-Science-Rahmens geschlossen: Die Anforderungen aus dem Anwendungsfeld wurden in ein Artefakt überführt, das Artefakt wurde im Feld evaluiert, und die Erkenntnisse fliessen in Form übertragbarer Prinzipien in die Wissensbasis zurück.</w:t>
        </w:r>
      </w:ins>
    </w:p>
    <w:p w14:paraId="11F00009" w14:textId="77777777" w:rsidR="001666F9" w:rsidRDefault="00000000">
      <w:pPr>
        <w:pStyle w:val="berschrift2"/>
        <w:rPr>
          <w:ins w:id="16017" w:author="Claude" w:date="2026-06-10T16:00:00Z"/>
        </w:rPr>
      </w:pPr>
      <w:ins w:id="16018" w:author="Claude" w:date="2026-06-10T16:00:00Z">
        <w:r>
          <w:t xml:space="preserve">11.3  Ausblick</w:t>
        </w:r>
      </w:ins>
    </w:p>
    <w:p w14:paraId="11F0000A" w14:textId="77777777" w:rsidR="001666F9" w:rsidRDefault="00000000">
      <w:pPr>
        <w:spacing w:after="160" w:line="360" w:lineRule="auto"/>
        <w:rPr>
          <w:ins w:id="16019" w:author="Claude" w:date="2026-06-10T16:00:00Z"/>
        </w:rPr>
      </w:pPr>
      <w:ins w:id="16020" w:author="Claude" w:date="2026-06-10T16:00:00Z">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tatsächlichen Nutzungsverhaltens wünschenswert, um die Selbstauskunft zu triangulieren und die hypothesengenerierenden Befunde zu prüfen.</w:t>
        </w:r>
      </w:ins>
    </w:p>
    <w:p w14:paraId="11F0000B" w14:textId="77777777" w:rsidR="001666F9" w:rsidRDefault="00000000">
      <w:pPr>
        <w:spacing w:after="160" w:line="360" w:lineRule="auto"/>
        <w:rPr>
          <w:ins w:id="16021" w:author="Claude" w:date="2026-06-10T16:00:00Z"/>
        </w:rPr>
      </w:pPr>
      <w:ins w:id="16022" w:author="Claude" w:date="2026-06-10T16:00:00Z">
        <w:r>
          <w:t xml:space="preserve">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ins>
    </w:p>
    <w:p w14:paraId="11F0000C" w14:textId="77777777" w:rsidR="001666F9" w:rsidRDefault="00000000">
      <w:pPr>
        <w:spacing w:after="160" w:line="360" w:lineRule="auto"/>
        <w:rPr>
          <w:ins w:id="16023" w:author="Claude" w:date="2026-06-10T16:00:00Z"/>
        </w:rPr>
      </w:pPr>
      <w:ins w:id="16024" w:author="Claude" w:date="2026-06-10T16:00:00Z">
        <w:r>
          <w:t xml:space="preserve">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ins>
    </w:p>
    <w:p w14:paraId="4E636CF2" w14:textId="77777777" w:rsidR="001666F9" w:rsidRDefault="00000000">
      <w:pPr>
        <w:pStyle w:val="berschrift1"/>
        <w:pageBreakBefore/>
      </w:pPr>
      <w:r>
        <w:lastRenderedPageBreak/>
        <w:t>Literaturverzeichnis (vorläufig)</w:t>
      </w:r>
    </w:p>
    <w:p w14:paraId="57576F08" w14:textId="77777777" w:rsidR="001666F9" w:rsidRDefault="00000000">
      <w:pPr>
        <w:spacing w:after="160" w:line="360" w:lineRule="auto"/>
      </w:pPr>
      <w:r>
        <w:t>Die folgende Liste enthält die in den Kapiteln 1 und 2 zitierten Quellen. Sie wird im weiteren Verlauf der Arbeit ergänzt und vollständig in Zotero verwaltet.</w:t>
      </w:r>
    </w:p>
    <w:p w14:paraId="504B6E0E"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78C9FB5B"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77BCBDF4"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1ED02910"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32C40230"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2494A7D5"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75F75949"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2D294D97"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24926E4D"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209E4EA6"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743C0580"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3DABFF7A" w14:textId="77777777" w:rsidR="001666F9" w:rsidRPr="000C4A8B" w:rsidRDefault="00000000">
      <w:pPr>
        <w:spacing w:after="120" w:line="360" w:lineRule="auto"/>
        <w:ind w:left="720" w:hanging="720"/>
        <w:rPr>
          <w:lang w:val="en-US"/>
        </w:rPr>
      </w:pPr>
      <w:r>
        <w:rPr>
          <w:lang w:val="en-US"/>
        </w:rPr>
        <w:lastRenderedPageBreak/>
        <w:t>Montag, C., &amp; Elhai, J. D. (2023). On social media design, (online-)time well-spent and addictive behaviors in the age of surveillance capitalism. Current Addiction Reports, 10(4), 384–395. https://doi.org/10.1007/s40429-023-00494-3</w:t>
      </w:r>
    </w:p>
    <w:p w14:paraId="0A74CE74"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3E20F788"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11C4E983"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4A3EF68B"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6C8515EC"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8A7005C"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49C5AC8D"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3F7982FA"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33A27DEC"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7BC59D0C"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6726DF27" w14:textId="77777777" w:rsidR="001666F9" w:rsidRPr="000C4A8B" w:rsidRDefault="00000000">
      <w:pPr>
        <w:spacing w:after="120" w:line="360" w:lineRule="auto"/>
        <w:ind w:left="720" w:hanging="720"/>
        <w:rPr>
          <w:lang w:val="en-US"/>
        </w:rPr>
      </w:pPr>
      <w:r>
        <w:rPr>
          <w:lang w:val="en-US"/>
        </w:rPr>
        <w:lastRenderedPageBreak/>
        <w:t>Sunstein, C. R. (2017). Polarization. In #Republic: Divided democracy in the age of social media (Kap. 3, S. 59–97). Princeton University Press.</w:t>
      </w:r>
    </w:p>
    <w:p w14:paraId="594BB681"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48A55CD0"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0AE66B43"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44AD98B2"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52C7B6B6"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51628" w14:textId="77777777" w:rsidR="00B0488B" w:rsidRDefault="00B0488B">
      <w:r>
        <w:separator/>
      </w:r>
    </w:p>
  </w:endnote>
  <w:endnote w:type="continuationSeparator" w:id="0">
    <w:p w14:paraId="6D68D178" w14:textId="77777777" w:rsidR="00B0488B" w:rsidRDefault="00B04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08CE"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86129"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F4CD"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32EEA" w14:textId="77777777" w:rsidR="00B0488B" w:rsidRDefault="00B0488B">
      <w:r>
        <w:separator/>
      </w:r>
    </w:p>
  </w:footnote>
  <w:footnote w:type="continuationSeparator" w:id="0">
    <w:p w14:paraId="68A1CA79" w14:textId="77777777" w:rsidR="00B0488B" w:rsidRDefault="00B04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B49F"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20FC"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A503"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25EAC"/>
    <w:rsid w:val="0027210F"/>
    <w:rsid w:val="00520102"/>
    <w:rsid w:val="005C13F7"/>
    <w:rsid w:val="00804A5C"/>
    <w:rsid w:val="00B0488B"/>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17497</Words>
  <Characters>110233</Characters>
  <Application>Microsoft Office Word</Application>
  <DocSecurity>0</DocSecurity>
  <Lines>918</Lines>
  <Paragraphs>254</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3</cp:revision>
  <dcterms:created xsi:type="dcterms:W3CDTF">2026-04-25T15:59:00Z</dcterms:created>
  <dcterms:modified xsi:type="dcterms:W3CDTF">2026-06-07T00:40:00Z</dcterms:modified>
</cp:coreProperties>
</file>