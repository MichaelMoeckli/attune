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AF2F4" w14:textId="77777777" w:rsidR="001666F9" w:rsidRDefault="00000000">
      <w:pPr>
        <w:spacing w:before="800" w:after="200"/>
        <w:jc w:val="center"/>
      </w:pPr>
      <w:r>
        <w:rPr>
          <w:b/>
          <w:bCs/>
        </w:rPr>
        <w:t>ZHAW Zürcher Hochschule für Angewandte Wissenschaften</w:t>
      </w:r>
    </w:p>
    <w:p w14:paraId="19874A11" w14:textId="6C2BBD03" w:rsidR="001666F9" w:rsidRDefault="00000000">
      <w:pPr>
        <w:spacing w:after="1200"/>
        <w:jc w:val="center"/>
      </w:pPr>
      <w:r>
        <w:t>School of Management and Law, Institut für Wirtschaftsinformatik</w:t>
      </w:r>
    </w:p>
    <w:p w14:paraId="76313654" w14:textId="68828DC4" w:rsidR="001666F9" w:rsidRDefault="00000000">
      <w:pPr>
        <w:spacing w:after="600"/>
        <w:jc w:val="center"/>
      </w:pPr>
      <w:r>
        <w:rPr>
          <w:b/>
          <w:bCs/>
          <w:sz w:val="28"/>
          <w:szCs w:val="28"/>
        </w:rPr>
        <w:t>Bachelorarbeit</w:t>
      </w:r>
    </w:p>
    <w:p w14:paraId="58FE31A5" w14:textId="77777777" w:rsidR="001666F9" w:rsidRDefault="00000000">
      <w:pPr>
        <w:spacing w:after="80"/>
        <w:jc w:val="center"/>
      </w:pPr>
      <w:r>
        <w:rPr>
          <w:b/>
          <w:bCs/>
          <w:sz w:val="44"/>
          <w:szCs w:val="44"/>
        </w:rPr>
        <w:t>Attune: Nutzerzentrierte Personalisierung</w:t>
      </w:r>
    </w:p>
    <w:p w14:paraId="2AC36DF8" w14:textId="77777777" w:rsidR="001666F9" w:rsidRDefault="00000000">
      <w:pPr>
        <w:spacing w:after="80"/>
        <w:jc w:val="center"/>
      </w:pPr>
      <w:r>
        <w:rPr>
          <w:b/>
          <w:bCs/>
          <w:sz w:val="44"/>
          <w:szCs w:val="44"/>
        </w:rPr>
        <w:t>im vollautomatisierten Radio</w:t>
      </w:r>
    </w:p>
    <w:p w14:paraId="265E9392" w14:textId="77777777" w:rsidR="001666F9" w:rsidRDefault="00000000">
      <w:pPr>
        <w:spacing w:after="1200"/>
        <w:jc w:val="center"/>
      </w:pPr>
      <w:r>
        <w:rPr>
          <w:i/>
          <w:iCs/>
          <w:sz w:val="28"/>
          <w:szCs w:val="28"/>
        </w:rPr>
        <w:t>Eine Konzeptstudie im Kontext von Digital Wellbeing</w:t>
      </w:r>
    </w:p>
    <w:p w14:paraId="154FFEAA" w14:textId="77777777" w:rsidR="001666F9" w:rsidRDefault="00000000">
      <w:pPr>
        <w:spacing w:after="80"/>
        <w:jc w:val="center"/>
      </w:pPr>
      <w:r>
        <w:t>Autor: Michael Möckli</w:t>
      </w:r>
    </w:p>
    <w:p w14:paraId="715ADAEB" w14:textId="77777777" w:rsidR="001666F9" w:rsidRDefault="00000000">
      <w:pPr>
        <w:spacing w:after="80"/>
        <w:jc w:val="center"/>
      </w:pPr>
      <w:r>
        <w:t>Betreuer: Alexandre de Spindler</w:t>
      </w:r>
    </w:p>
    <w:p w14:paraId="458D6DB2" w14:textId="43EF8453" w:rsidR="001666F9" w:rsidRDefault="00000000">
      <w:pPr>
        <w:spacing w:after="200"/>
        <w:jc w:val="center"/>
      </w:pPr>
      <w:r>
        <w:t>Abgabedatum: 17. Juni 2026</w:t>
      </w:r>
    </w:p>
    <w:p w14:paraId="5DB6171C" w14:textId="77777777" w:rsidR="001666F9" w:rsidRDefault="00000000">
      <w:pPr>
        <w:pStyle w:val="berschrift1"/>
        <w:pageBreakBefore/>
      </w:pPr>
      <w:bookmarkStart w:id="0" w:name="_Toc232031577"/>
      <w:r>
        <w:lastRenderedPageBreak/>
        <w:t>Management Summary</w:t>
      </w:r>
      <w:bookmarkEnd w:id="0"/>
    </w:p>
    <w:p w14:paraId="2DA17805" w14:textId="77777777" w:rsidR="001666F9" w:rsidRDefault="00000000">
      <w:pPr>
        <w:spacing w:after="160" w:line="360" w:lineRule="auto"/>
      </w:pPr>
      <w:r>
        <w:t>Digitale Medienplattformen personalisieren Inhalte heute fast ausnahmslos mit dem Ziel, Verweildauer und Interaktion zu maximieren. Die dafür eingesetzten Mechanismen, von impliziten Verhaltensprofilen über endlose Ströme bis zu manipulativen Designmustern, stehen in einem dokumentierten Spannungsverhältnis zum Wohlbefinden der Nutzerinnen und Nutzer: Sie untergraben Autonomie, Zeitsouveränität und psychisches Wohlbefinden. Die vorliegende Bachelorarbeit untersucht deshalb, wie Nutzende ihre Präferenzen bei einem digitalen Medienangebot so angeben können, dass das Ergebnis ihre Bedürfnisse erfüllt und zugleich ihr Wohlbefinden fördert.</w:t>
      </w:r>
    </w:p>
    <w:p w14:paraId="26863268" w14:textId="77777777" w:rsidR="001666F9" w:rsidRDefault="00000000">
      <w:pPr>
        <w:spacing w:after="160" w:line="360" w:lineRule="auto"/>
      </w:pPr>
      <w:r>
        <w:t>Dem Design-Science-Ansatz folgend wurde dazu Attune entwickelt, ein vollautomatisiertes, KI-gestütztes Radio, das denselben Technologie-Stack einsetzt wie engagement-optimierte Plattformen (Sprachmodell, Sprachsynthese, algorithmische Kuratierung), dessen Optimierungsziel jedoch konsequent am Nutzerwohl ausrichtet. Fünf theoretisch verankerte Bausteine prägen das Design: explizite, jederzeit einsehbare Präferenzangaben, eine vollautomatisierte Sendungspipeline von der Nachrichtenaggregation bis zur fertigen Audiosendung, eine Kuratierung mit Vielfalt statt Verweildauer als Zielwert, definierte Sendungen mit hörbarem Ende statt endloser Ströme sowie Transparenz über Quellen und Personalisierungslogik. Der Demonstrator wurde als Webapplikation umgesetzt und erzeugt ohne Erhebung von Verhaltensdaten für jede Person eine individuelle Sendung.</w:t>
      </w:r>
    </w:p>
    <w:p w14:paraId="05488A6A" w14:textId="77777777" w:rsidR="001666F9" w:rsidRDefault="00000000">
      <w:pPr>
        <w:spacing w:after="160" w:line="360" w:lineRule="auto"/>
      </w:pPr>
      <w:r>
        <w:t>Die Validierung erfolgte in drei Strängen: Machbarkeit, Usability und Akzeptanz sowie Wirkung. Empirische Basis sind ein formatives Erstfeedback mit drei Personen und eine Pilotbefragung mit 25 Teilnehmenden nach einmaliger Nutzung. Die Ergebnisse fallen vorsichtig positiv aus: 88 Prozent der Durchläufe verliefen aus Nutzersicht fehlerfrei, der adaptierte Bedienbarkeits-Index liegt mit 82.5 deutlich über dem Erfolgskriterium, und alle vier untersuchungsleitenden Teilfragen erreichen Werte über der Skalenmitte. Am stärksten wirkt die explizite Präferenzangabe auf das Autonomie- und Kompetenzerleben. Verhalten bleibt der unmittelbar berichtete Wohlbefindens-Gewinn beim Erstkontakt; auffällig ist jedoch, dass Personen, die sich von algorithmischen Plattformen «festgehalten» fühlen, ihr Wohlbefinden bei Attune deutlich höher bewerten.</w:t>
      </w:r>
    </w:p>
    <w:p w14:paraId="4AF2B4B0" w14:textId="77777777" w:rsidR="001666F9" w:rsidRDefault="00000000">
      <w:pPr>
        <w:spacing w:after="160" w:line="360" w:lineRule="auto"/>
      </w:pPr>
      <w:r>
        <w:lastRenderedPageBreak/>
        <w:t>Die Arbeit zeigt damit, dass wellbeing-orientierte Personalisierung technisch machbar ist und von den Nutzenden angenommen wird, und verdichtet die Befunde zu vier übertragbaren Designprinzipien: explizite Präferenzangabe über wenige verständliche Stellschrauben, definierte Sessions mit bewusst gesetztem Ende, salient platzierte Transparenz sowie Vielfalt als expliziter Zielwert der Kuratierung. Das Modell ist insbesondere für öffentlich-rechtliche und werbefreie Anbieter anschlussfähig. Empfohlen werden eine Längsschnittstudie zur Prüfung von Gewöhnungseffekten, ein Kontrollvergleich mit einem engagement-optimierten Referenzsystem sowie der gezielte Ausbau des Prototyps (Musikrichtungs-Wahl, Aktualitäts-Guard, native App).</w:t>
      </w:r>
    </w:p>
    <w:p w14:paraId="5C0A95E8" w14:textId="77777777" w:rsidR="001666F9" w:rsidRDefault="00000000">
      <w:pPr>
        <w:pStyle w:val="berschrift1"/>
        <w:pageBreakBefore/>
      </w:pPr>
      <w:bookmarkStart w:id="1" w:name="_Toc232031578"/>
      <w:r>
        <w:lastRenderedPageBreak/>
        <w:t>Inhaltsverzeichnis</w:t>
      </w:r>
      <w:bookmarkEnd w:id="1"/>
    </w:p>
    <w:p w14:paraId="12F5526C" w14:textId="6D44C842" w:rsidR="00735F2C" w:rsidRDefault="00000000">
      <w:pPr>
        <w:pStyle w:val="Verzeichnis1"/>
        <w:tabs>
          <w:tab w:val="right" w:leader="dot" w:pos="8494"/>
        </w:tabs>
        <w:rPr>
          <w:noProof/>
        </w:rPr>
      </w:pPr>
      <w:r>
        <w:fldChar w:fldCharType="begin"/>
      </w:r>
      <w:r>
        <w:instrText xml:space="preserve"> TOC \o "1-3" \h \z \u </w:instrText>
      </w:r>
      <w:r>
        <w:fldChar w:fldCharType="separate"/>
      </w:r>
      <w:hyperlink w:anchor="_Toc232031577" w:history="1">
        <w:r w:rsidR="00735F2C" w:rsidRPr="008313EF">
          <w:rPr>
            <w:rStyle w:val="Hyperlink"/>
            <w:noProof/>
          </w:rPr>
          <w:t>Management Summary</w:t>
        </w:r>
        <w:r w:rsidR="00735F2C">
          <w:rPr>
            <w:noProof/>
            <w:webHidden/>
          </w:rPr>
          <w:tab/>
        </w:r>
        <w:r w:rsidR="00735F2C">
          <w:rPr>
            <w:noProof/>
            <w:webHidden/>
          </w:rPr>
          <w:fldChar w:fldCharType="begin"/>
        </w:r>
        <w:r w:rsidR="00735F2C">
          <w:rPr>
            <w:noProof/>
            <w:webHidden/>
          </w:rPr>
          <w:instrText xml:space="preserve"> PAGEREF _Toc232031577 \h </w:instrText>
        </w:r>
        <w:r w:rsidR="00735F2C">
          <w:rPr>
            <w:noProof/>
            <w:webHidden/>
          </w:rPr>
        </w:r>
        <w:r w:rsidR="00735F2C">
          <w:rPr>
            <w:noProof/>
            <w:webHidden/>
          </w:rPr>
          <w:fldChar w:fldCharType="separate"/>
        </w:r>
        <w:r w:rsidR="00735F2C">
          <w:rPr>
            <w:noProof/>
            <w:webHidden/>
          </w:rPr>
          <w:t>2</w:t>
        </w:r>
        <w:r w:rsidR="00735F2C">
          <w:rPr>
            <w:noProof/>
            <w:webHidden/>
          </w:rPr>
          <w:fldChar w:fldCharType="end"/>
        </w:r>
      </w:hyperlink>
    </w:p>
    <w:p w14:paraId="6867C0B7" w14:textId="20842DE1" w:rsidR="00735F2C" w:rsidRDefault="00735F2C">
      <w:pPr>
        <w:pStyle w:val="Verzeichnis1"/>
        <w:tabs>
          <w:tab w:val="right" w:leader="dot" w:pos="8494"/>
        </w:tabs>
        <w:rPr>
          <w:noProof/>
        </w:rPr>
      </w:pPr>
      <w:hyperlink w:anchor="_Toc232031578" w:history="1">
        <w:r w:rsidRPr="008313EF">
          <w:rPr>
            <w:rStyle w:val="Hyperlink"/>
            <w:noProof/>
          </w:rPr>
          <w:t>Inhaltsverzeichnis</w:t>
        </w:r>
        <w:r>
          <w:rPr>
            <w:noProof/>
            <w:webHidden/>
          </w:rPr>
          <w:tab/>
        </w:r>
        <w:r>
          <w:rPr>
            <w:noProof/>
            <w:webHidden/>
          </w:rPr>
          <w:fldChar w:fldCharType="begin"/>
        </w:r>
        <w:r>
          <w:rPr>
            <w:noProof/>
            <w:webHidden/>
          </w:rPr>
          <w:instrText xml:space="preserve"> PAGEREF _Toc232031578 \h </w:instrText>
        </w:r>
        <w:r>
          <w:rPr>
            <w:noProof/>
            <w:webHidden/>
          </w:rPr>
        </w:r>
        <w:r>
          <w:rPr>
            <w:noProof/>
            <w:webHidden/>
          </w:rPr>
          <w:fldChar w:fldCharType="separate"/>
        </w:r>
        <w:r>
          <w:rPr>
            <w:noProof/>
            <w:webHidden/>
          </w:rPr>
          <w:t>4</w:t>
        </w:r>
        <w:r>
          <w:rPr>
            <w:noProof/>
            <w:webHidden/>
          </w:rPr>
          <w:fldChar w:fldCharType="end"/>
        </w:r>
      </w:hyperlink>
    </w:p>
    <w:p w14:paraId="6F591142" w14:textId="0E80FE69" w:rsidR="00735F2C" w:rsidRDefault="00735F2C">
      <w:pPr>
        <w:pStyle w:val="Verzeichnis1"/>
        <w:tabs>
          <w:tab w:val="right" w:leader="dot" w:pos="8494"/>
        </w:tabs>
        <w:rPr>
          <w:noProof/>
        </w:rPr>
      </w:pPr>
      <w:hyperlink w:anchor="_Toc232031579" w:history="1">
        <w:r w:rsidRPr="008313EF">
          <w:rPr>
            <w:rStyle w:val="Hyperlink"/>
            <w:noProof/>
          </w:rPr>
          <w:t>Abbildungsverzeichnis</w:t>
        </w:r>
        <w:r>
          <w:rPr>
            <w:noProof/>
            <w:webHidden/>
          </w:rPr>
          <w:tab/>
        </w:r>
        <w:r>
          <w:rPr>
            <w:noProof/>
            <w:webHidden/>
          </w:rPr>
          <w:fldChar w:fldCharType="begin"/>
        </w:r>
        <w:r>
          <w:rPr>
            <w:noProof/>
            <w:webHidden/>
          </w:rPr>
          <w:instrText xml:space="preserve"> PAGEREF _Toc232031579 \h </w:instrText>
        </w:r>
        <w:r>
          <w:rPr>
            <w:noProof/>
            <w:webHidden/>
          </w:rPr>
        </w:r>
        <w:r>
          <w:rPr>
            <w:noProof/>
            <w:webHidden/>
          </w:rPr>
          <w:fldChar w:fldCharType="separate"/>
        </w:r>
        <w:r>
          <w:rPr>
            <w:noProof/>
            <w:webHidden/>
          </w:rPr>
          <w:t>7</w:t>
        </w:r>
        <w:r>
          <w:rPr>
            <w:noProof/>
            <w:webHidden/>
          </w:rPr>
          <w:fldChar w:fldCharType="end"/>
        </w:r>
      </w:hyperlink>
    </w:p>
    <w:p w14:paraId="46F7F694" w14:textId="4CFCEF3A" w:rsidR="00735F2C" w:rsidRDefault="00735F2C">
      <w:pPr>
        <w:pStyle w:val="Verzeichnis1"/>
        <w:tabs>
          <w:tab w:val="right" w:leader="dot" w:pos="8494"/>
        </w:tabs>
        <w:rPr>
          <w:noProof/>
        </w:rPr>
      </w:pPr>
      <w:hyperlink w:anchor="_Toc232031580" w:history="1">
        <w:r w:rsidRPr="008313EF">
          <w:rPr>
            <w:rStyle w:val="Hyperlink"/>
            <w:noProof/>
          </w:rPr>
          <w:t>Tabellenverzeichnis</w:t>
        </w:r>
        <w:r>
          <w:rPr>
            <w:noProof/>
            <w:webHidden/>
          </w:rPr>
          <w:tab/>
        </w:r>
        <w:r>
          <w:rPr>
            <w:noProof/>
            <w:webHidden/>
          </w:rPr>
          <w:fldChar w:fldCharType="begin"/>
        </w:r>
        <w:r>
          <w:rPr>
            <w:noProof/>
            <w:webHidden/>
          </w:rPr>
          <w:instrText xml:space="preserve"> PAGEREF _Toc232031580 \h </w:instrText>
        </w:r>
        <w:r>
          <w:rPr>
            <w:noProof/>
            <w:webHidden/>
          </w:rPr>
        </w:r>
        <w:r>
          <w:rPr>
            <w:noProof/>
            <w:webHidden/>
          </w:rPr>
          <w:fldChar w:fldCharType="separate"/>
        </w:r>
        <w:r>
          <w:rPr>
            <w:noProof/>
            <w:webHidden/>
          </w:rPr>
          <w:t>7</w:t>
        </w:r>
        <w:r>
          <w:rPr>
            <w:noProof/>
            <w:webHidden/>
          </w:rPr>
          <w:fldChar w:fldCharType="end"/>
        </w:r>
      </w:hyperlink>
    </w:p>
    <w:p w14:paraId="31BB714B" w14:textId="2638B1EB" w:rsidR="00735F2C" w:rsidRDefault="00735F2C">
      <w:pPr>
        <w:pStyle w:val="Verzeichnis1"/>
        <w:tabs>
          <w:tab w:val="right" w:leader="dot" w:pos="8494"/>
        </w:tabs>
        <w:rPr>
          <w:noProof/>
        </w:rPr>
      </w:pPr>
      <w:hyperlink w:anchor="_Toc232031581" w:history="1">
        <w:r w:rsidRPr="008313EF">
          <w:rPr>
            <w:rStyle w:val="Hyperlink"/>
            <w:noProof/>
          </w:rPr>
          <w:t>Abkürzungsverzeichnis</w:t>
        </w:r>
        <w:r>
          <w:rPr>
            <w:noProof/>
            <w:webHidden/>
          </w:rPr>
          <w:tab/>
        </w:r>
        <w:r>
          <w:rPr>
            <w:noProof/>
            <w:webHidden/>
          </w:rPr>
          <w:fldChar w:fldCharType="begin"/>
        </w:r>
        <w:r>
          <w:rPr>
            <w:noProof/>
            <w:webHidden/>
          </w:rPr>
          <w:instrText xml:space="preserve"> PAGEREF _Toc232031581 \h </w:instrText>
        </w:r>
        <w:r>
          <w:rPr>
            <w:noProof/>
            <w:webHidden/>
          </w:rPr>
        </w:r>
        <w:r>
          <w:rPr>
            <w:noProof/>
            <w:webHidden/>
          </w:rPr>
          <w:fldChar w:fldCharType="separate"/>
        </w:r>
        <w:r>
          <w:rPr>
            <w:noProof/>
            <w:webHidden/>
          </w:rPr>
          <w:t>8</w:t>
        </w:r>
        <w:r>
          <w:rPr>
            <w:noProof/>
            <w:webHidden/>
          </w:rPr>
          <w:fldChar w:fldCharType="end"/>
        </w:r>
      </w:hyperlink>
    </w:p>
    <w:p w14:paraId="7EF628CD" w14:textId="09891792" w:rsidR="00735F2C" w:rsidRDefault="00735F2C">
      <w:pPr>
        <w:pStyle w:val="Verzeichnis1"/>
        <w:tabs>
          <w:tab w:val="right" w:leader="dot" w:pos="8494"/>
        </w:tabs>
        <w:rPr>
          <w:noProof/>
        </w:rPr>
      </w:pPr>
      <w:hyperlink w:anchor="_Toc232031582" w:history="1">
        <w:r w:rsidRPr="008313EF">
          <w:rPr>
            <w:rStyle w:val="Hyperlink"/>
            <w:noProof/>
          </w:rPr>
          <w:t>1  Motivation</w:t>
        </w:r>
        <w:r>
          <w:rPr>
            <w:noProof/>
            <w:webHidden/>
          </w:rPr>
          <w:tab/>
        </w:r>
        <w:r>
          <w:rPr>
            <w:noProof/>
            <w:webHidden/>
          </w:rPr>
          <w:fldChar w:fldCharType="begin"/>
        </w:r>
        <w:r>
          <w:rPr>
            <w:noProof/>
            <w:webHidden/>
          </w:rPr>
          <w:instrText xml:space="preserve"> PAGEREF _Toc232031582 \h </w:instrText>
        </w:r>
        <w:r>
          <w:rPr>
            <w:noProof/>
            <w:webHidden/>
          </w:rPr>
        </w:r>
        <w:r>
          <w:rPr>
            <w:noProof/>
            <w:webHidden/>
          </w:rPr>
          <w:fldChar w:fldCharType="separate"/>
        </w:r>
        <w:r>
          <w:rPr>
            <w:noProof/>
            <w:webHidden/>
          </w:rPr>
          <w:t>9</w:t>
        </w:r>
        <w:r>
          <w:rPr>
            <w:noProof/>
            <w:webHidden/>
          </w:rPr>
          <w:fldChar w:fldCharType="end"/>
        </w:r>
      </w:hyperlink>
    </w:p>
    <w:p w14:paraId="44884984" w14:textId="737D35AD" w:rsidR="00735F2C" w:rsidRDefault="00735F2C">
      <w:pPr>
        <w:pStyle w:val="Verzeichnis2"/>
        <w:tabs>
          <w:tab w:val="right" w:leader="dot" w:pos="8494"/>
        </w:tabs>
        <w:rPr>
          <w:noProof/>
        </w:rPr>
      </w:pPr>
      <w:hyperlink w:anchor="_Toc232031583" w:history="1">
        <w:r w:rsidRPr="008313EF">
          <w:rPr>
            <w:rStyle w:val="Hyperlink"/>
            <w:noProof/>
          </w:rPr>
          <w:t>1.1  Das Spannungsfeld zwischen Nutzer und Anbieter</w:t>
        </w:r>
        <w:r>
          <w:rPr>
            <w:noProof/>
            <w:webHidden/>
          </w:rPr>
          <w:tab/>
        </w:r>
        <w:r>
          <w:rPr>
            <w:noProof/>
            <w:webHidden/>
          </w:rPr>
          <w:fldChar w:fldCharType="begin"/>
        </w:r>
        <w:r>
          <w:rPr>
            <w:noProof/>
            <w:webHidden/>
          </w:rPr>
          <w:instrText xml:space="preserve"> PAGEREF _Toc232031583 \h </w:instrText>
        </w:r>
        <w:r>
          <w:rPr>
            <w:noProof/>
            <w:webHidden/>
          </w:rPr>
        </w:r>
        <w:r>
          <w:rPr>
            <w:noProof/>
            <w:webHidden/>
          </w:rPr>
          <w:fldChar w:fldCharType="separate"/>
        </w:r>
        <w:r>
          <w:rPr>
            <w:noProof/>
            <w:webHidden/>
          </w:rPr>
          <w:t>9</w:t>
        </w:r>
        <w:r>
          <w:rPr>
            <w:noProof/>
            <w:webHidden/>
          </w:rPr>
          <w:fldChar w:fldCharType="end"/>
        </w:r>
      </w:hyperlink>
    </w:p>
    <w:p w14:paraId="3B792F56" w14:textId="64FC1B0F" w:rsidR="00735F2C" w:rsidRDefault="00735F2C">
      <w:pPr>
        <w:pStyle w:val="Verzeichnis2"/>
        <w:tabs>
          <w:tab w:val="right" w:leader="dot" w:pos="8494"/>
        </w:tabs>
        <w:rPr>
          <w:noProof/>
        </w:rPr>
      </w:pPr>
      <w:hyperlink w:anchor="_Toc232031584" w:history="1">
        <w:r w:rsidRPr="008313EF">
          <w:rPr>
            <w:rStyle w:val="Hyperlink"/>
            <w:noProof/>
          </w:rPr>
          <w:t>1.2  Das Geschäftsmodell der Aufmerksamkeitsökonomie</w:t>
        </w:r>
        <w:r>
          <w:rPr>
            <w:noProof/>
            <w:webHidden/>
          </w:rPr>
          <w:tab/>
        </w:r>
        <w:r>
          <w:rPr>
            <w:noProof/>
            <w:webHidden/>
          </w:rPr>
          <w:fldChar w:fldCharType="begin"/>
        </w:r>
        <w:r>
          <w:rPr>
            <w:noProof/>
            <w:webHidden/>
          </w:rPr>
          <w:instrText xml:space="preserve"> PAGEREF _Toc232031584 \h </w:instrText>
        </w:r>
        <w:r>
          <w:rPr>
            <w:noProof/>
            <w:webHidden/>
          </w:rPr>
        </w:r>
        <w:r>
          <w:rPr>
            <w:noProof/>
            <w:webHidden/>
          </w:rPr>
          <w:fldChar w:fldCharType="separate"/>
        </w:r>
        <w:r>
          <w:rPr>
            <w:noProof/>
            <w:webHidden/>
          </w:rPr>
          <w:t>10</w:t>
        </w:r>
        <w:r>
          <w:rPr>
            <w:noProof/>
            <w:webHidden/>
          </w:rPr>
          <w:fldChar w:fldCharType="end"/>
        </w:r>
      </w:hyperlink>
    </w:p>
    <w:p w14:paraId="3319BCAD" w14:textId="3D8BC0A6" w:rsidR="00735F2C" w:rsidRDefault="00735F2C">
      <w:pPr>
        <w:pStyle w:val="Verzeichnis2"/>
        <w:tabs>
          <w:tab w:val="right" w:leader="dot" w:pos="8494"/>
        </w:tabs>
        <w:rPr>
          <w:noProof/>
        </w:rPr>
      </w:pPr>
      <w:hyperlink w:anchor="_Toc232031585" w:history="1">
        <w:r w:rsidRPr="008313EF">
          <w:rPr>
            <w:rStyle w:val="Hyperlink"/>
            <w:noProof/>
          </w:rPr>
          <w:t>1.3  Manipulative Designmuster</w:t>
        </w:r>
        <w:r>
          <w:rPr>
            <w:noProof/>
            <w:webHidden/>
          </w:rPr>
          <w:tab/>
        </w:r>
        <w:r>
          <w:rPr>
            <w:noProof/>
            <w:webHidden/>
          </w:rPr>
          <w:fldChar w:fldCharType="begin"/>
        </w:r>
        <w:r>
          <w:rPr>
            <w:noProof/>
            <w:webHidden/>
          </w:rPr>
          <w:instrText xml:space="preserve"> PAGEREF _Toc232031585 \h </w:instrText>
        </w:r>
        <w:r>
          <w:rPr>
            <w:noProof/>
            <w:webHidden/>
          </w:rPr>
        </w:r>
        <w:r>
          <w:rPr>
            <w:noProof/>
            <w:webHidden/>
          </w:rPr>
          <w:fldChar w:fldCharType="separate"/>
        </w:r>
        <w:r>
          <w:rPr>
            <w:noProof/>
            <w:webHidden/>
          </w:rPr>
          <w:t>10</w:t>
        </w:r>
        <w:r>
          <w:rPr>
            <w:noProof/>
            <w:webHidden/>
          </w:rPr>
          <w:fldChar w:fldCharType="end"/>
        </w:r>
      </w:hyperlink>
    </w:p>
    <w:p w14:paraId="7D6808CB" w14:textId="4F921DFC" w:rsidR="00735F2C" w:rsidRDefault="00735F2C">
      <w:pPr>
        <w:pStyle w:val="Verzeichnis2"/>
        <w:tabs>
          <w:tab w:val="right" w:leader="dot" w:pos="8494"/>
        </w:tabs>
        <w:rPr>
          <w:noProof/>
        </w:rPr>
      </w:pPr>
      <w:hyperlink w:anchor="_Toc232031586" w:history="1">
        <w:r w:rsidRPr="008313EF">
          <w:rPr>
            <w:rStyle w:val="Hyperlink"/>
            <w:noProof/>
          </w:rPr>
          <w:t>1.4  Filterblasen, Echokammern und Polarisierung</w:t>
        </w:r>
        <w:r>
          <w:rPr>
            <w:noProof/>
            <w:webHidden/>
          </w:rPr>
          <w:tab/>
        </w:r>
        <w:r>
          <w:rPr>
            <w:noProof/>
            <w:webHidden/>
          </w:rPr>
          <w:fldChar w:fldCharType="begin"/>
        </w:r>
        <w:r>
          <w:rPr>
            <w:noProof/>
            <w:webHidden/>
          </w:rPr>
          <w:instrText xml:space="preserve"> PAGEREF _Toc232031586 \h </w:instrText>
        </w:r>
        <w:r>
          <w:rPr>
            <w:noProof/>
            <w:webHidden/>
          </w:rPr>
        </w:r>
        <w:r>
          <w:rPr>
            <w:noProof/>
            <w:webHidden/>
          </w:rPr>
          <w:fldChar w:fldCharType="separate"/>
        </w:r>
        <w:r>
          <w:rPr>
            <w:noProof/>
            <w:webHidden/>
          </w:rPr>
          <w:t>11</w:t>
        </w:r>
        <w:r>
          <w:rPr>
            <w:noProof/>
            <w:webHidden/>
          </w:rPr>
          <w:fldChar w:fldCharType="end"/>
        </w:r>
      </w:hyperlink>
    </w:p>
    <w:p w14:paraId="1B264CAF" w14:textId="7DE57F00" w:rsidR="00735F2C" w:rsidRDefault="00735F2C">
      <w:pPr>
        <w:pStyle w:val="Verzeichnis2"/>
        <w:tabs>
          <w:tab w:val="right" w:leader="dot" w:pos="8494"/>
        </w:tabs>
        <w:rPr>
          <w:noProof/>
        </w:rPr>
      </w:pPr>
      <w:hyperlink w:anchor="_Toc232031587" w:history="1">
        <w:r w:rsidRPr="008313EF">
          <w:rPr>
            <w:rStyle w:val="Hyperlink"/>
            <w:noProof/>
          </w:rPr>
          <w:t>1.5  Psychisches Wohlbefinden und Suchtverhalten</w:t>
        </w:r>
        <w:r>
          <w:rPr>
            <w:noProof/>
            <w:webHidden/>
          </w:rPr>
          <w:tab/>
        </w:r>
        <w:r>
          <w:rPr>
            <w:noProof/>
            <w:webHidden/>
          </w:rPr>
          <w:fldChar w:fldCharType="begin"/>
        </w:r>
        <w:r>
          <w:rPr>
            <w:noProof/>
            <w:webHidden/>
          </w:rPr>
          <w:instrText xml:space="preserve"> PAGEREF _Toc232031587 \h </w:instrText>
        </w:r>
        <w:r>
          <w:rPr>
            <w:noProof/>
            <w:webHidden/>
          </w:rPr>
        </w:r>
        <w:r>
          <w:rPr>
            <w:noProof/>
            <w:webHidden/>
          </w:rPr>
          <w:fldChar w:fldCharType="separate"/>
        </w:r>
        <w:r>
          <w:rPr>
            <w:noProof/>
            <w:webHidden/>
          </w:rPr>
          <w:t>12</w:t>
        </w:r>
        <w:r>
          <w:rPr>
            <w:noProof/>
            <w:webHidden/>
          </w:rPr>
          <w:fldChar w:fldCharType="end"/>
        </w:r>
      </w:hyperlink>
    </w:p>
    <w:p w14:paraId="27588FA5" w14:textId="66D82704" w:rsidR="00735F2C" w:rsidRDefault="00735F2C">
      <w:pPr>
        <w:pStyle w:val="Verzeichnis2"/>
        <w:tabs>
          <w:tab w:val="right" w:leader="dot" w:pos="8494"/>
        </w:tabs>
        <w:rPr>
          <w:noProof/>
        </w:rPr>
      </w:pPr>
      <w:hyperlink w:anchor="_Toc232031588" w:history="1">
        <w:r w:rsidRPr="008313EF">
          <w:rPr>
            <w:rStyle w:val="Hyperlink"/>
            <w:noProof/>
          </w:rPr>
          <w:t>1.6  Verlust der Nutzerautonomie</w:t>
        </w:r>
        <w:r>
          <w:rPr>
            <w:noProof/>
            <w:webHidden/>
          </w:rPr>
          <w:tab/>
        </w:r>
        <w:r>
          <w:rPr>
            <w:noProof/>
            <w:webHidden/>
          </w:rPr>
          <w:fldChar w:fldCharType="begin"/>
        </w:r>
        <w:r>
          <w:rPr>
            <w:noProof/>
            <w:webHidden/>
          </w:rPr>
          <w:instrText xml:space="preserve"> PAGEREF _Toc232031588 \h </w:instrText>
        </w:r>
        <w:r>
          <w:rPr>
            <w:noProof/>
            <w:webHidden/>
          </w:rPr>
        </w:r>
        <w:r>
          <w:rPr>
            <w:noProof/>
            <w:webHidden/>
          </w:rPr>
          <w:fldChar w:fldCharType="separate"/>
        </w:r>
        <w:r>
          <w:rPr>
            <w:noProof/>
            <w:webHidden/>
          </w:rPr>
          <w:t>12</w:t>
        </w:r>
        <w:r>
          <w:rPr>
            <w:noProof/>
            <w:webHidden/>
          </w:rPr>
          <w:fldChar w:fldCharType="end"/>
        </w:r>
      </w:hyperlink>
    </w:p>
    <w:p w14:paraId="0B8B7E04" w14:textId="5ED2EF48" w:rsidR="00735F2C" w:rsidRDefault="00735F2C">
      <w:pPr>
        <w:pStyle w:val="Verzeichnis2"/>
        <w:tabs>
          <w:tab w:val="right" w:leader="dot" w:pos="8494"/>
        </w:tabs>
        <w:rPr>
          <w:noProof/>
        </w:rPr>
      </w:pPr>
      <w:hyperlink w:anchor="_Toc232031589" w:history="1">
        <w:r w:rsidRPr="008313EF">
          <w:rPr>
            <w:rStyle w:val="Hyperlink"/>
            <w:noProof/>
          </w:rPr>
          <w:t>1.7  Zwischenfazit: Der Kern des Problems</w:t>
        </w:r>
        <w:r>
          <w:rPr>
            <w:noProof/>
            <w:webHidden/>
          </w:rPr>
          <w:tab/>
        </w:r>
        <w:r>
          <w:rPr>
            <w:noProof/>
            <w:webHidden/>
          </w:rPr>
          <w:fldChar w:fldCharType="begin"/>
        </w:r>
        <w:r>
          <w:rPr>
            <w:noProof/>
            <w:webHidden/>
          </w:rPr>
          <w:instrText xml:space="preserve"> PAGEREF _Toc232031589 \h </w:instrText>
        </w:r>
        <w:r>
          <w:rPr>
            <w:noProof/>
            <w:webHidden/>
          </w:rPr>
        </w:r>
        <w:r>
          <w:rPr>
            <w:noProof/>
            <w:webHidden/>
          </w:rPr>
          <w:fldChar w:fldCharType="separate"/>
        </w:r>
        <w:r>
          <w:rPr>
            <w:noProof/>
            <w:webHidden/>
          </w:rPr>
          <w:t>13</w:t>
        </w:r>
        <w:r>
          <w:rPr>
            <w:noProof/>
            <w:webHidden/>
          </w:rPr>
          <w:fldChar w:fldCharType="end"/>
        </w:r>
      </w:hyperlink>
    </w:p>
    <w:p w14:paraId="016E2777" w14:textId="783C1611" w:rsidR="00735F2C" w:rsidRDefault="00735F2C">
      <w:pPr>
        <w:pStyle w:val="Verzeichnis1"/>
        <w:tabs>
          <w:tab w:val="right" w:leader="dot" w:pos="8494"/>
        </w:tabs>
        <w:rPr>
          <w:noProof/>
        </w:rPr>
      </w:pPr>
      <w:hyperlink w:anchor="_Toc232031590" w:history="1">
        <w:r w:rsidRPr="008313EF">
          <w:rPr>
            <w:rStyle w:val="Hyperlink"/>
            <w:noProof/>
          </w:rPr>
          <w:t>2  Background</w:t>
        </w:r>
        <w:r>
          <w:rPr>
            <w:noProof/>
            <w:webHidden/>
          </w:rPr>
          <w:tab/>
        </w:r>
        <w:r>
          <w:rPr>
            <w:noProof/>
            <w:webHidden/>
          </w:rPr>
          <w:fldChar w:fldCharType="begin"/>
        </w:r>
        <w:r>
          <w:rPr>
            <w:noProof/>
            <w:webHidden/>
          </w:rPr>
          <w:instrText xml:space="preserve"> PAGEREF _Toc232031590 \h </w:instrText>
        </w:r>
        <w:r>
          <w:rPr>
            <w:noProof/>
            <w:webHidden/>
          </w:rPr>
        </w:r>
        <w:r>
          <w:rPr>
            <w:noProof/>
            <w:webHidden/>
          </w:rPr>
          <w:fldChar w:fldCharType="separate"/>
        </w:r>
        <w:r>
          <w:rPr>
            <w:noProof/>
            <w:webHidden/>
          </w:rPr>
          <w:t>15</w:t>
        </w:r>
        <w:r>
          <w:rPr>
            <w:noProof/>
            <w:webHidden/>
          </w:rPr>
          <w:fldChar w:fldCharType="end"/>
        </w:r>
      </w:hyperlink>
    </w:p>
    <w:p w14:paraId="79ECA2B2" w14:textId="6B7EA25C" w:rsidR="00735F2C" w:rsidRDefault="00735F2C">
      <w:pPr>
        <w:pStyle w:val="Verzeichnis2"/>
        <w:tabs>
          <w:tab w:val="right" w:leader="dot" w:pos="8494"/>
        </w:tabs>
        <w:rPr>
          <w:noProof/>
        </w:rPr>
      </w:pPr>
      <w:hyperlink w:anchor="_Toc232031591" w:history="1">
        <w:r w:rsidRPr="008313EF">
          <w:rPr>
            <w:rStyle w:val="Hyperlink"/>
            <w:noProof/>
          </w:rPr>
          <w:t>2.1  Bedürfnisse und Motivationen der Akteure</w:t>
        </w:r>
        <w:r>
          <w:rPr>
            <w:noProof/>
            <w:webHidden/>
          </w:rPr>
          <w:tab/>
        </w:r>
        <w:r>
          <w:rPr>
            <w:noProof/>
            <w:webHidden/>
          </w:rPr>
          <w:fldChar w:fldCharType="begin"/>
        </w:r>
        <w:r>
          <w:rPr>
            <w:noProof/>
            <w:webHidden/>
          </w:rPr>
          <w:instrText xml:space="preserve"> PAGEREF _Toc232031591 \h </w:instrText>
        </w:r>
        <w:r>
          <w:rPr>
            <w:noProof/>
            <w:webHidden/>
          </w:rPr>
        </w:r>
        <w:r>
          <w:rPr>
            <w:noProof/>
            <w:webHidden/>
          </w:rPr>
          <w:fldChar w:fldCharType="separate"/>
        </w:r>
        <w:r>
          <w:rPr>
            <w:noProof/>
            <w:webHidden/>
          </w:rPr>
          <w:t>15</w:t>
        </w:r>
        <w:r>
          <w:rPr>
            <w:noProof/>
            <w:webHidden/>
          </w:rPr>
          <w:fldChar w:fldCharType="end"/>
        </w:r>
      </w:hyperlink>
    </w:p>
    <w:p w14:paraId="062A75CA" w14:textId="2E55B31D" w:rsidR="00735F2C" w:rsidRDefault="00735F2C">
      <w:pPr>
        <w:pStyle w:val="Verzeichnis3"/>
        <w:tabs>
          <w:tab w:val="right" w:leader="dot" w:pos="8494"/>
        </w:tabs>
        <w:rPr>
          <w:noProof/>
        </w:rPr>
      </w:pPr>
      <w:hyperlink w:anchor="_Toc232031592" w:history="1">
        <w:r w:rsidRPr="008313EF">
          <w:rPr>
            <w:rStyle w:val="Hyperlink"/>
            <w:noProof/>
          </w:rPr>
          <w:t>2.1.1  Anbieterseite</w:t>
        </w:r>
        <w:r>
          <w:rPr>
            <w:noProof/>
            <w:webHidden/>
          </w:rPr>
          <w:tab/>
        </w:r>
        <w:r>
          <w:rPr>
            <w:noProof/>
            <w:webHidden/>
          </w:rPr>
          <w:fldChar w:fldCharType="begin"/>
        </w:r>
        <w:r>
          <w:rPr>
            <w:noProof/>
            <w:webHidden/>
          </w:rPr>
          <w:instrText xml:space="preserve"> PAGEREF _Toc232031592 \h </w:instrText>
        </w:r>
        <w:r>
          <w:rPr>
            <w:noProof/>
            <w:webHidden/>
          </w:rPr>
        </w:r>
        <w:r>
          <w:rPr>
            <w:noProof/>
            <w:webHidden/>
          </w:rPr>
          <w:fldChar w:fldCharType="separate"/>
        </w:r>
        <w:r>
          <w:rPr>
            <w:noProof/>
            <w:webHidden/>
          </w:rPr>
          <w:t>15</w:t>
        </w:r>
        <w:r>
          <w:rPr>
            <w:noProof/>
            <w:webHidden/>
          </w:rPr>
          <w:fldChar w:fldCharType="end"/>
        </w:r>
      </w:hyperlink>
    </w:p>
    <w:p w14:paraId="25F56D6C" w14:textId="2FF4F808" w:rsidR="00735F2C" w:rsidRDefault="00735F2C">
      <w:pPr>
        <w:pStyle w:val="Verzeichnis3"/>
        <w:tabs>
          <w:tab w:val="right" w:leader="dot" w:pos="8494"/>
        </w:tabs>
        <w:rPr>
          <w:noProof/>
        </w:rPr>
      </w:pPr>
      <w:hyperlink w:anchor="_Toc232031593" w:history="1">
        <w:r w:rsidRPr="008313EF">
          <w:rPr>
            <w:rStyle w:val="Hyperlink"/>
            <w:noProof/>
          </w:rPr>
          <w:t>2.1.2  Nutzerseite</w:t>
        </w:r>
        <w:r>
          <w:rPr>
            <w:noProof/>
            <w:webHidden/>
          </w:rPr>
          <w:tab/>
        </w:r>
        <w:r>
          <w:rPr>
            <w:noProof/>
            <w:webHidden/>
          </w:rPr>
          <w:fldChar w:fldCharType="begin"/>
        </w:r>
        <w:r>
          <w:rPr>
            <w:noProof/>
            <w:webHidden/>
          </w:rPr>
          <w:instrText xml:space="preserve"> PAGEREF _Toc232031593 \h </w:instrText>
        </w:r>
        <w:r>
          <w:rPr>
            <w:noProof/>
            <w:webHidden/>
          </w:rPr>
        </w:r>
        <w:r>
          <w:rPr>
            <w:noProof/>
            <w:webHidden/>
          </w:rPr>
          <w:fldChar w:fldCharType="separate"/>
        </w:r>
        <w:r>
          <w:rPr>
            <w:noProof/>
            <w:webHidden/>
          </w:rPr>
          <w:t>15</w:t>
        </w:r>
        <w:r>
          <w:rPr>
            <w:noProof/>
            <w:webHidden/>
          </w:rPr>
          <w:fldChar w:fldCharType="end"/>
        </w:r>
      </w:hyperlink>
    </w:p>
    <w:p w14:paraId="53739410" w14:textId="0F9743C5" w:rsidR="00735F2C" w:rsidRDefault="00735F2C">
      <w:pPr>
        <w:pStyle w:val="Verzeichnis2"/>
        <w:tabs>
          <w:tab w:val="right" w:leader="dot" w:pos="8494"/>
        </w:tabs>
        <w:rPr>
          <w:noProof/>
        </w:rPr>
      </w:pPr>
      <w:hyperlink w:anchor="_Toc232031594" w:history="1">
        <w:r w:rsidRPr="008313EF">
          <w:rPr>
            <w:rStyle w:val="Hyperlink"/>
            <w:noProof/>
          </w:rPr>
          <w:t>2.2  Mechanismen digitaler Medienangebote</w:t>
        </w:r>
        <w:r>
          <w:rPr>
            <w:noProof/>
            <w:webHidden/>
          </w:rPr>
          <w:tab/>
        </w:r>
        <w:r>
          <w:rPr>
            <w:noProof/>
            <w:webHidden/>
          </w:rPr>
          <w:fldChar w:fldCharType="begin"/>
        </w:r>
        <w:r>
          <w:rPr>
            <w:noProof/>
            <w:webHidden/>
          </w:rPr>
          <w:instrText xml:space="preserve"> PAGEREF _Toc232031594 \h </w:instrText>
        </w:r>
        <w:r>
          <w:rPr>
            <w:noProof/>
            <w:webHidden/>
          </w:rPr>
        </w:r>
        <w:r>
          <w:rPr>
            <w:noProof/>
            <w:webHidden/>
          </w:rPr>
          <w:fldChar w:fldCharType="separate"/>
        </w:r>
        <w:r>
          <w:rPr>
            <w:noProof/>
            <w:webHidden/>
          </w:rPr>
          <w:t>16</w:t>
        </w:r>
        <w:r>
          <w:rPr>
            <w:noProof/>
            <w:webHidden/>
          </w:rPr>
          <w:fldChar w:fldCharType="end"/>
        </w:r>
      </w:hyperlink>
    </w:p>
    <w:p w14:paraId="1403FCC3" w14:textId="24974D5C" w:rsidR="00735F2C" w:rsidRDefault="00735F2C">
      <w:pPr>
        <w:pStyle w:val="Verzeichnis3"/>
        <w:tabs>
          <w:tab w:val="right" w:leader="dot" w:pos="8494"/>
        </w:tabs>
        <w:rPr>
          <w:noProof/>
        </w:rPr>
      </w:pPr>
      <w:hyperlink w:anchor="_Toc232031595" w:history="1">
        <w:r w:rsidRPr="008313EF">
          <w:rPr>
            <w:rStyle w:val="Hyperlink"/>
            <w:noProof/>
          </w:rPr>
          <w:t>2.2.1  Klassifikation und Ontologien</w:t>
        </w:r>
        <w:r>
          <w:rPr>
            <w:noProof/>
            <w:webHidden/>
          </w:rPr>
          <w:tab/>
        </w:r>
        <w:r>
          <w:rPr>
            <w:noProof/>
            <w:webHidden/>
          </w:rPr>
          <w:fldChar w:fldCharType="begin"/>
        </w:r>
        <w:r>
          <w:rPr>
            <w:noProof/>
            <w:webHidden/>
          </w:rPr>
          <w:instrText xml:space="preserve"> PAGEREF _Toc232031595 \h </w:instrText>
        </w:r>
        <w:r>
          <w:rPr>
            <w:noProof/>
            <w:webHidden/>
          </w:rPr>
        </w:r>
        <w:r>
          <w:rPr>
            <w:noProof/>
            <w:webHidden/>
          </w:rPr>
          <w:fldChar w:fldCharType="separate"/>
        </w:r>
        <w:r>
          <w:rPr>
            <w:noProof/>
            <w:webHidden/>
          </w:rPr>
          <w:t>16</w:t>
        </w:r>
        <w:r>
          <w:rPr>
            <w:noProof/>
            <w:webHidden/>
          </w:rPr>
          <w:fldChar w:fldCharType="end"/>
        </w:r>
      </w:hyperlink>
    </w:p>
    <w:p w14:paraId="78047B3C" w14:textId="47F6DAE5" w:rsidR="00735F2C" w:rsidRDefault="00735F2C">
      <w:pPr>
        <w:pStyle w:val="Verzeichnis3"/>
        <w:tabs>
          <w:tab w:val="right" w:leader="dot" w:pos="8494"/>
        </w:tabs>
        <w:rPr>
          <w:noProof/>
        </w:rPr>
      </w:pPr>
      <w:hyperlink w:anchor="_Toc232031596" w:history="1">
        <w:r w:rsidRPr="008313EF">
          <w:rPr>
            <w:rStyle w:val="Hyperlink"/>
            <w:noProof/>
          </w:rPr>
          <w:t>2.2.2  Suche</w:t>
        </w:r>
        <w:r>
          <w:rPr>
            <w:noProof/>
            <w:webHidden/>
          </w:rPr>
          <w:tab/>
        </w:r>
        <w:r>
          <w:rPr>
            <w:noProof/>
            <w:webHidden/>
          </w:rPr>
          <w:fldChar w:fldCharType="begin"/>
        </w:r>
        <w:r>
          <w:rPr>
            <w:noProof/>
            <w:webHidden/>
          </w:rPr>
          <w:instrText xml:space="preserve"> PAGEREF _Toc232031596 \h </w:instrText>
        </w:r>
        <w:r>
          <w:rPr>
            <w:noProof/>
            <w:webHidden/>
          </w:rPr>
        </w:r>
        <w:r>
          <w:rPr>
            <w:noProof/>
            <w:webHidden/>
          </w:rPr>
          <w:fldChar w:fldCharType="separate"/>
        </w:r>
        <w:r>
          <w:rPr>
            <w:noProof/>
            <w:webHidden/>
          </w:rPr>
          <w:t>17</w:t>
        </w:r>
        <w:r>
          <w:rPr>
            <w:noProof/>
            <w:webHidden/>
          </w:rPr>
          <w:fldChar w:fldCharType="end"/>
        </w:r>
      </w:hyperlink>
    </w:p>
    <w:p w14:paraId="5EF8A80D" w14:textId="5F72E34E" w:rsidR="00735F2C" w:rsidRDefault="00735F2C">
      <w:pPr>
        <w:pStyle w:val="Verzeichnis3"/>
        <w:tabs>
          <w:tab w:val="right" w:leader="dot" w:pos="8494"/>
        </w:tabs>
        <w:rPr>
          <w:noProof/>
        </w:rPr>
      </w:pPr>
      <w:hyperlink w:anchor="_Toc232031597" w:history="1">
        <w:r w:rsidRPr="008313EF">
          <w:rPr>
            <w:rStyle w:val="Hyperlink"/>
            <w:noProof/>
          </w:rPr>
          <w:t>2.2.3  Empfehlungssysteme</w:t>
        </w:r>
        <w:r>
          <w:rPr>
            <w:noProof/>
            <w:webHidden/>
          </w:rPr>
          <w:tab/>
        </w:r>
        <w:r>
          <w:rPr>
            <w:noProof/>
            <w:webHidden/>
          </w:rPr>
          <w:fldChar w:fldCharType="begin"/>
        </w:r>
        <w:r>
          <w:rPr>
            <w:noProof/>
            <w:webHidden/>
          </w:rPr>
          <w:instrText xml:space="preserve"> PAGEREF _Toc232031597 \h </w:instrText>
        </w:r>
        <w:r>
          <w:rPr>
            <w:noProof/>
            <w:webHidden/>
          </w:rPr>
        </w:r>
        <w:r>
          <w:rPr>
            <w:noProof/>
            <w:webHidden/>
          </w:rPr>
          <w:fldChar w:fldCharType="separate"/>
        </w:r>
        <w:r>
          <w:rPr>
            <w:noProof/>
            <w:webHidden/>
          </w:rPr>
          <w:t>17</w:t>
        </w:r>
        <w:r>
          <w:rPr>
            <w:noProof/>
            <w:webHidden/>
          </w:rPr>
          <w:fldChar w:fldCharType="end"/>
        </w:r>
      </w:hyperlink>
    </w:p>
    <w:p w14:paraId="0453F349" w14:textId="3778AAB1" w:rsidR="00735F2C" w:rsidRDefault="00735F2C">
      <w:pPr>
        <w:pStyle w:val="Verzeichnis3"/>
        <w:tabs>
          <w:tab w:val="right" w:leader="dot" w:pos="8494"/>
        </w:tabs>
        <w:rPr>
          <w:noProof/>
        </w:rPr>
      </w:pPr>
      <w:hyperlink w:anchor="_Toc232031598" w:history="1">
        <w:r w:rsidRPr="008313EF">
          <w:rPr>
            <w:rStyle w:val="Hyperlink"/>
            <w:noProof/>
          </w:rPr>
          <w:t>2.2.4  Personalisierung und Feed-Kuration</w:t>
        </w:r>
        <w:r>
          <w:rPr>
            <w:noProof/>
            <w:webHidden/>
          </w:rPr>
          <w:tab/>
        </w:r>
        <w:r>
          <w:rPr>
            <w:noProof/>
            <w:webHidden/>
          </w:rPr>
          <w:fldChar w:fldCharType="begin"/>
        </w:r>
        <w:r>
          <w:rPr>
            <w:noProof/>
            <w:webHidden/>
          </w:rPr>
          <w:instrText xml:space="preserve"> PAGEREF _Toc232031598 \h </w:instrText>
        </w:r>
        <w:r>
          <w:rPr>
            <w:noProof/>
            <w:webHidden/>
          </w:rPr>
        </w:r>
        <w:r>
          <w:rPr>
            <w:noProof/>
            <w:webHidden/>
          </w:rPr>
          <w:fldChar w:fldCharType="separate"/>
        </w:r>
        <w:r>
          <w:rPr>
            <w:noProof/>
            <w:webHidden/>
          </w:rPr>
          <w:t>18</w:t>
        </w:r>
        <w:r>
          <w:rPr>
            <w:noProof/>
            <w:webHidden/>
          </w:rPr>
          <w:fldChar w:fldCharType="end"/>
        </w:r>
      </w:hyperlink>
    </w:p>
    <w:p w14:paraId="23A8F4F6" w14:textId="4A300D21" w:rsidR="00735F2C" w:rsidRDefault="00735F2C">
      <w:pPr>
        <w:pStyle w:val="Verzeichnis3"/>
        <w:tabs>
          <w:tab w:val="right" w:leader="dot" w:pos="8494"/>
        </w:tabs>
        <w:rPr>
          <w:noProof/>
        </w:rPr>
      </w:pPr>
      <w:hyperlink w:anchor="_Toc232031599" w:history="1">
        <w:r w:rsidRPr="008313EF">
          <w:rPr>
            <w:rStyle w:val="Hyperlink"/>
            <w:noProof/>
          </w:rPr>
          <w:t>2.2.5  Sharing und soziale Mechanismen</w:t>
        </w:r>
        <w:r>
          <w:rPr>
            <w:noProof/>
            <w:webHidden/>
          </w:rPr>
          <w:tab/>
        </w:r>
        <w:r>
          <w:rPr>
            <w:noProof/>
            <w:webHidden/>
          </w:rPr>
          <w:fldChar w:fldCharType="begin"/>
        </w:r>
        <w:r>
          <w:rPr>
            <w:noProof/>
            <w:webHidden/>
          </w:rPr>
          <w:instrText xml:space="preserve"> PAGEREF _Toc232031599 \h </w:instrText>
        </w:r>
        <w:r>
          <w:rPr>
            <w:noProof/>
            <w:webHidden/>
          </w:rPr>
        </w:r>
        <w:r>
          <w:rPr>
            <w:noProof/>
            <w:webHidden/>
          </w:rPr>
          <w:fldChar w:fldCharType="separate"/>
        </w:r>
        <w:r>
          <w:rPr>
            <w:noProof/>
            <w:webHidden/>
          </w:rPr>
          <w:t>18</w:t>
        </w:r>
        <w:r>
          <w:rPr>
            <w:noProof/>
            <w:webHidden/>
          </w:rPr>
          <w:fldChar w:fldCharType="end"/>
        </w:r>
      </w:hyperlink>
    </w:p>
    <w:p w14:paraId="23CA591C" w14:textId="00FBCBFC" w:rsidR="00735F2C" w:rsidRDefault="00735F2C">
      <w:pPr>
        <w:pStyle w:val="Verzeichnis3"/>
        <w:tabs>
          <w:tab w:val="right" w:leader="dot" w:pos="8494"/>
        </w:tabs>
        <w:rPr>
          <w:noProof/>
        </w:rPr>
      </w:pPr>
      <w:hyperlink w:anchor="_Toc232031600" w:history="1">
        <w:r w:rsidRPr="008313EF">
          <w:rPr>
            <w:rStyle w:val="Hyperlink"/>
            <w:noProof/>
          </w:rPr>
          <w:t>2.2.6  Persuasive Design und Nudging</w:t>
        </w:r>
        <w:r>
          <w:rPr>
            <w:noProof/>
            <w:webHidden/>
          </w:rPr>
          <w:tab/>
        </w:r>
        <w:r>
          <w:rPr>
            <w:noProof/>
            <w:webHidden/>
          </w:rPr>
          <w:fldChar w:fldCharType="begin"/>
        </w:r>
        <w:r>
          <w:rPr>
            <w:noProof/>
            <w:webHidden/>
          </w:rPr>
          <w:instrText xml:space="preserve"> PAGEREF _Toc232031600 \h </w:instrText>
        </w:r>
        <w:r>
          <w:rPr>
            <w:noProof/>
            <w:webHidden/>
          </w:rPr>
        </w:r>
        <w:r>
          <w:rPr>
            <w:noProof/>
            <w:webHidden/>
          </w:rPr>
          <w:fldChar w:fldCharType="separate"/>
        </w:r>
        <w:r>
          <w:rPr>
            <w:noProof/>
            <w:webHidden/>
          </w:rPr>
          <w:t>18</w:t>
        </w:r>
        <w:r>
          <w:rPr>
            <w:noProof/>
            <w:webHidden/>
          </w:rPr>
          <w:fldChar w:fldCharType="end"/>
        </w:r>
      </w:hyperlink>
    </w:p>
    <w:p w14:paraId="24C9558D" w14:textId="19FA51B8" w:rsidR="00735F2C" w:rsidRDefault="00735F2C">
      <w:pPr>
        <w:pStyle w:val="Verzeichnis3"/>
        <w:tabs>
          <w:tab w:val="right" w:leader="dot" w:pos="8494"/>
        </w:tabs>
        <w:rPr>
          <w:noProof/>
        </w:rPr>
      </w:pPr>
      <w:hyperlink w:anchor="_Toc232031601" w:history="1">
        <w:r w:rsidRPr="008313EF">
          <w:rPr>
            <w:rStyle w:val="Hyperlink"/>
            <w:noProof/>
          </w:rPr>
          <w:t>2.2.7  Monetarisierungsmechanismen</w:t>
        </w:r>
        <w:r>
          <w:rPr>
            <w:noProof/>
            <w:webHidden/>
          </w:rPr>
          <w:tab/>
        </w:r>
        <w:r>
          <w:rPr>
            <w:noProof/>
            <w:webHidden/>
          </w:rPr>
          <w:fldChar w:fldCharType="begin"/>
        </w:r>
        <w:r>
          <w:rPr>
            <w:noProof/>
            <w:webHidden/>
          </w:rPr>
          <w:instrText xml:space="preserve"> PAGEREF _Toc232031601 \h </w:instrText>
        </w:r>
        <w:r>
          <w:rPr>
            <w:noProof/>
            <w:webHidden/>
          </w:rPr>
        </w:r>
        <w:r>
          <w:rPr>
            <w:noProof/>
            <w:webHidden/>
          </w:rPr>
          <w:fldChar w:fldCharType="separate"/>
        </w:r>
        <w:r>
          <w:rPr>
            <w:noProof/>
            <w:webHidden/>
          </w:rPr>
          <w:t>18</w:t>
        </w:r>
        <w:r>
          <w:rPr>
            <w:noProof/>
            <w:webHidden/>
          </w:rPr>
          <w:fldChar w:fldCharType="end"/>
        </w:r>
      </w:hyperlink>
    </w:p>
    <w:p w14:paraId="5AE3B58C" w14:textId="1497CC6C" w:rsidR="00735F2C" w:rsidRDefault="00735F2C">
      <w:pPr>
        <w:pStyle w:val="Verzeichnis2"/>
        <w:tabs>
          <w:tab w:val="right" w:leader="dot" w:pos="8494"/>
        </w:tabs>
        <w:rPr>
          <w:noProof/>
        </w:rPr>
      </w:pPr>
      <w:hyperlink w:anchor="_Toc232031602" w:history="1">
        <w:r w:rsidRPr="008313EF">
          <w:rPr>
            <w:rStyle w:val="Hyperlink"/>
            <w:noProof/>
          </w:rPr>
          <w:t>2.3  Beurteilungsgrundlagen</w:t>
        </w:r>
        <w:r>
          <w:rPr>
            <w:noProof/>
            <w:webHidden/>
          </w:rPr>
          <w:tab/>
        </w:r>
        <w:r>
          <w:rPr>
            <w:noProof/>
            <w:webHidden/>
          </w:rPr>
          <w:fldChar w:fldCharType="begin"/>
        </w:r>
        <w:r>
          <w:rPr>
            <w:noProof/>
            <w:webHidden/>
          </w:rPr>
          <w:instrText xml:space="preserve"> PAGEREF _Toc232031602 \h </w:instrText>
        </w:r>
        <w:r>
          <w:rPr>
            <w:noProof/>
            <w:webHidden/>
          </w:rPr>
        </w:r>
        <w:r>
          <w:rPr>
            <w:noProof/>
            <w:webHidden/>
          </w:rPr>
          <w:fldChar w:fldCharType="separate"/>
        </w:r>
        <w:r>
          <w:rPr>
            <w:noProof/>
            <w:webHidden/>
          </w:rPr>
          <w:t>19</w:t>
        </w:r>
        <w:r>
          <w:rPr>
            <w:noProof/>
            <w:webHidden/>
          </w:rPr>
          <w:fldChar w:fldCharType="end"/>
        </w:r>
      </w:hyperlink>
    </w:p>
    <w:p w14:paraId="6CB8A5F5" w14:textId="307BAC97" w:rsidR="00735F2C" w:rsidRDefault="00735F2C">
      <w:pPr>
        <w:pStyle w:val="Verzeichnis3"/>
        <w:tabs>
          <w:tab w:val="right" w:leader="dot" w:pos="8494"/>
        </w:tabs>
        <w:rPr>
          <w:noProof/>
        </w:rPr>
      </w:pPr>
      <w:hyperlink w:anchor="_Toc232031603" w:history="1">
        <w:r w:rsidRPr="008313EF">
          <w:rPr>
            <w:rStyle w:val="Hyperlink"/>
            <w:noProof/>
          </w:rPr>
          <w:t>2.3.1  Self-Determination Theory (SDT)</w:t>
        </w:r>
        <w:r>
          <w:rPr>
            <w:noProof/>
            <w:webHidden/>
          </w:rPr>
          <w:tab/>
        </w:r>
        <w:r>
          <w:rPr>
            <w:noProof/>
            <w:webHidden/>
          </w:rPr>
          <w:fldChar w:fldCharType="begin"/>
        </w:r>
        <w:r>
          <w:rPr>
            <w:noProof/>
            <w:webHidden/>
          </w:rPr>
          <w:instrText xml:space="preserve"> PAGEREF _Toc232031603 \h </w:instrText>
        </w:r>
        <w:r>
          <w:rPr>
            <w:noProof/>
            <w:webHidden/>
          </w:rPr>
        </w:r>
        <w:r>
          <w:rPr>
            <w:noProof/>
            <w:webHidden/>
          </w:rPr>
          <w:fldChar w:fldCharType="separate"/>
        </w:r>
        <w:r>
          <w:rPr>
            <w:noProof/>
            <w:webHidden/>
          </w:rPr>
          <w:t>19</w:t>
        </w:r>
        <w:r>
          <w:rPr>
            <w:noProof/>
            <w:webHidden/>
          </w:rPr>
          <w:fldChar w:fldCharType="end"/>
        </w:r>
      </w:hyperlink>
    </w:p>
    <w:p w14:paraId="02C389A4" w14:textId="6C85101F" w:rsidR="00735F2C" w:rsidRDefault="00735F2C">
      <w:pPr>
        <w:pStyle w:val="Verzeichnis3"/>
        <w:tabs>
          <w:tab w:val="right" w:leader="dot" w:pos="8494"/>
        </w:tabs>
        <w:rPr>
          <w:noProof/>
        </w:rPr>
      </w:pPr>
      <w:hyperlink w:anchor="_Toc232031604" w:history="1">
        <w:r w:rsidRPr="008313EF">
          <w:rPr>
            <w:rStyle w:val="Hyperlink"/>
            <w:noProof/>
          </w:rPr>
          <w:t>2.3.2  Value-Sensitive Design (VSD)</w:t>
        </w:r>
        <w:r>
          <w:rPr>
            <w:noProof/>
            <w:webHidden/>
          </w:rPr>
          <w:tab/>
        </w:r>
        <w:r>
          <w:rPr>
            <w:noProof/>
            <w:webHidden/>
          </w:rPr>
          <w:fldChar w:fldCharType="begin"/>
        </w:r>
        <w:r>
          <w:rPr>
            <w:noProof/>
            <w:webHidden/>
          </w:rPr>
          <w:instrText xml:space="preserve"> PAGEREF _Toc232031604 \h </w:instrText>
        </w:r>
        <w:r>
          <w:rPr>
            <w:noProof/>
            <w:webHidden/>
          </w:rPr>
        </w:r>
        <w:r>
          <w:rPr>
            <w:noProof/>
            <w:webHidden/>
          </w:rPr>
          <w:fldChar w:fldCharType="separate"/>
        </w:r>
        <w:r>
          <w:rPr>
            <w:noProof/>
            <w:webHidden/>
          </w:rPr>
          <w:t>19</w:t>
        </w:r>
        <w:r>
          <w:rPr>
            <w:noProof/>
            <w:webHidden/>
          </w:rPr>
          <w:fldChar w:fldCharType="end"/>
        </w:r>
      </w:hyperlink>
    </w:p>
    <w:p w14:paraId="2283FFC5" w14:textId="6CFF2E0D" w:rsidR="00735F2C" w:rsidRDefault="00735F2C">
      <w:pPr>
        <w:pStyle w:val="Verzeichnis3"/>
        <w:tabs>
          <w:tab w:val="right" w:leader="dot" w:pos="8494"/>
        </w:tabs>
        <w:rPr>
          <w:noProof/>
        </w:rPr>
      </w:pPr>
      <w:hyperlink w:anchor="_Toc232031605" w:history="1">
        <w:r w:rsidRPr="008313EF">
          <w:rPr>
            <w:rStyle w:val="Hyperlink"/>
            <w:noProof/>
          </w:rPr>
          <w:t>2.3.3  Digital Wellbeing</w:t>
        </w:r>
        <w:r>
          <w:rPr>
            <w:noProof/>
            <w:webHidden/>
          </w:rPr>
          <w:tab/>
        </w:r>
        <w:r>
          <w:rPr>
            <w:noProof/>
            <w:webHidden/>
          </w:rPr>
          <w:fldChar w:fldCharType="begin"/>
        </w:r>
        <w:r>
          <w:rPr>
            <w:noProof/>
            <w:webHidden/>
          </w:rPr>
          <w:instrText xml:space="preserve"> PAGEREF _Toc232031605 \h </w:instrText>
        </w:r>
        <w:r>
          <w:rPr>
            <w:noProof/>
            <w:webHidden/>
          </w:rPr>
        </w:r>
        <w:r>
          <w:rPr>
            <w:noProof/>
            <w:webHidden/>
          </w:rPr>
          <w:fldChar w:fldCharType="separate"/>
        </w:r>
        <w:r>
          <w:rPr>
            <w:noProof/>
            <w:webHidden/>
          </w:rPr>
          <w:t>20</w:t>
        </w:r>
        <w:r>
          <w:rPr>
            <w:noProof/>
            <w:webHidden/>
          </w:rPr>
          <w:fldChar w:fldCharType="end"/>
        </w:r>
      </w:hyperlink>
    </w:p>
    <w:p w14:paraId="3CF7DBF8" w14:textId="71011341" w:rsidR="00735F2C" w:rsidRDefault="00735F2C">
      <w:pPr>
        <w:pStyle w:val="Verzeichnis3"/>
        <w:tabs>
          <w:tab w:val="right" w:leader="dot" w:pos="8494"/>
        </w:tabs>
        <w:rPr>
          <w:noProof/>
        </w:rPr>
      </w:pPr>
      <w:hyperlink w:anchor="_Toc232031606" w:history="1">
        <w:r w:rsidRPr="008313EF">
          <w:rPr>
            <w:rStyle w:val="Hyperlink"/>
            <w:noProof/>
          </w:rPr>
          <w:t>2.3.4  Ethik von Empfehlungssystemen und algorithmische Souveränität</w:t>
        </w:r>
        <w:r>
          <w:rPr>
            <w:noProof/>
            <w:webHidden/>
          </w:rPr>
          <w:tab/>
        </w:r>
        <w:r>
          <w:rPr>
            <w:noProof/>
            <w:webHidden/>
          </w:rPr>
          <w:fldChar w:fldCharType="begin"/>
        </w:r>
        <w:r>
          <w:rPr>
            <w:noProof/>
            <w:webHidden/>
          </w:rPr>
          <w:instrText xml:space="preserve"> PAGEREF _Toc232031606 \h </w:instrText>
        </w:r>
        <w:r>
          <w:rPr>
            <w:noProof/>
            <w:webHidden/>
          </w:rPr>
        </w:r>
        <w:r>
          <w:rPr>
            <w:noProof/>
            <w:webHidden/>
          </w:rPr>
          <w:fldChar w:fldCharType="separate"/>
        </w:r>
        <w:r>
          <w:rPr>
            <w:noProof/>
            <w:webHidden/>
          </w:rPr>
          <w:t>20</w:t>
        </w:r>
        <w:r>
          <w:rPr>
            <w:noProof/>
            <w:webHidden/>
          </w:rPr>
          <w:fldChar w:fldCharType="end"/>
        </w:r>
      </w:hyperlink>
    </w:p>
    <w:p w14:paraId="0BBE9ACE" w14:textId="04CBD2B5" w:rsidR="00735F2C" w:rsidRDefault="00735F2C">
      <w:pPr>
        <w:pStyle w:val="Verzeichnis3"/>
        <w:tabs>
          <w:tab w:val="right" w:leader="dot" w:pos="8494"/>
        </w:tabs>
        <w:rPr>
          <w:noProof/>
        </w:rPr>
      </w:pPr>
      <w:hyperlink w:anchor="_Toc232031607" w:history="1">
        <w:r w:rsidRPr="008313EF">
          <w:rPr>
            <w:rStyle w:val="Hyperlink"/>
            <w:noProof/>
          </w:rPr>
          <w:t>2.3.5  Gebrauchstauglichkeit und Akzeptanz</w:t>
        </w:r>
        <w:r>
          <w:rPr>
            <w:noProof/>
            <w:webHidden/>
          </w:rPr>
          <w:tab/>
        </w:r>
        <w:r>
          <w:rPr>
            <w:noProof/>
            <w:webHidden/>
          </w:rPr>
          <w:fldChar w:fldCharType="begin"/>
        </w:r>
        <w:r>
          <w:rPr>
            <w:noProof/>
            <w:webHidden/>
          </w:rPr>
          <w:instrText xml:space="preserve"> PAGEREF _Toc232031607 \h </w:instrText>
        </w:r>
        <w:r>
          <w:rPr>
            <w:noProof/>
            <w:webHidden/>
          </w:rPr>
        </w:r>
        <w:r>
          <w:rPr>
            <w:noProof/>
            <w:webHidden/>
          </w:rPr>
          <w:fldChar w:fldCharType="separate"/>
        </w:r>
        <w:r>
          <w:rPr>
            <w:noProof/>
            <w:webHidden/>
          </w:rPr>
          <w:t>20</w:t>
        </w:r>
        <w:r>
          <w:rPr>
            <w:noProof/>
            <w:webHidden/>
          </w:rPr>
          <w:fldChar w:fldCharType="end"/>
        </w:r>
      </w:hyperlink>
    </w:p>
    <w:p w14:paraId="2A457EEB" w14:textId="4EDFC75F" w:rsidR="00735F2C" w:rsidRDefault="00735F2C">
      <w:pPr>
        <w:pStyle w:val="Verzeichnis2"/>
        <w:tabs>
          <w:tab w:val="right" w:leader="dot" w:pos="8494"/>
        </w:tabs>
        <w:rPr>
          <w:noProof/>
        </w:rPr>
      </w:pPr>
      <w:hyperlink w:anchor="_Toc232031608" w:history="1">
        <w:r w:rsidRPr="008313EF">
          <w:rPr>
            <w:rStyle w:val="Hyperlink"/>
            <w:noProof/>
          </w:rPr>
          <w:t>2.4  Gegenüberstellung der Medienmodelle</w:t>
        </w:r>
        <w:r>
          <w:rPr>
            <w:noProof/>
            <w:webHidden/>
          </w:rPr>
          <w:tab/>
        </w:r>
        <w:r>
          <w:rPr>
            <w:noProof/>
            <w:webHidden/>
          </w:rPr>
          <w:fldChar w:fldCharType="begin"/>
        </w:r>
        <w:r>
          <w:rPr>
            <w:noProof/>
            <w:webHidden/>
          </w:rPr>
          <w:instrText xml:space="preserve"> PAGEREF _Toc232031608 \h </w:instrText>
        </w:r>
        <w:r>
          <w:rPr>
            <w:noProof/>
            <w:webHidden/>
          </w:rPr>
        </w:r>
        <w:r>
          <w:rPr>
            <w:noProof/>
            <w:webHidden/>
          </w:rPr>
          <w:fldChar w:fldCharType="separate"/>
        </w:r>
        <w:r>
          <w:rPr>
            <w:noProof/>
            <w:webHidden/>
          </w:rPr>
          <w:t>20</w:t>
        </w:r>
        <w:r>
          <w:rPr>
            <w:noProof/>
            <w:webHidden/>
          </w:rPr>
          <w:fldChar w:fldCharType="end"/>
        </w:r>
      </w:hyperlink>
    </w:p>
    <w:p w14:paraId="4722CC0C" w14:textId="163DE696" w:rsidR="00735F2C" w:rsidRDefault="00735F2C">
      <w:pPr>
        <w:pStyle w:val="Verzeichnis2"/>
        <w:tabs>
          <w:tab w:val="right" w:leader="dot" w:pos="8494"/>
        </w:tabs>
        <w:rPr>
          <w:noProof/>
        </w:rPr>
      </w:pPr>
      <w:hyperlink w:anchor="_Toc232031609" w:history="1">
        <w:r w:rsidRPr="008313EF">
          <w:rPr>
            <w:rStyle w:val="Hyperlink"/>
            <w:noProof/>
          </w:rPr>
          <w:t>2.5  Forschungslücke</w:t>
        </w:r>
        <w:r>
          <w:rPr>
            <w:noProof/>
            <w:webHidden/>
          </w:rPr>
          <w:tab/>
        </w:r>
        <w:r>
          <w:rPr>
            <w:noProof/>
            <w:webHidden/>
          </w:rPr>
          <w:fldChar w:fldCharType="begin"/>
        </w:r>
        <w:r>
          <w:rPr>
            <w:noProof/>
            <w:webHidden/>
          </w:rPr>
          <w:instrText xml:space="preserve"> PAGEREF _Toc232031609 \h </w:instrText>
        </w:r>
        <w:r>
          <w:rPr>
            <w:noProof/>
            <w:webHidden/>
          </w:rPr>
        </w:r>
        <w:r>
          <w:rPr>
            <w:noProof/>
            <w:webHidden/>
          </w:rPr>
          <w:fldChar w:fldCharType="separate"/>
        </w:r>
        <w:r>
          <w:rPr>
            <w:noProof/>
            <w:webHidden/>
          </w:rPr>
          <w:t>21</w:t>
        </w:r>
        <w:r>
          <w:rPr>
            <w:noProof/>
            <w:webHidden/>
          </w:rPr>
          <w:fldChar w:fldCharType="end"/>
        </w:r>
      </w:hyperlink>
    </w:p>
    <w:p w14:paraId="1CFAB790" w14:textId="7325E9BA" w:rsidR="00735F2C" w:rsidRDefault="00735F2C">
      <w:pPr>
        <w:pStyle w:val="Verzeichnis1"/>
        <w:tabs>
          <w:tab w:val="right" w:leader="dot" w:pos="8494"/>
        </w:tabs>
        <w:rPr>
          <w:noProof/>
        </w:rPr>
      </w:pPr>
      <w:hyperlink w:anchor="_Toc232031610" w:history="1">
        <w:r w:rsidRPr="008313EF">
          <w:rPr>
            <w:rStyle w:val="Hyperlink"/>
            <w:noProof/>
          </w:rPr>
          <w:t>3  Attune als Forschungsartefakt</w:t>
        </w:r>
        <w:r>
          <w:rPr>
            <w:noProof/>
            <w:webHidden/>
          </w:rPr>
          <w:tab/>
        </w:r>
        <w:r>
          <w:rPr>
            <w:noProof/>
            <w:webHidden/>
          </w:rPr>
          <w:fldChar w:fldCharType="begin"/>
        </w:r>
        <w:r>
          <w:rPr>
            <w:noProof/>
            <w:webHidden/>
          </w:rPr>
          <w:instrText xml:space="preserve"> PAGEREF _Toc232031610 \h </w:instrText>
        </w:r>
        <w:r>
          <w:rPr>
            <w:noProof/>
            <w:webHidden/>
          </w:rPr>
        </w:r>
        <w:r>
          <w:rPr>
            <w:noProof/>
            <w:webHidden/>
          </w:rPr>
          <w:fldChar w:fldCharType="separate"/>
        </w:r>
        <w:r>
          <w:rPr>
            <w:noProof/>
            <w:webHidden/>
          </w:rPr>
          <w:t>23</w:t>
        </w:r>
        <w:r>
          <w:rPr>
            <w:noProof/>
            <w:webHidden/>
          </w:rPr>
          <w:fldChar w:fldCharType="end"/>
        </w:r>
      </w:hyperlink>
    </w:p>
    <w:p w14:paraId="5960C290" w14:textId="47A42924" w:rsidR="00735F2C" w:rsidRDefault="00735F2C">
      <w:pPr>
        <w:pStyle w:val="Verzeichnis2"/>
        <w:tabs>
          <w:tab w:val="right" w:leader="dot" w:pos="8494"/>
        </w:tabs>
        <w:rPr>
          <w:noProof/>
        </w:rPr>
      </w:pPr>
      <w:hyperlink w:anchor="_Toc232031611" w:history="1">
        <w:r w:rsidRPr="008313EF">
          <w:rPr>
            <w:rStyle w:val="Hyperlink"/>
            <w:noProof/>
          </w:rPr>
          <w:t>3.1  Warum dieses Untersuchungsmedium?</w:t>
        </w:r>
        <w:r>
          <w:rPr>
            <w:noProof/>
            <w:webHidden/>
          </w:rPr>
          <w:tab/>
        </w:r>
        <w:r>
          <w:rPr>
            <w:noProof/>
            <w:webHidden/>
          </w:rPr>
          <w:fldChar w:fldCharType="begin"/>
        </w:r>
        <w:r>
          <w:rPr>
            <w:noProof/>
            <w:webHidden/>
          </w:rPr>
          <w:instrText xml:space="preserve"> PAGEREF _Toc232031611 \h </w:instrText>
        </w:r>
        <w:r>
          <w:rPr>
            <w:noProof/>
            <w:webHidden/>
          </w:rPr>
        </w:r>
        <w:r>
          <w:rPr>
            <w:noProof/>
            <w:webHidden/>
          </w:rPr>
          <w:fldChar w:fldCharType="separate"/>
        </w:r>
        <w:r>
          <w:rPr>
            <w:noProof/>
            <w:webHidden/>
          </w:rPr>
          <w:t>23</w:t>
        </w:r>
        <w:r>
          <w:rPr>
            <w:noProof/>
            <w:webHidden/>
          </w:rPr>
          <w:fldChar w:fldCharType="end"/>
        </w:r>
      </w:hyperlink>
    </w:p>
    <w:p w14:paraId="7014F171" w14:textId="2FA39ABE" w:rsidR="00735F2C" w:rsidRDefault="00735F2C">
      <w:pPr>
        <w:pStyle w:val="Verzeichnis2"/>
        <w:tabs>
          <w:tab w:val="right" w:leader="dot" w:pos="8494"/>
        </w:tabs>
        <w:rPr>
          <w:noProof/>
        </w:rPr>
      </w:pPr>
      <w:hyperlink w:anchor="_Toc232031612" w:history="1">
        <w:r w:rsidRPr="008313EF">
          <w:rPr>
            <w:rStyle w:val="Hyperlink"/>
            <w:noProof/>
          </w:rPr>
          <w:t>3.2  Leitidee und theoretische Verankerung</w:t>
        </w:r>
        <w:r>
          <w:rPr>
            <w:noProof/>
            <w:webHidden/>
          </w:rPr>
          <w:tab/>
        </w:r>
        <w:r>
          <w:rPr>
            <w:noProof/>
            <w:webHidden/>
          </w:rPr>
          <w:fldChar w:fldCharType="begin"/>
        </w:r>
        <w:r>
          <w:rPr>
            <w:noProof/>
            <w:webHidden/>
          </w:rPr>
          <w:instrText xml:space="preserve"> PAGEREF _Toc232031612 \h </w:instrText>
        </w:r>
        <w:r>
          <w:rPr>
            <w:noProof/>
            <w:webHidden/>
          </w:rPr>
        </w:r>
        <w:r>
          <w:rPr>
            <w:noProof/>
            <w:webHidden/>
          </w:rPr>
          <w:fldChar w:fldCharType="separate"/>
        </w:r>
        <w:r>
          <w:rPr>
            <w:noProof/>
            <w:webHidden/>
          </w:rPr>
          <w:t>25</w:t>
        </w:r>
        <w:r>
          <w:rPr>
            <w:noProof/>
            <w:webHidden/>
          </w:rPr>
          <w:fldChar w:fldCharType="end"/>
        </w:r>
      </w:hyperlink>
    </w:p>
    <w:p w14:paraId="6E7F61CD" w14:textId="2F213F60" w:rsidR="00735F2C" w:rsidRDefault="00735F2C">
      <w:pPr>
        <w:pStyle w:val="Verzeichnis2"/>
        <w:tabs>
          <w:tab w:val="right" w:leader="dot" w:pos="8494"/>
        </w:tabs>
        <w:rPr>
          <w:noProof/>
        </w:rPr>
      </w:pPr>
      <w:hyperlink w:anchor="_Toc232031613" w:history="1">
        <w:r w:rsidRPr="008313EF">
          <w:rPr>
            <w:rStyle w:val="Hyperlink"/>
            <w:noProof/>
          </w:rPr>
          <w:t>3.3  Was an Attune konkret umgesetzt wird</w:t>
        </w:r>
        <w:r>
          <w:rPr>
            <w:noProof/>
            <w:webHidden/>
          </w:rPr>
          <w:tab/>
        </w:r>
        <w:r>
          <w:rPr>
            <w:noProof/>
            <w:webHidden/>
          </w:rPr>
          <w:fldChar w:fldCharType="begin"/>
        </w:r>
        <w:r>
          <w:rPr>
            <w:noProof/>
            <w:webHidden/>
          </w:rPr>
          <w:instrText xml:space="preserve"> PAGEREF _Toc232031613 \h </w:instrText>
        </w:r>
        <w:r>
          <w:rPr>
            <w:noProof/>
            <w:webHidden/>
          </w:rPr>
        </w:r>
        <w:r>
          <w:rPr>
            <w:noProof/>
            <w:webHidden/>
          </w:rPr>
          <w:fldChar w:fldCharType="separate"/>
        </w:r>
        <w:r>
          <w:rPr>
            <w:noProof/>
            <w:webHidden/>
          </w:rPr>
          <w:t>26</w:t>
        </w:r>
        <w:r>
          <w:rPr>
            <w:noProof/>
            <w:webHidden/>
          </w:rPr>
          <w:fldChar w:fldCharType="end"/>
        </w:r>
      </w:hyperlink>
    </w:p>
    <w:p w14:paraId="27D7E917" w14:textId="0B33D0EF" w:rsidR="00735F2C" w:rsidRDefault="00735F2C">
      <w:pPr>
        <w:pStyle w:val="Verzeichnis3"/>
        <w:tabs>
          <w:tab w:val="right" w:leader="dot" w:pos="8494"/>
        </w:tabs>
        <w:rPr>
          <w:noProof/>
        </w:rPr>
      </w:pPr>
      <w:hyperlink w:anchor="_Toc232031614" w:history="1">
        <w:r w:rsidRPr="008313EF">
          <w:rPr>
            <w:rStyle w:val="Hyperlink"/>
            <w:noProof/>
          </w:rPr>
          <w:t>3.3.1  Explizite Präferenzangaben und Profilkonstruktion</w:t>
        </w:r>
        <w:r>
          <w:rPr>
            <w:noProof/>
            <w:webHidden/>
          </w:rPr>
          <w:tab/>
        </w:r>
        <w:r>
          <w:rPr>
            <w:noProof/>
            <w:webHidden/>
          </w:rPr>
          <w:fldChar w:fldCharType="begin"/>
        </w:r>
        <w:r>
          <w:rPr>
            <w:noProof/>
            <w:webHidden/>
          </w:rPr>
          <w:instrText xml:space="preserve"> PAGEREF _Toc232031614 \h </w:instrText>
        </w:r>
        <w:r>
          <w:rPr>
            <w:noProof/>
            <w:webHidden/>
          </w:rPr>
        </w:r>
        <w:r>
          <w:rPr>
            <w:noProof/>
            <w:webHidden/>
          </w:rPr>
          <w:fldChar w:fldCharType="separate"/>
        </w:r>
        <w:r>
          <w:rPr>
            <w:noProof/>
            <w:webHidden/>
          </w:rPr>
          <w:t>26</w:t>
        </w:r>
        <w:r>
          <w:rPr>
            <w:noProof/>
            <w:webHidden/>
          </w:rPr>
          <w:fldChar w:fldCharType="end"/>
        </w:r>
      </w:hyperlink>
    </w:p>
    <w:p w14:paraId="2115D553" w14:textId="6C18996F" w:rsidR="00735F2C" w:rsidRDefault="00735F2C">
      <w:pPr>
        <w:pStyle w:val="Verzeichnis3"/>
        <w:tabs>
          <w:tab w:val="right" w:leader="dot" w:pos="8494"/>
        </w:tabs>
        <w:rPr>
          <w:noProof/>
        </w:rPr>
      </w:pPr>
      <w:hyperlink w:anchor="_Toc232031615" w:history="1">
        <w:r w:rsidRPr="008313EF">
          <w:rPr>
            <w:rStyle w:val="Hyperlink"/>
            <w:noProof/>
          </w:rPr>
          <w:t>3.3.2  Vollautomatisierte Sendungspipeline</w:t>
        </w:r>
        <w:r>
          <w:rPr>
            <w:noProof/>
            <w:webHidden/>
          </w:rPr>
          <w:tab/>
        </w:r>
        <w:r>
          <w:rPr>
            <w:noProof/>
            <w:webHidden/>
          </w:rPr>
          <w:fldChar w:fldCharType="begin"/>
        </w:r>
        <w:r>
          <w:rPr>
            <w:noProof/>
            <w:webHidden/>
          </w:rPr>
          <w:instrText xml:space="preserve"> PAGEREF _Toc232031615 \h </w:instrText>
        </w:r>
        <w:r>
          <w:rPr>
            <w:noProof/>
            <w:webHidden/>
          </w:rPr>
        </w:r>
        <w:r>
          <w:rPr>
            <w:noProof/>
            <w:webHidden/>
          </w:rPr>
          <w:fldChar w:fldCharType="separate"/>
        </w:r>
        <w:r>
          <w:rPr>
            <w:noProof/>
            <w:webHidden/>
          </w:rPr>
          <w:t>27</w:t>
        </w:r>
        <w:r>
          <w:rPr>
            <w:noProof/>
            <w:webHidden/>
          </w:rPr>
          <w:fldChar w:fldCharType="end"/>
        </w:r>
      </w:hyperlink>
    </w:p>
    <w:p w14:paraId="5DA58CF2" w14:textId="093ED2EA" w:rsidR="00735F2C" w:rsidRDefault="00735F2C">
      <w:pPr>
        <w:pStyle w:val="Verzeichnis3"/>
        <w:tabs>
          <w:tab w:val="right" w:leader="dot" w:pos="8494"/>
        </w:tabs>
        <w:rPr>
          <w:noProof/>
        </w:rPr>
      </w:pPr>
      <w:hyperlink w:anchor="_Toc232031616" w:history="1">
        <w:r w:rsidRPr="008313EF">
          <w:rPr>
            <w:rStyle w:val="Hyperlink"/>
            <w:noProof/>
          </w:rPr>
          <w:t>3.3.3  Kuratierungs- und Empfehlungslogik mit alternativem Zielwert</w:t>
        </w:r>
        <w:r>
          <w:rPr>
            <w:noProof/>
            <w:webHidden/>
          </w:rPr>
          <w:tab/>
        </w:r>
        <w:r>
          <w:rPr>
            <w:noProof/>
            <w:webHidden/>
          </w:rPr>
          <w:fldChar w:fldCharType="begin"/>
        </w:r>
        <w:r>
          <w:rPr>
            <w:noProof/>
            <w:webHidden/>
          </w:rPr>
          <w:instrText xml:space="preserve"> PAGEREF _Toc232031616 \h </w:instrText>
        </w:r>
        <w:r>
          <w:rPr>
            <w:noProof/>
            <w:webHidden/>
          </w:rPr>
        </w:r>
        <w:r>
          <w:rPr>
            <w:noProof/>
            <w:webHidden/>
          </w:rPr>
          <w:fldChar w:fldCharType="separate"/>
        </w:r>
        <w:r>
          <w:rPr>
            <w:noProof/>
            <w:webHidden/>
          </w:rPr>
          <w:t>27</w:t>
        </w:r>
        <w:r>
          <w:rPr>
            <w:noProof/>
            <w:webHidden/>
          </w:rPr>
          <w:fldChar w:fldCharType="end"/>
        </w:r>
      </w:hyperlink>
    </w:p>
    <w:p w14:paraId="331CF7CE" w14:textId="664741B0" w:rsidR="00735F2C" w:rsidRDefault="00735F2C">
      <w:pPr>
        <w:pStyle w:val="Verzeichnis3"/>
        <w:tabs>
          <w:tab w:val="right" w:leader="dot" w:pos="8494"/>
        </w:tabs>
        <w:rPr>
          <w:noProof/>
        </w:rPr>
      </w:pPr>
      <w:hyperlink w:anchor="_Toc232031617" w:history="1">
        <w:r w:rsidRPr="008313EF">
          <w:rPr>
            <w:rStyle w:val="Hyperlink"/>
            <w:noProof/>
          </w:rPr>
          <w:t>3.3.4  Definierte Sessiongestaltung statt endlosem Strom</w:t>
        </w:r>
        <w:r>
          <w:rPr>
            <w:noProof/>
            <w:webHidden/>
          </w:rPr>
          <w:tab/>
        </w:r>
        <w:r>
          <w:rPr>
            <w:noProof/>
            <w:webHidden/>
          </w:rPr>
          <w:fldChar w:fldCharType="begin"/>
        </w:r>
        <w:r>
          <w:rPr>
            <w:noProof/>
            <w:webHidden/>
          </w:rPr>
          <w:instrText xml:space="preserve"> PAGEREF _Toc232031617 \h </w:instrText>
        </w:r>
        <w:r>
          <w:rPr>
            <w:noProof/>
            <w:webHidden/>
          </w:rPr>
        </w:r>
        <w:r>
          <w:rPr>
            <w:noProof/>
            <w:webHidden/>
          </w:rPr>
          <w:fldChar w:fldCharType="separate"/>
        </w:r>
        <w:r>
          <w:rPr>
            <w:noProof/>
            <w:webHidden/>
          </w:rPr>
          <w:t>27</w:t>
        </w:r>
        <w:r>
          <w:rPr>
            <w:noProof/>
            <w:webHidden/>
          </w:rPr>
          <w:fldChar w:fldCharType="end"/>
        </w:r>
      </w:hyperlink>
    </w:p>
    <w:p w14:paraId="795B7625" w14:textId="35E5DE67" w:rsidR="00735F2C" w:rsidRDefault="00735F2C">
      <w:pPr>
        <w:pStyle w:val="Verzeichnis3"/>
        <w:tabs>
          <w:tab w:val="right" w:leader="dot" w:pos="8494"/>
        </w:tabs>
        <w:rPr>
          <w:noProof/>
        </w:rPr>
      </w:pPr>
      <w:hyperlink w:anchor="_Toc232031618" w:history="1">
        <w:r w:rsidRPr="008313EF">
          <w:rPr>
            <w:rStyle w:val="Hyperlink"/>
            <w:noProof/>
          </w:rPr>
          <w:t>3.3.5  Transparenz über Quellen, Logik und Personalisierung</w:t>
        </w:r>
        <w:r>
          <w:rPr>
            <w:noProof/>
            <w:webHidden/>
          </w:rPr>
          <w:tab/>
        </w:r>
        <w:r>
          <w:rPr>
            <w:noProof/>
            <w:webHidden/>
          </w:rPr>
          <w:fldChar w:fldCharType="begin"/>
        </w:r>
        <w:r>
          <w:rPr>
            <w:noProof/>
            <w:webHidden/>
          </w:rPr>
          <w:instrText xml:space="preserve"> PAGEREF _Toc232031618 \h </w:instrText>
        </w:r>
        <w:r>
          <w:rPr>
            <w:noProof/>
            <w:webHidden/>
          </w:rPr>
        </w:r>
        <w:r>
          <w:rPr>
            <w:noProof/>
            <w:webHidden/>
          </w:rPr>
          <w:fldChar w:fldCharType="separate"/>
        </w:r>
        <w:r>
          <w:rPr>
            <w:noProof/>
            <w:webHidden/>
          </w:rPr>
          <w:t>27</w:t>
        </w:r>
        <w:r>
          <w:rPr>
            <w:noProof/>
            <w:webHidden/>
          </w:rPr>
          <w:fldChar w:fldCharType="end"/>
        </w:r>
      </w:hyperlink>
    </w:p>
    <w:p w14:paraId="44D06140" w14:textId="4C670D3F" w:rsidR="00735F2C" w:rsidRDefault="00735F2C">
      <w:pPr>
        <w:pStyle w:val="Verzeichnis2"/>
        <w:tabs>
          <w:tab w:val="right" w:leader="dot" w:pos="8494"/>
        </w:tabs>
        <w:rPr>
          <w:noProof/>
        </w:rPr>
      </w:pPr>
      <w:hyperlink w:anchor="_Toc232031619" w:history="1">
        <w:r w:rsidRPr="008313EF">
          <w:rPr>
            <w:rStyle w:val="Hyperlink"/>
            <w:noProof/>
          </w:rPr>
          <w:t>3.4  Welche Mechanismen am Radio untersucht und verbessert werden</w:t>
        </w:r>
        <w:r>
          <w:rPr>
            <w:noProof/>
            <w:webHidden/>
          </w:rPr>
          <w:tab/>
        </w:r>
        <w:r>
          <w:rPr>
            <w:noProof/>
            <w:webHidden/>
          </w:rPr>
          <w:fldChar w:fldCharType="begin"/>
        </w:r>
        <w:r>
          <w:rPr>
            <w:noProof/>
            <w:webHidden/>
          </w:rPr>
          <w:instrText xml:space="preserve"> PAGEREF _Toc232031619 \h </w:instrText>
        </w:r>
        <w:r>
          <w:rPr>
            <w:noProof/>
            <w:webHidden/>
          </w:rPr>
        </w:r>
        <w:r>
          <w:rPr>
            <w:noProof/>
            <w:webHidden/>
          </w:rPr>
          <w:fldChar w:fldCharType="separate"/>
        </w:r>
        <w:r>
          <w:rPr>
            <w:noProof/>
            <w:webHidden/>
          </w:rPr>
          <w:t>28</w:t>
        </w:r>
        <w:r>
          <w:rPr>
            <w:noProof/>
            <w:webHidden/>
          </w:rPr>
          <w:fldChar w:fldCharType="end"/>
        </w:r>
      </w:hyperlink>
    </w:p>
    <w:p w14:paraId="092FBF2D" w14:textId="07FBCE83" w:rsidR="00735F2C" w:rsidRDefault="00735F2C">
      <w:pPr>
        <w:pStyle w:val="Verzeichnis2"/>
        <w:tabs>
          <w:tab w:val="right" w:leader="dot" w:pos="8494"/>
        </w:tabs>
        <w:rPr>
          <w:noProof/>
        </w:rPr>
      </w:pPr>
      <w:hyperlink w:anchor="_Toc232031620" w:history="1">
        <w:r w:rsidRPr="008313EF">
          <w:rPr>
            <w:rStyle w:val="Hyperlink"/>
            <w:noProof/>
          </w:rPr>
          <w:t>3.5  Abgrenzung des Untersuchungsumfangs</w:t>
        </w:r>
        <w:r>
          <w:rPr>
            <w:noProof/>
            <w:webHidden/>
          </w:rPr>
          <w:tab/>
        </w:r>
        <w:r>
          <w:rPr>
            <w:noProof/>
            <w:webHidden/>
          </w:rPr>
          <w:fldChar w:fldCharType="begin"/>
        </w:r>
        <w:r>
          <w:rPr>
            <w:noProof/>
            <w:webHidden/>
          </w:rPr>
          <w:instrText xml:space="preserve"> PAGEREF _Toc232031620 \h </w:instrText>
        </w:r>
        <w:r>
          <w:rPr>
            <w:noProof/>
            <w:webHidden/>
          </w:rPr>
        </w:r>
        <w:r>
          <w:rPr>
            <w:noProof/>
            <w:webHidden/>
          </w:rPr>
          <w:fldChar w:fldCharType="separate"/>
        </w:r>
        <w:r>
          <w:rPr>
            <w:noProof/>
            <w:webHidden/>
          </w:rPr>
          <w:t>29</w:t>
        </w:r>
        <w:r>
          <w:rPr>
            <w:noProof/>
            <w:webHidden/>
          </w:rPr>
          <w:fldChar w:fldCharType="end"/>
        </w:r>
      </w:hyperlink>
    </w:p>
    <w:p w14:paraId="07C5DC8B" w14:textId="1DFAF696" w:rsidR="00735F2C" w:rsidRDefault="00735F2C">
      <w:pPr>
        <w:pStyle w:val="Verzeichnis1"/>
        <w:tabs>
          <w:tab w:val="right" w:leader="dot" w:pos="8494"/>
        </w:tabs>
        <w:rPr>
          <w:noProof/>
        </w:rPr>
      </w:pPr>
      <w:hyperlink w:anchor="_Toc232031621" w:history="1">
        <w:r w:rsidRPr="008313EF">
          <w:rPr>
            <w:rStyle w:val="Hyperlink"/>
            <w:noProof/>
          </w:rPr>
          <w:t>4  Forschungsfrage und Zielsetzung</w:t>
        </w:r>
        <w:r>
          <w:rPr>
            <w:noProof/>
            <w:webHidden/>
          </w:rPr>
          <w:tab/>
        </w:r>
        <w:r>
          <w:rPr>
            <w:noProof/>
            <w:webHidden/>
          </w:rPr>
          <w:fldChar w:fldCharType="begin"/>
        </w:r>
        <w:r>
          <w:rPr>
            <w:noProof/>
            <w:webHidden/>
          </w:rPr>
          <w:instrText xml:space="preserve"> PAGEREF _Toc232031621 \h </w:instrText>
        </w:r>
        <w:r>
          <w:rPr>
            <w:noProof/>
            <w:webHidden/>
          </w:rPr>
        </w:r>
        <w:r>
          <w:rPr>
            <w:noProof/>
            <w:webHidden/>
          </w:rPr>
          <w:fldChar w:fldCharType="separate"/>
        </w:r>
        <w:r>
          <w:rPr>
            <w:noProof/>
            <w:webHidden/>
          </w:rPr>
          <w:t>30</w:t>
        </w:r>
        <w:r>
          <w:rPr>
            <w:noProof/>
            <w:webHidden/>
          </w:rPr>
          <w:fldChar w:fldCharType="end"/>
        </w:r>
      </w:hyperlink>
    </w:p>
    <w:p w14:paraId="4CAA8701" w14:textId="0D6A0296" w:rsidR="00735F2C" w:rsidRDefault="00735F2C">
      <w:pPr>
        <w:pStyle w:val="Verzeichnis2"/>
        <w:tabs>
          <w:tab w:val="right" w:leader="dot" w:pos="8494"/>
        </w:tabs>
        <w:rPr>
          <w:noProof/>
        </w:rPr>
      </w:pPr>
      <w:hyperlink w:anchor="_Toc232031622" w:history="1">
        <w:r w:rsidRPr="008313EF">
          <w:rPr>
            <w:rStyle w:val="Hyperlink"/>
            <w:noProof/>
          </w:rPr>
          <w:t>4.1  Forschungsfrage</w:t>
        </w:r>
        <w:r>
          <w:rPr>
            <w:noProof/>
            <w:webHidden/>
          </w:rPr>
          <w:tab/>
        </w:r>
        <w:r>
          <w:rPr>
            <w:noProof/>
            <w:webHidden/>
          </w:rPr>
          <w:fldChar w:fldCharType="begin"/>
        </w:r>
        <w:r>
          <w:rPr>
            <w:noProof/>
            <w:webHidden/>
          </w:rPr>
          <w:instrText xml:space="preserve"> PAGEREF _Toc232031622 \h </w:instrText>
        </w:r>
        <w:r>
          <w:rPr>
            <w:noProof/>
            <w:webHidden/>
          </w:rPr>
        </w:r>
        <w:r>
          <w:rPr>
            <w:noProof/>
            <w:webHidden/>
          </w:rPr>
          <w:fldChar w:fldCharType="separate"/>
        </w:r>
        <w:r>
          <w:rPr>
            <w:noProof/>
            <w:webHidden/>
          </w:rPr>
          <w:t>30</w:t>
        </w:r>
        <w:r>
          <w:rPr>
            <w:noProof/>
            <w:webHidden/>
          </w:rPr>
          <w:fldChar w:fldCharType="end"/>
        </w:r>
      </w:hyperlink>
    </w:p>
    <w:p w14:paraId="450A0848" w14:textId="78CA4D5C" w:rsidR="00735F2C" w:rsidRDefault="00735F2C">
      <w:pPr>
        <w:pStyle w:val="Verzeichnis2"/>
        <w:tabs>
          <w:tab w:val="right" w:leader="dot" w:pos="8494"/>
        </w:tabs>
        <w:rPr>
          <w:noProof/>
        </w:rPr>
      </w:pPr>
      <w:hyperlink w:anchor="_Toc232031623" w:history="1">
        <w:r w:rsidRPr="008313EF">
          <w:rPr>
            <w:rStyle w:val="Hyperlink"/>
            <w:noProof/>
          </w:rPr>
          <w:t>4.2  Teilfragen</w:t>
        </w:r>
        <w:r>
          <w:rPr>
            <w:noProof/>
            <w:webHidden/>
          </w:rPr>
          <w:tab/>
        </w:r>
        <w:r>
          <w:rPr>
            <w:noProof/>
            <w:webHidden/>
          </w:rPr>
          <w:fldChar w:fldCharType="begin"/>
        </w:r>
        <w:r>
          <w:rPr>
            <w:noProof/>
            <w:webHidden/>
          </w:rPr>
          <w:instrText xml:space="preserve"> PAGEREF _Toc232031623 \h </w:instrText>
        </w:r>
        <w:r>
          <w:rPr>
            <w:noProof/>
            <w:webHidden/>
          </w:rPr>
        </w:r>
        <w:r>
          <w:rPr>
            <w:noProof/>
            <w:webHidden/>
          </w:rPr>
          <w:fldChar w:fldCharType="separate"/>
        </w:r>
        <w:r>
          <w:rPr>
            <w:noProof/>
            <w:webHidden/>
          </w:rPr>
          <w:t>31</w:t>
        </w:r>
        <w:r>
          <w:rPr>
            <w:noProof/>
            <w:webHidden/>
          </w:rPr>
          <w:fldChar w:fldCharType="end"/>
        </w:r>
      </w:hyperlink>
    </w:p>
    <w:p w14:paraId="2CEC809C" w14:textId="0F548942" w:rsidR="00735F2C" w:rsidRDefault="00735F2C">
      <w:pPr>
        <w:pStyle w:val="Verzeichnis2"/>
        <w:tabs>
          <w:tab w:val="right" w:leader="dot" w:pos="8494"/>
        </w:tabs>
        <w:rPr>
          <w:noProof/>
        </w:rPr>
      </w:pPr>
      <w:hyperlink w:anchor="_Toc232031624" w:history="1">
        <w:r w:rsidRPr="008313EF">
          <w:rPr>
            <w:rStyle w:val="Hyperlink"/>
            <w:noProof/>
          </w:rPr>
          <w:t>4.3  Goal und Objective</w:t>
        </w:r>
        <w:r>
          <w:rPr>
            <w:noProof/>
            <w:webHidden/>
          </w:rPr>
          <w:tab/>
        </w:r>
        <w:r>
          <w:rPr>
            <w:noProof/>
            <w:webHidden/>
          </w:rPr>
          <w:fldChar w:fldCharType="begin"/>
        </w:r>
        <w:r>
          <w:rPr>
            <w:noProof/>
            <w:webHidden/>
          </w:rPr>
          <w:instrText xml:space="preserve"> PAGEREF _Toc232031624 \h </w:instrText>
        </w:r>
        <w:r>
          <w:rPr>
            <w:noProof/>
            <w:webHidden/>
          </w:rPr>
        </w:r>
        <w:r>
          <w:rPr>
            <w:noProof/>
            <w:webHidden/>
          </w:rPr>
          <w:fldChar w:fldCharType="separate"/>
        </w:r>
        <w:r>
          <w:rPr>
            <w:noProof/>
            <w:webHidden/>
          </w:rPr>
          <w:t>32</w:t>
        </w:r>
        <w:r>
          <w:rPr>
            <w:noProof/>
            <w:webHidden/>
          </w:rPr>
          <w:fldChar w:fldCharType="end"/>
        </w:r>
      </w:hyperlink>
    </w:p>
    <w:p w14:paraId="080E9AF8" w14:textId="74675526" w:rsidR="00735F2C" w:rsidRDefault="00735F2C">
      <w:pPr>
        <w:pStyle w:val="Verzeichnis2"/>
        <w:tabs>
          <w:tab w:val="right" w:leader="dot" w:pos="8494"/>
        </w:tabs>
        <w:rPr>
          <w:noProof/>
        </w:rPr>
      </w:pPr>
      <w:hyperlink w:anchor="_Toc232031625" w:history="1">
        <w:r w:rsidRPr="008313EF">
          <w:rPr>
            <w:rStyle w:val="Hyperlink"/>
            <w:noProof/>
          </w:rPr>
          <w:t>4.4  Nutzen</w:t>
        </w:r>
        <w:r>
          <w:rPr>
            <w:noProof/>
            <w:webHidden/>
          </w:rPr>
          <w:tab/>
        </w:r>
        <w:r>
          <w:rPr>
            <w:noProof/>
            <w:webHidden/>
          </w:rPr>
          <w:fldChar w:fldCharType="begin"/>
        </w:r>
        <w:r>
          <w:rPr>
            <w:noProof/>
            <w:webHidden/>
          </w:rPr>
          <w:instrText xml:space="preserve"> PAGEREF _Toc232031625 \h </w:instrText>
        </w:r>
        <w:r>
          <w:rPr>
            <w:noProof/>
            <w:webHidden/>
          </w:rPr>
        </w:r>
        <w:r>
          <w:rPr>
            <w:noProof/>
            <w:webHidden/>
          </w:rPr>
          <w:fldChar w:fldCharType="separate"/>
        </w:r>
        <w:r>
          <w:rPr>
            <w:noProof/>
            <w:webHidden/>
          </w:rPr>
          <w:t>32</w:t>
        </w:r>
        <w:r>
          <w:rPr>
            <w:noProof/>
            <w:webHidden/>
          </w:rPr>
          <w:fldChar w:fldCharType="end"/>
        </w:r>
      </w:hyperlink>
    </w:p>
    <w:p w14:paraId="335BDBB5" w14:textId="4F7FF869" w:rsidR="00735F2C" w:rsidRDefault="00735F2C">
      <w:pPr>
        <w:pStyle w:val="Verzeichnis2"/>
        <w:tabs>
          <w:tab w:val="right" w:leader="dot" w:pos="8494"/>
        </w:tabs>
        <w:rPr>
          <w:noProof/>
        </w:rPr>
      </w:pPr>
      <w:hyperlink w:anchor="_Toc232031626" w:history="1">
        <w:r w:rsidRPr="008313EF">
          <w:rPr>
            <w:rStyle w:val="Hyperlink"/>
            <w:noProof/>
          </w:rPr>
          <w:t>4.5  Abgrenzung</w:t>
        </w:r>
        <w:r>
          <w:rPr>
            <w:noProof/>
            <w:webHidden/>
          </w:rPr>
          <w:tab/>
        </w:r>
        <w:r>
          <w:rPr>
            <w:noProof/>
            <w:webHidden/>
          </w:rPr>
          <w:fldChar w:fldCharType="begin"/>
        </w:r>
        <w:r>
          <w:rPr>
            <w:noProof/>
            <w:webHidden/>
          </w:rPr>
          <w:instrText xml:space="preserve"> PAGEREF _Toc232031626 \h </w:instrText>
        </w:r>
        <w:r>
          <w:rPr>
            <w:noProof/>
            <w:webHidden/>
          </w:rPr>
        </w:r>
        <w:r>
          <w:rPr>
            <w:noProof/>
            <w:webHidden/>
          </w:rPr>
          <w:fldChar w:fldCharType="separate"/>
        </w:r>
        <w:r>
          <w:rPr>
            <w:noProof/>
            <w:webHidden/>
          </w:rPr>
          <w:t>33</w:t>
        </w:r>
        <w:r>
          <w:rPr>
            <w:noProof/>
            <w:webHidden/>
          </w:rPr>
          <w:fldChar w:fldCharType="end"/>
        </w:r>
      </w:hyperlink>
    </w:p>
    <w:p w14:paraId="660890C2" w14:textId="1EFF9CD6" w:rsidR="00735F2C" w:rsidRDefault="00735F2C">
      <w:pPr>
        <w:pStyle w:val="Verzeichnis1"/>
        <w:tabs>
          <w:tab w:val="right" w:leader="dot" w:pos="8494"/>
        </w:tabs>
        <w:rPr>
          <w:noProof/>
        </w:rPr>
      </w:pPr>
      <w:hyperlink w:anchor="_Toc232031627" w:history="1">
        <w:r w:rsidRPr="008313EF">
          <w:rPr>
            <w:rStyle w:val="Hyperlink"/>
            <w:noProof/>
          </w:rPr>
          <w:t>5  Methodik</w:t>
        </w:r>
        <w:r>
          <w:rPr>
            <w:noProof/>
            <w:webHidden/>
          </w:rPr>
          <w:tab/>
        </w:r>
        <w:r>
          <w:rPr>
            <w:noProof/>
            <w:webHidden/>
          </w:rPr>
          <w:fldChar w:fldCharType="begin"/>
        </w:r>
        <w:r>
          <w:rPr>
            <w:noProof/>
            <w:webHidden/>
          </w:rPr>
          <w:instrText xml:space="preserve"> PAGEREF _Toc232031627 \h </w:instrText>
        </w:r>
        <w:r>
          <w:rPr>
            <w:noProof/>
            <w:webHidden/>
          </w:rPr>
        </w:r>
        <w:r>
          <w:rPr>
            <w:noProof/>
            <w:webHidden/>
          </w:rPr>
          <w:fldChar w:fldCharType="separate"/>
        </w:r>
        <w:r>
          <w:rPr>
            <w:noProof/>
            <w:webHidden/>
          </w:rPr>
          <w:t>35</w:t>
        </w:r>
        <w:r>
          <w:rPr>
            <w:noProof/>
            <w:webHidden/>
          </w:rPr>
          <w:fldChar w:fldCharType="end"/>
        </w:r>
      </w:hyperlink>
    </w:p>
    <w:p w14:paraId="71A652CB" w14:textId="1131FA7C" w:rsidR="00735F2C" w:rsidRDefault="00735F2C">
      <w:pPr>
        <w:pStyle w:val="Verzeichnis2"/>
        <w:tabs>
          <w:tab w:val="right" w:leader="dot" w:pos="8494"/>
        </w:tabs>
        <w:rPr>
          <w:noProof/>
        </w:rPr>
      </w:pPr>
      <w:hyperlink w:anchor="_Toc232031628" w:history="1">
        <w:r w:rsidRPr="008313EF">
          <w:rPr>
            <w:rStyle w:val="Hyperlink"/>
            <w:noProof/>
          </w:rPr>
          <w:t>5.1  Vorgehen der Literaturrecherche</w:t>
        </w:r>
        <w:r>
          <w:rPr>
            <w:noProof/>
            <w:webHidden/>
          </w:rPr>
          <w:tab/>
        </w:r>
        <w:r>
          <w:rPr>
            <w:noProof/>
            <w:webHidden/>
          </w:rPr>
          <w:fldChar w:fldCharType="begin"/>
        </w:r>
        <w:r>
          <w:rPr>
            <w:noProof/>
            <w:webHidden/>
          </w:rPr>
          <w:instrText xml:space="preserve"> PAGEREF _Toc232031628 \h </w:instrText>
        </w:r>
        <w:r>
          <w:rPr>
            <w:noProof/>
            <w:webHidden/>
          </w:rPr>
        </w:r>
        <w:r>
          <w:rPr>
            <w:noProof/>
            <w:webHidden/>
          </w:rPr>
          <w:fldChar w:fldCharType="separate"/>
        </w:r>
        <w:r>
          <w:rPr>
            <w:noProof/>
            <w:webHidden/>
          </w:rPr>
          <w:t>35</w:t>
        </w:r>
        <w:r>
          <w:rPr>
            <w:noProof/>
            <w:webHidden/>
          </w:rPr>
          <w:fldChar w:fldCharType="end"/>
        </w:r>
      </w:hyperlink>
    </w:p>
    <w:p w14:paraId="14C31A4E" w14:textId="0567DF15" w:rsidR="00735F2C" w:rsidRDefault="00735F2C">
      <w:pPr>
        <w:pStyle w:val="Verzeichnis2"/>
        <w:tabs>
          <w:tab w:val="right" w:leader="dot" w:pos="8494"/>
        </w:tabs>
        <w:rPr>
          <w:noProof/>
        </w:rPr>
      </w:pPr>
      <w:hyperlink w:anchor="_Toc232031629" w:history="1">
        <w:r w:rsidRPr="008313EF">
          <w:rPr>
            <w:rStyle w:val="Hyperlink"/>
            <w:noProof/>
          </w:rPr>
          <w:t>5.2  Forschungsdesign</w:t>
        </w:r>
        <w:r>
          <w:rPr>
            <w:noProof/>
            <w:webHidden/>
          </w:rPr>
          <w:tab/>
        </w:r>
        <w:r>
          <w:rPr>
            <w:noProof/>
            <w:webHidden/>
          </w:rPr>
          <w:fldChar w:fldCharType="begin"/>
        </w:r>
        <w:r>
          <w:rPr>
            <w:noProof/>
            <w:webHidden/>
          </w:rPr>
          <w:instrText xml:space="preserve"> PAGEREF _Toc232031629 \h </w:instrText>
        </w:r>
        <w:r>
          <w:rPr>
            <w:noProof/>
            <w:webHidden/>
          </w:rPr>
        </w:r>
        <w:r>
          <w:rPr>
            <w:noProof/>
            <w:webHidden/>
          </w:rPr>
          <w:fldChar w:fldCharType="separate"/>
        </w:r>
        <w:r>
          <w:rPr>
            <w:noProof/>
            <w:webHidden/>
          </w:rPr>
          <w:t>36</w:t>
        </w:r>
        <w:r>
          <w:rPr>
            <w:noProof/>
            <w:webHidden/>
          </w:rPr>
          <w:fldChar w:fldCharType="end"/>
        </w:r>
      </w:hyperlink>
    </w:p>
    <w:p w14:paraId="1BD4CCD3" w14:textId="16C725AD" w:rsidR="00735F2C" w:rsidRDefault="00735F2C">
      <w:pPr>
        <w:pStyle w:val="Verzeichnis2"/>
        <w:tabs>
          <w:tab w:val="right" w:leader="dot" w:pos="8494"/>
        </w:tabs>
        <w:rPr>
          <w:noProof/>
        </w:rPr>
      </w:pPr>
      <w:hyperlink w:anchor="_Toc232031630" w:history="1">
        <w:r w:rsidRPr="008313EF">
          <w:rPr>
            <w:rStyle w:val="Hyperlink"/>
            <w:noProof/>
          </w:rPr>
          <w:t>5.3  Vorgehen im Überblick</w:t>
        </w:r>
        <w:r>
          <w:rPr>
            <w:noProof/>
            <w:webHidden/>
          </w:rPr>
          <w:tab/>
        </w:r>
        <w:r>
          <w:rPr>
            <w:noProof/>
            <w:webHidden/>
          </w:rPr>
          <w:fldChar w:fldCharType="begin"/>
        </w:r>
        <w:r>
          <w:rPr>
            <w:noProof/>
            <w:webHidden/>
          </w:rPr>
          <w:instrText xml:space="preserve"> PAGEREF _Toc232031630 \h </w:instrText>
        </w:r>
        <w:r>
          <w:rPr>
            <w:noProof/>
            <w:webHidden/>
          </w:rPr>
        </w:r>
        <w:r>
          <w:rPr>
            <w:noProof/>
            <w:webHidden/>
          </w:rPr>
          <w:fldChar w:fldCharType="separate"/>
        </w:r>
        <w:r>
          <w:rPr>
            <w:noProof/>
            <w:webHidden/>
          </w:rPr>
          <w:t>37</w:t>
        </w:r>
        <w:r>
          <w:rPr>
            <w:noProof/>
            <w:webHidden/>
          </w:rPr>
          <w:fldChar w:fldCharType="end"/>
        </w:r>
      </w:hyperlink>
    </w:p>
    <w:p w14:paraId="4DC26DC1" w14:textId="39E453ED" w:rsidR="00735F2C" w:rsidRDefault="00735F2C">
      <w:pPr>
        <w:pStyle w:val="Verzeichnis2"/>
        <w:tabs>
          <w:tab w:val="right" w:leader="dot" w:pos="8494"/>
        </w:tabs>
        <w:rPr>
          <w:noProof/>
        </w:rPr>
      </w:pPr>
      <w:hyperlink w:anchor="_Toc232031631" w:history="1">
        <w:r w:rsidRPr="008313EF">
          <w:rPr>
            <w:rStyle w:val="Hyperlink"/>
            <w:noProof/>
          </w:rPr>
          <w:t>5.4  Methoden der Datenerhebung</w:t>
        </w:r>
        <w:r>
          <w:rPr>
            <w:noProof/>
            <w:webHidden/>
          </w:rPr>
          <w:tab/>
        </w:r>
        <w:r>
          <w:rPr>
            <w:noProof/>
            <w:webHidden/>
          </w:rPr>
          <w:fldChar w:fldCharType="begin"/>
        </w:r>
        <w:r>
          <w:rPr>
            <w:noProof/>
            <w:webHidden/>
          </w:rPr>
          <w:instrText xml:space="preserve"> PAGEREF _Toc232031631 \h </w:instrText>
        </w:r>
        <w:r>
          <w:rPr>
            <w:noProof/>
            <w:webHidden/>
          </w:rPr>
        </w:r>
        <w:r>
          <w:rPr>
            <w:noProof/>
            <w:webHidden/>
          </w:rPr>
          <w:fldChar w:fldCharType="separate"/>
        </w:r>
        <w:r>
          <w:rPr>
            <w:noProof/>
            <w:webHidden/>
          </w:rPr>
          <w:t>38</w:t>
        </w:r>
        <w:r>
          <w:rPr>
            <w:noProof/>
            <w:webHidden/>
          </w:rPr>
          <w:fldChar w:fldCharType="end"/>
        </w:r>
      </w:hyperlink>
    </w:p>
    <w:p w14:paraId="36F95A4F" w14:textId="1A175424" w:rsidR="00735F2C" w:rsidRDefault="00735F2C">
      <w:pPr>
        <w:pStyle w:val="Verzeichnis2"/>
        <w:tabs>
          <w:tab w:val="right" w:leader="dot" w:pos="8494"/>
        </w:tabs>
        <w:rPr>
          <w:noProof/>
        </w:rPr>
      </w:pPr>
      <w:hyperlink w:anchor="_Toc232031632" w:history="1">
        <w:r w:rsidRPr="008313EF">
          <w:rPr>
            <w:rStyle w:val="Hyperlink"/>
            <w:noProof/>
          </w:rPr>
          <w:t>5.5  Methoden der Auswertung</w:t>
        </w:r>
        <w:r>
          <w:rPr>
            <w:noProof/>
            <w:webHidden/>
          </w:rPr>
          <w:tab/>
        </w:r>
        <w:r>
          <w:rPr>
            <w:noProof/>
            <w:webHidden/>
          </w:rPr>
          <w:fldChar w:fldCharType="begin"/>
        </w:r>
        <w:r>
          <w:rPr>
            <w:noProof/>
            <w:webHidden/>
          </w:rPr>
          <w:instrText xml:space="preserve"> PAGEREF _Toc232031632 \h </w:instrText>
        </w:r>
        <w:r>
          <w:rPr>
            <w:noProof/>
            <w:webHidden/>
          </w:rPr>
        </w:r>
        <w:r>
          <w:rPr>
            <w:noProof/>
            <w:webHidden/>
          </w:rPr>
          <w:fldChar w:fldCharType="separate"/>
        </w:r>
        <w:r>
          <w:rPr>
            <w:noProof/>
            <w:webHidden/>
          </w:rPr>
          <w:t>39</w:t>
        </w:r>
        <w:r>
          <w:rPr>
            <w:noProof/>
            <w:webHidden/>
          </w:rPr>
          <w:fldChar w:fldCharType="end"/>
        </w:r>
      </w:hyperlink>
    </w:p>
    <w:p w14:paraId="170A5055" w14:textId="0376EFCB" w:rsidR="00735F2C" w:rsidRDefault="00735F2C">
      <w:pPr>
        <w:pStyle w:val="Verzeichnis2"/>
        <w:tabs>
          <w:tab w:val="right" w:leader="dot" w:pos="8494"/>
        </w:tabs>
        <w:rPr>
          <w:noProof/>
        </w:rPr>
      </w:pPr>
      <w:hyperlink w:anchor="_Toc232031633" w:history="1">
        <w:r w:rsidRPr="008313EF">
          <w:rPr>
            <w:rStyle w:val="Hyperlink"/>
            <w:noProof/>
          </w:rPr>
          <w:t>5.6  Reflexion zu Ressourcen und Kompetenzen</w:t>
        </w:r>
        <w:r>
          <w:rPr>
            <w:noProof/>
            <w:webHidden/>
          </w:rPr>
          <w:tab/>
        </w:r>
        <w:r>
          <w:rPr>
            <w:noProof/>
            <w:webHidden/>
          </w:rPr>
          <w:fldChar w:fldCharType="begin"/>
        </w:r>
        <w:r>
          <w:rPr>
            <w:noProof/>
            <w:webHidden/>
          </w:rPr>
          <w:instrText xml:space="preserve"> PAGEREF _Toc232031633 \h </w:instrText>
        </w:r>
        <w:r>
          <w:rPr>
            <w:noProof/>
            <w:webHidden/>
          </w:rPr>
        </w:r>
        <w:r>
          <w:rPr>
            <w:noProof/>
            <w:webHidden/>
          </w:rPr>
          <w:fldChar w:fldCharType="separate"/>
        </w:r>
        <w:r>
          <w:rPr>
            <w:noProof/>
            <w:webHidden/>
          </w:rPr>
          <w:t>40</w:t>
        </w:r>
        <w:r>
          <w:rPr>
            <w:noProof/>
            <w:webHidden/>
          </w:rPr>
          <w:fldChar w:fldCharType="end"/>
        </w:r>
      </w:hyperlink>
    </w:p>
    <w:p w14:paraId="01B8993C" w14:textId="39143C09" w:rsidR="00735F2C" w:rsidRDefault="00735F2C">
      <w:pPr>
        <w:pStyle w:val="Verzeichnis1"/>
        <w:tabs>
          <w:tab w:val="right" w:leader="dot" w:pos="8494"/>
        </w:tabs>
        <w:rPr>
          <w:noProof/>
        </w:rPr>
      </w:pPr>
      <w:hyperlink w:anchor="_Toc232031634" w:history="1">
        <w:r w:rsidRPr="008313EF">
          <w:rPr>
            <w:rStyle w:val="Hyperlink"/>
            <w:noProof/>
          </w:rPr>
          <w:t>6  Konzept und Architektur</w:t>
        </w:r>
        <w:r>
          <w:rPr>
            <w:noProof/>
            <w:webHidden/>
          </w:rPr>
          <w:tab/>
        </w:r>
        <w:r>
          <w:rPr>
            <w:noProof/>
            <w:webHidden/>
          </w:rPr>
          <w:fldChar w:fldCharType="begin"/>
        </w:r>
        <w:r>
          <w:rPr>
            <w:noProof/>
            <w:webHidden/>
          </w:rPr>
          <w:instrText xml:space="preserve"> PAGEREF _Toc232031634 \h </w:instrText>
        </w:r>
        <w:r>
          <w:rPr>
            <w:noProof/>
            <w:webHidden/>
          </w:rPr>
        </w:r>
        <w:r>
          <w:rPr>
            <w:noProof/>
            <w:webHidden/>
          </w:rPr>
          <w:fldChar w:fldCharType="separate"/>
        </w:r>
        <w:r>
          <w:rPr>
            <w:noProof/>
            <w:webHidden/>
          </w:rPr>
          <w:t>42</w:t>
        </w:r>
        <w:r>
          <w:rPr>
            <w:noProof/>
            <w:webHidden/>
          </w:rPr>
          <w:fldChar w:fldCharType="end"/>
        </w:r>
      </w:hyperlink>
    </w:p>
    <w:p w14:paraId="21DB49CC" w14:textId="0C7F8EF0" w:rsidR="00735F2C" w:rsidRDefault="00735F2C">
      <w:pPr>
        <w:pStyle w:val="Verzeichnis2"/>
        <w:tabs>
          <w:tab w:val="right" w:leader="dot" w:pos="8494"/>
        </w:tabs>
        <w:rPr>
          <w:noProof/>
        </w:rPr>
      </w:pPr>
      <w:hyperlink w:anchor="_Toc232031635" w:history="1">
        <w:r w:rsidRPr="008313EF">
          <w:rPr>
            <w:rStyle w:val="Hyperlink"/>
            <w:noProof/>
          </w:rPr>
          <w:t>6.1  Anforderungen</w:t>
        </w:r>
        <w:r>
          <w:rPr>
            <w:noProof/>
            <w:webHidden/>
          </w:rPr>
          <w:tab/>
        </w:r>
        <w:r>
          <w:rPr>
            <w:noProof/>
            <w:webHidden/>
          </w:rPr>
          <w:fldChar w:fldCharType="begin"/>
        </w:r>
        <w:r>
          <w:rPr>
            <w:noProof/>
            <w:webHidden/>
          </w:rPr>
          <w:instrText xml:space="preserve"> PAGEREF _Toc232031635 \h </w:instrText>
        </w:r>
        <w:r>
          <w:rPr>
            <w:noProof/>
            <w:webHidden/>
          </w:rPr>
        </w:r>
        <w:r>
          <w:rPr>
            <w:noProof/>
            <w:webHidden/>
          </w:rPr>
          <w:fldChar w:fldCharType="separate"/>
        </w:r>
        <w:r>
          <w:rPr>
            <w:noProof/>
            <w:webHidden/>
          </w:rPr>
          <w:t>42</w:t>
        </w:r>
        <w:r>
          <w:rPr>
            <w:noProof/>
            <w:webHidden/>
          </w:rPr>
          <w:fldChar w:fldCharType="end"/>
        </w:r>
      </w:hyperlink>
    </w:p>
    <w:p w14:paraId="74AAD706" w14:textId="24B5F84B" w:rsidR="00735F2C" w:rsidRDefault="00735F2C">
      <w:pPr>
        <w:pStyle w:val="Verzeichnis2"/>
        <w:tabs>
          <w:tab w:val="right" w:leader="dot" w:pos="8494"/>
        </w:tabs>
        <w:rPr>
          <w:noProof/>
        </w:rPr>
      </w:pPr>
      <w:hyperlink w:anchor="_Toc232031636" w:history="1">
        <w:r w:rsidRPr="008313EF">
          <w:rPr>
            <w:rStyle w:val="Hyperlink"/>
            <w:noProof/>
          </w:rPr>
          <w:t>6.2  Architekturüberblick</w:t>
        </w:r>
        <w:r>
          <w:rPr>
            <w:noProof/>
            <w:webHidden/>
          </w:rPr>
          <w:tab/>
        </w:r>
        <w:r>
          <w:rPr>
            <w:noProof/>
            <w:webHidden/>
          </w:rPr>
          <w:fldChar w:fldCharType="begin"/>
        </w:r>
        <w:r>
          <w:rPr>
            <w:noProof/>
            <w:webHidden/>
          </w:rPr>
          <w:instrText xml:space="preserve"> PAGEREF _Toc232031636 \h </w:instrText>
        </w:r>
        <w:r>
          <w:rPr>
            <w:noProof/>
            <w:webHidden/>
          </w:rPr>
        </w:r>
        <w:r>
          <w:rPr>
            <w:noProof/>
            <w:webHidden/>
          </w:rPr>
          <w:fldChar w:fldCharType="separate"/>
        </w:r>
        <w:r>
          <w:rPr>
            <w:noProof/>
            <w:webHidden/>
          </w:rPr>
          <w:t>43</w:t>
        </w:r>
        <w:r>
          <w:rPr>
            <w:noProof/>
            <w:webHidden/>
          </w:rPr>
          <w:fldChar w:fldCharType="end"/>
        </w:r>
      </w:hyperlink>
    </w:p>
    <w:p w14:paraId="5907EFB3" w14:textId="33F6ACEE" w:rsidR="00735F2C" w:rsidRDefault="00735F2C">
      <w:pPr>
        <w:pStyle w:val="Verzeichnis2"/>
        <w:tabs>
          <w:tab w:val="right" w:leader="dot" w:pos="8494"/>
        </w:tabs>
        <w:rPr>
          <w:noProof/>
        </w:rPr>
      </w:pPr>
      <w:hyperlink w:anchor="_Toc232031637" w:history="1">
        <w:r w:rsidRPr="008313EF">
          <w:rPr>
            <w:rStyle w:val="Hyperlink"/>
            <w:noProof/>
          </w:rPr>
          <w:t>6.3  Komponenten im Detail</w:t>
        </w:r>
        <w:r>
          <w:rPr>
            <w:noProof/>
            <w:webHidden/>
          </w:rPr>
          <w:tab/>
        </w:r>
        <w:r>
          <w:rPr>
            <w:noProof/>
            <w:webHidden/>
          </w:rPr>
          <w:fldChar w:fldCharType="begin"/>
        </w:r>
        <w:r>
          <w:rPr>
            <w:noProof/>
            <w:webHidden/>
          </w:rPr>
          <w:instrText xml:space="preserve"> PAGEREF _Toc232031637 \h </w:instrText>
        </w:r>
        <w:r>
          <w:rPr>
            <w:noProof/>
            <w:webHidden/>
          </w:rPr>
        </w:r>
        <w:r>
          <w:rPr>
            <w:noProof/>
            <w:webHidden/>
          </w:rPr>
          <w:fldChar w:fldCharType="separate"/>
        </w:r>
        <w:r>
          <w:rPr>
            <w:noProof/>
            <w:webHidden/>
          </w:rPr>
          <w:t>43</w:t>
        </w:r>
        <w:r>
          <w:rPr>
            <w:noProof/>
            <w:webHidden/>
          </w:rPr>
          <w:fldChar w:fldCharType="end"/>
        </w:r>
      </w:hyperlink>
    </w:p>
    <w:p w14:paraId="20837CDF" w14:textId="6D3E588A" w:rsidR="00735F2C" w:rsidRDefault="00735F2C">
      <w:pPr>
        <w:pStyle w:val="Verzeichnis3"/>
        <w:tabs>
          <w:tab w:val="right" w:leader="dot" w:pos="8494"/>
        </w:tabs>
        <w:rPr>
          <w:noProof/>
        </w:rPr>
      </w:pPr>
      <w:hyperlink w:anchor="_Toc232031638" w:history="1">
        <w:r w:rsidRPr="008313EF">
          <w:rPr>
            <w:rStyle w:val="Hyperlink"/>
            <w:noProof/>
          </w:rPr>
          <w:t>6.3.1  Orchestrator</w:t>
        </w:r>
        <w:r>
          <w:rPr>
            <w:noProof/>
            <w:webHidden/>
          </w:rPr>
          <w:tab/>
        </w:r>
        <w:r>
          <w:rPr>
            <w:noProof/>
            <w:webHidden/>
          </w:rPr>
          <w:fldChar w:fldCharType="begin"/>
        </w:r>
        <w:r>
          <w:rPr>
            <w:noProof/>
            <w:webHidden/>
          </w:rPr>
          <w:instrText xml:space="preserve"> PAGEREF _Toc232031638 \h </w:instrText>
        </w:r>
        <w:r>
          <w:rPr>
            <w:noProof/>
            <w:webHidden/>
          </w:rPr>
        </w:r>
        <w:r>
          <w:rPr>
            <w:noProof/>
            <w:webHidden/>
          </w:rPr>
          <w:fldChar w:fldCharType="separate"/>
        </w:r>
        <w:r>
          <w:rPr>
            <w:noProof/>
            <w:webHidden/>
          </w:rPr>
          <w:t>43</w:t>
        </w:r>
        <w:r>
          <w:rPr>
            <w:noProof/>
            <w:webHidden/>
          </w:rPr>
          <w:fldChar w:fldCharType="end"/>
        </w:r>
      </w:hyperlink>
    </w:p>
    <w:p w14:paraId="6F5A3E7E" w14:textId="67B0EA0B" w:rsidR="00735F2C" w:rsidRDefault="00735F2C">
      <w:pPr>
        <w:pStyle w:val="Verzeichnis3"/>
        <w:tabs>
          <w:tab w:val="right" w:leader="dot" w:pos="8494"/>
        </w:tabs>
        <w:rPr>
          <w:noProof/>
        </w:rPr>
      </w:pPr>
      <w:hyperlink w:anchor="_Toc232031639" w:history="1">
        <w:r w:rsidRPr="008313EF">
          <w:rPr>
            <w:rStyle w:val="Hyperlink"/>
            <w:noProof/>
          </w:rPr>
          <w:t>6.3.2  Personalisierungsmodul</w:t>
        </w:r>
        <w:r>
          <w:rPr>
            <w:noProof/>
            <w:webHidden/>
          </w:rPr>
          <w:tab/>
        </w:r>
        <w:r>
          <w:rPr>
            <w:noProof/>
            <w:webHidden/>
          </w:rPr>
          <w:fldChar w:fldCharType="begin"/>
        </w:r>
        <w:r>
          <w:rPr>
            <w:noProof/>
            <w:webHidden/>
          </w:rPr>
          <w:instrText xml:space="preserve"> PAGEREF _Toc232031639 \h </w:instrText>
        </w:r>
        <w:r>
          <w:rPr>
            <w:noProof/>
            <w:webHidden/>
          </w:rPr>
        </w:r>
        <w:r>
          <w:rPr>
            <w:noProof/>
            <w:webHidden/>
          </w:rPr>
          <w:fldChar w:fldCharType="separate"/>
        </w:r>
        <w:r>
          <w:rPr>
            <w:noProof/>
            <w:webHidden/>
          </w:rPr>
          <w:t>44</w:t>
        </w:r>
        <w:r>
          <w:rPr>
            <w:noProof/>
            <w:webHidden/>
          </w:rPr>
          <w:fldChar w:fldCharType="end"/>
        </w:r>
      </w:hyperlink>
    </w:p>
    <w:p w14:paraId="741C4C8D" w14:textId="367877F0" w:rsidR="00735F2C" w:rsidRDefault="00735F2C">
      <w:pPr>
        <w:pStyle w:val="Verzeichnis3"/>
        <w:tabs>
          <w:tab w:val="right" w:leader="dot" w:pos="8494"/>
        </w:tabs>
        <w:rPr>
          <w:noProof/>
        </w:rPr>
      </w:pPr>
      <w:hyperlink w:anchor="_Toc232031640" w:history="1">
        <w:r w:rsidRPr="008313EF">
          <w:rPr>
            <w:rStyle w:val="Hyperlink"/>
            <w:noProof/>
          </w:rPr>
          <w:t>6.3.3  Nachrichten- und Datenintegration</w:t>
        </w:r>
        <w:r>
          <w:rPr>
            <w:noProof/>
            <w:webHidden/>
          </w:rPr>
          <w:tab/>
        </w:r>
        <w:r>
          <w:rPr>
            <w:noProof/>
            <w:webHidden/>
          </w:rPr>
          <w:fldChar w:fldCharType="begin"/>
        </w:r>
        <w:r>
          <w:rPr>
            <w:noProof/>
            <w:webHidden/>
          </w:rPr>
          <w:instrText xml:space="preserve"> PAGEREF _Toc232031640 \h </w:instrText>
        </w:r>
        <w:r>
          <w:rPr>
            <w:noProof/>
            <w:webHidden/>
          </w:rPr>
        </w:r>
        <w:r>
          <w:rPr>
            <w:noProof/>
            <w:webHidden/>
          </w:rPr>
          <w:fldChar w:fldCharType="separate"/>
        </w:r>
        <w:r>
          <w:rPr>
            <w:noProof/>
            <w:webHidden/>
          </w:rPr>
          <w:t>44</w:t>
        </w:r>
        <w:r>
          <w:rPr>
            <w:noProof/>
            <w:webHidden/>
          </w:rPr>
          <w:fldChar w:fldCharType="end"/>
        </w:r>
      </w:hyperlink>
    </w:p>
    <w:p w14:paraId="7CB1A2E6" w14:textId="349A043F" w:rsidR="00735F2C" w:rsidRDefault="00735F2C">
      <w:pPr>
        <w:pStyle w:val="Verzeichnis3"/>
        <w:tabs>
          <w:tab w:val="right" w:leader="dot" w:pos="8494"/>
        </w:tabs>
        <w:rPr>
          <w:noProof/>
        </w:rPr>
      </w:pPr>
      <w:hyperlink w:anchor="_Toc232031641" w:history="1">
        <w:r w:rsidRPr="008313EF">
          <w:rPr>
            <w:rStyle w:val="Hyperlink"/>
            <w:noProof/>
          </w:rPr>
          <w:t>6.3.4  LLM-Textgenerierung</w:t>
        </w:r>
        <w:r>
          <w:rPr>
            <w:noProof/>
            <w:webHidden/>
          </w:rPr>
          <w:tab/>
        </w:r>
        <w:r>
          <w:rPr>
            <w:noProof/>
            <w:webHidden/>
          </w:rPr>
          <w:fldChar w:fldCharType="begin"/>
        </w:r>
        <w:r>
          <w:rPr>
            <w:noProof/>
            <w:webHidden/>
          </w:rPr>
          <w:instrText xml:space="preserve"> PAGEREF _Toc232031641 \h </w:instrText>
        </w:r>
        <w:r>
          <w:rPr>
            <w:noProof/>
            <w:webHidden/>
          </w:rPr>
        </w:r>
        <w:r>
          <w:rPr>
            <w:noProof/>
            <w:webHidden/>
          </w:rPr>
          <w:fldChar w:fldCharType="separate"/>
        </w:r>
        <w:r>
          <w:rPr>
            <w:noProof/>
            <w:webHidden/>
          </w:rPr>
          <w:t>44</w:t>
        </w:r>
        <w:r>
          <w:rPr>
            <w:noProof/>
            <w:webHidden/>
          </w:rPr>
          <w:fldChar w:fldCharType="end"/>
        </w:r>
      </w:hyperlink>
    </w:p>
    <w:p w14:paraId="45C33E20" w14:textId="3E8C1DD7" w:rsidR="00735F2C" w:rsidRDefault="00735F2C">
      <w:pPr>
        <w:pStyle w:val="Verzeichnis3"/>
        <w:tabs>
          <w:tab w:val="right" w:leader="dot" w:pos="8494"/>
        </w:tabs>
        <w:rPr>
          <w:noProof/>
        </w:rPr>
      </w:pPr>
      <w:hyperlink w:anchor="_Toc232031642" w:history="1">
        <w:r w:rsidRPr="008313EF">
          <w:rPr>
            <w:rStyle w:val="Hyperlink"/>
            <w:noProof/>
          </w:rPr>
          <w:t>6.3.5  Sprachsynthese</w:t>
        </w:r>
        <w:r>
          <w:rPr>
            <w:noProof/>
            <w:webHidden/>
          </w:rPr>
          <w:tab/>
        </w:r>
        <w:r>
          <w:rPr>
            <w:noProof/>
            <w:webHidden/>
          </w:rPr>
          <w:fldChar w:fldCharType="begin"/>
        </w:r>
        <w:r>
          <w:rPr>
            <w:noProof/>
            <w:webHidden/>
          </w:rPr>
          <w:instrText xml:space="preserve"> PAGEREF _Toc232031642 \h </w:instrText>
        </w:r>
        <w:r>
          <w:rPr>
            <w:noProof/>
            <w:webHidden/>
          </w:rPr>
        </w:r>
        <w:r>
          <w:rPr>
            <w:noProof/>
            <w:webHidden/>
          </w:rPr>
          <w:fldChar w:fldCharType="separate"/>
        </w:r>
        <w:r>
          <w:rPr>
            <w:noProof/>
            <w:webHidden/>
          </w:rPr>
          <w:t>45</w:t>
        </w:r>
        <w:r>
          <w:rPr>
            <w:noProof/>
            <w:webHidden/>
          </w:rPr>
          <w:fldChar w:fldCharType="end"/>
        </w:r>
      </w:hyperlink>
    </w:p>
    <w:p w14:paraId="6E33331B" w14:textId="58714AE4" w:rsidR="00735F2C" w:rsidRDefault="00735F2C">
      <w:pPr>
        <w:pStyle w:val="Verzeichnis3"/>
        <w:tabs>
          <w:tab w:val="right" w:leader="dot" w:pos="8494"/>
        </w:tabs>
        <w:rPr>
          <w:noProof/>
        </w:rPr>
      </w:pPr>
      <w:hyperlink w:anchor="_Toc232031643" w:history="1">
        <w:r w:rsidRPr="008313EF">
          <w:rPr>
            <w:rStyle w:val="Hyperlink"/>
            <w:noProof/>
          </w:rPr>
          <w:t>6.3.6  Musikeinbindung</w:t>
        </w:r>
        <w:r>
          <w:rPr>
            <w:noProof/>
            <w:webHidden/>
          </w:rPr>
          <w:tab/>
        </w:r>
        <w:r>
          <w:rPr>
            <w:noProof/>
            <w:webHidden/>
          </w:rPr>
          <w:fldChar w:fldCharType="begin"/>
        </w:r>
        <w:r>
          <w:rPr>
            <w:noProof/>
            <w:webHidden/>
          </w:rPr>
          <w:instrText xml:space="preserve"> PAGEREF _Toc232031643 \h </w:instrText>
        </w:r>
        <w:r>
          <w:rPr>
            <w:noProof/>
            <w:webHidden/>
          </w:rPr>
        </w:r>
        <w:r>
          <w:rPr>
            <w:noProof/>
            <w:webHidden/>
          </w:rPr>
          <w:fldChar w:fldCharType="separate"/>
        </w:r>
        <w:r>
          <w:rPr>
            <w:noProof/>
            <w:webHidden/>
          </w:rPr>
          <w:t>45</w:t>
        </w:r>
        <w:r>
          <w:rPr>
            <w:noProof/>
            <w:webHidden/>
          </w:rPr>
          <w:fldChar w:fldCharType="end"/>
        </w:r>
      </w:hyperlink>
    </w:p>
    <w:p w14:paraId="3D3C78B6" w14:textId="4236CAF9" w:rsidR="00735F2C" w:rsidRDefault="00735F2C">
      <w:pPr>
        <w:pStyle w:val="Verzeichnis3"/>
        <w:tabs>
          <w:tab w:val="right" w:leader="dot" w:pos="8494"/>
        </w:tabs>
        <w:rPr>
          <w:noProof/>
        </w:rPr>
      </w:pPr>
      <w:hyperlink w:anchor="_Toc232031644" w:history="1">
        <w:r w:rsidRPr="008313EF">
          <w:rPr>
            <w:rStyle w:val="Hyperlink"/>
            <w:noProof/>
          </w:rPr>
          <w:t>6.3.7  Webapplikation und Benutzeroberfläche</w:t>
        </w:r>
        <w:r>
          <w:rPr>
            <w:noProof/>
            <w:webHidden/>
          </w:rPr>
          <w:tab/>
        </w:r>
        <w:r>
          <w:rPr>
            <w:noProof/>
            <w:webHidden/>
          </w:rPr>
          <w:fldChar w:fldCharType="begin"/>
        </w:r>
        <w:r>
          <w:rPr>
            <w:noProof/>
            <w:webHidden/>
          </w:rPr>
          <w:instrText xml:space="preserve"> PAGEREF _Toc232031644 \h </w:instrText>
        </w:r>
        <w:r>
          <w:rPr>
            <w:noProof/>
            <w:webHidden/>
          </w:rPr>
        </w:r>
        <w:r>
          <w:rPr>
            <w:noProof/>
            <w:webHidden/>
          </w:rPr>
          <w:fldChar w:fldCharType="separate"/>
        </w:r>
        <w:r>
          <w:rPr>
            <w:noProof/>
            <w:webHidden/>
          </w:rPr>
          <w:t>45</w:t>
        </w:r>
        <w:r>
          <w:rPr>
            <w:noProof/>
            <w:webHidden/>
          </w:rPr>
          <w:fldChar w:fldCharType="end"/>
        </w:r>
      </w:hyperlink>
    </w:p>
    <w:p w14:paraId="53EFB927" w14:textId="12F0C597" w:rsidR="00735F2C" w:rsidRDefault="00735F2C">
      <w:pPr>
        <w:pStyle w:val="Verzeichnis2"/>
        <w:tabs>
          <w:tab w:val="right" w:leader="dot" w:pos="8494"/>
        </w:tabs>
        <w:rPr>
          <w:noProof/>
        </w:rPr>
      </w:pPr>
      <w:hyperlink w:anchor="_Toc232031645" w:history="1">
        <w:r w:rsidRPr="008313EF">
          <w:rPr>
            <w:rStyle w:val="Hyperlink"/>
            <w:noProof/>
          </w:rPr>
          <w:t>6.4  Wellbeing-Features im Design</w:t>
        </w:r>
        <w:r>
          <w:rPr>
            <w:noProof/>
            <w:webHidden/>
          </w:rPr>
          <w:tab/>
        </w:r>
        <w:r>
          <w:rPr>
            <w:noProof/>
            <w:webHidden/>
          </w:rPr>
          <w:fldChar w:fldCharType="begin"/>
        </w:r>
        <w:r>
          <w:rPr>
            <w:noProof/>
            <w:webHidden/>
          </w:rPr>
          <w:instrText xml:space="preserve"> PAGEREF _Toc232031645 \h </w:instrText>
        </w:r>
        <w:r>
          <w:rPr>
            <w:noProof/>
            <w:webHidden/>
          </w:rPr>
        </w:r>
        <w:r>
          <w:rPr>
            <w:noProof/>
            <w:webHidden/>
          </w:rPr>
          <w:fldChar w:fldCharType="separate"/>
        </w:r>
        <w:r>
          <w:rPr>
            <w:noProof/>
            <w:webHidden/>
          </w:rPr>
          <w:t>46</w:t>
        </w:r>
        <w:r>
          <w:rPr>
            <w:noProof/>
            <w:webHidden/>
          </w:rPr>
          <w:fldChar w:fldCharType="end"/>
        </w:r>
      </w:hyperlink>
    </w:p>
    <w:p w14:paraId="2E9F019C" w14:textId="500B2940" w:rsidR="00735F2C" w:rsidRDefault="00735F2C">
      <w:pPr>
        <w:pStyle w:val="Verzeichnis2"/>
        <w:tabs>
          <w:tab w:val="right" w:leader="dot" w:pos="8494"/>
        </w:tabs>
        <w:rPr>
          <w:noProof/>
        </w:rPr>
      </w:pPr>
      <w:hyperlink w:anchor="_Toc232031646" w:history="1">
        <w:r w:rsidRPr="008313EF">
          <w:rPr>
            <w:rStyle w:val="Hyperlink"/>
            <w:noProof/>
          </w:rPr>
          <w:t>6.5  Mapping von Werten auf Designentscheidungen</w:t>
        </w:r>
        <w:r>
          <w:rPr>
            <w:noProof/>
            <w:webHidden/>
          </w:rPr>
          <w:tab/>
        </w:r>
        <w:r>
          <w:rPr>
            <w:noProof/>
            <w:webHidden/>
          </w:rPr>
          <w:fldChar w:fldCharType="begin"/>
        </w:r>
        <w:r>
          <w:rPr>
            <w:noProof/>
            <w:webHidden/>
          </w:rPr>
          <w:instrText xml:space="preserve"> PAGEREF _Toc232031646 \h </w:instrText>
        </w:r>
        <w:r>
          <w:rPr>
            <w:noProof/>
            <w:webHidden/>
          </w:rPr>
        </w:r>
        <w:r>
          <w:rPr>
            <w:noProof/>
            <w:webHidden/>
          </w:rPr>
          <w:fldChar w:fldCharType="separate"/>
        </w:r>
        <w:r>
          <w:rPr>
            <w:noProof/>
            <w:webHidden/>
          </w:rPr>
          <w:t>47</w:t>
        </w:r>
        <w:r>
          <w:rPr>
            <w:noProof/>
            <w:webHidden/>
          </w:rPr>
          <w:fldChar w:fldCharType="end"/>
        </w:r>
      </w:hyperlink>
    </w:p>
    <w:p w14:paraId="250D7B7D" w14:textId="74479F0D" w:rsidR="00735F2C" w:rsidRDefault="00735F2C">
      <w:pPr>
        <w:pStyle w:val="Verzeichnis2"/>
        <w:tabs>
          <w:tab w:val="right" w:leader="dot" w:pos="8494"/>
        </w:tabs>
        <w:rPr>
          <w:noProof/>
        </w:rPr>
      </w:pPr>
      <w:hyperlink w:anchor="_Toc232031647" w:history="1">
        <w:r w:rsidRPr="008313EF">
          <w:rPr>
            <w:rStyle w:val="Hyperlink"/>
            <w:noProof/>
          </w:rPr>
          <w:t>6.6  Datenschutz und Datenfluss</w:t>
        </w:r>
        <w:r>
          <w:rPr>
            <w:noProof/>
            <w:webHidden/>
          </w:rPr>
          <w:tab/>
        </w:r>
        <w:r>
          <w:rPr>
            <w:noProof/>
            <w:webHidden/>
          </w:rPr>
          <w:fldChar w:fldCharType="begin"/>
        </w:r>
        <w:r>
          <w:rPr>
            <w:noProof/>
            <w:webHidden/>
          </w:rPr>
          <w:instrText xml:space="preserve"> PAGEREF _Toc232031647 \h </w:instrText>
        </w:r>
        <w:r>
          <w:rPr>
            <w:noProof/>
            <w:webHidden/>
          </w:rPr>
        </w:r>
        <w:r>
          <w:rPr>
            <w:noProof/>
            <w:webHidden/>
          </w:rPr>
          <w:fldChar w:fldCharType="separate"/>
        </w:r>
        <w:r>
          <w:rPr>
            <w:noProof/>
            <w:webHidden/>
          </w:rPr>
          <w:t>48</w:t>
        </w:r>
        <w:r>
          <w:rPr>
            <w:noProof/>
            <w:webHidden/>
          </w:rPr>
          <w:fldChar w:fldCharType="end"/>
        </w:r>
      </w:hyperlink>
    </w:p>
    <w:p w14:paraId="11473EA2" w14:textId="726316B6" w:rsidR="00735F2C" w:rsidRDefault="00735F2C">
      <w:pPr>
        <w:pStyle w:val="Verzeichnis1"/>
        <w:tabs>
          <w:tab w:val="right" w:leader="dot" w:pos="8494"/>
        </w:tabs>
        <w:rPr>
          <w:noProof/>
        </w:rPr>
      </w:pPr>
      <w:hyperlink w:anchor="_Toc232031648" w:history="1">
        <w:r w:rsidRPr="008313EF">
          <w:rPr>
            <w:rStyle w:val="Hyperlink"/>
            <w:noProof/>
          </w:rPr>
          <w:t>7  Implementation</w:t>
        </w:r>
        <w:r>
          <w:rPr>
            <w:noProof/>
            <w:webHidden/>
          </w:rPr>
          <w:tab/>
        </w:r>
        <w:r>
          <w:rPr>
            <w:noProof/>
            <w:webHidden/>
          </w:rPr>
          <w:fldChar w:fldCharType="begin"/>
        </w:r>
        <w:r>
          <w:rPr>
            <w:noProof/>
            <w:webHidden/>
          </w:rPr>
          <w:instrText xml:space="preserve"> PAGEREF _Toc232031648 \h </w:instrText>
        </w:r>
        <w:r>
          <w:rPr>
            <w:noProof/>
            <w:webHidden/>
          </w:rPr>
        </w:r>
        <w:r>
          <w:rPr>
            <w:noProof/>
            <w:webHidden/>
          </w:rPr>
          <w:fldChar w:fldCharType="separate"/>
        </w:r>
        <w:r>
          <w:rPr>
            <w:noProof/>
            <w:webHidden/>
          </w:rPr>
          <w:t>50</w:t>
        </w:r>
        <w:r>
          <w:rPr>
            <w:noProof/>
            <w:webHidden/>
          </w:rPr>
          <w:fldChar w:fldCharType="end"/>
        </w:r>
      </w:hyperlink>
    </w:p>
    <w:p w14:paraId="753A869E" w14:textId="516B6F17" w:rsidR="00735F2C" w:rsidRDefault="00735F2C">
      <w:pPr>
        <w:pStyle w:val="Verzeichnis2"/>
        <w:tabs>
          <w:tab w:val="right" w:leader="dot" w:pos="8494"/>
        </w:tabs>
        <w:rPr>
          <w:noProof/>
        </w:rPr>
      </w:pPr>
      <w:hyperlink w:anchor="_Toc232031649" w:history="1">
        <w:r w:rsidRPr="008313EF">
          <w:rPr>
            <w:rStyle w:val="Hyperlink"/>
            <w:noProof/>
          </w:rPr>
          <w:t>7.1  Vorgehen und Iterationen</w:t>
        </w:r>
        <w:r>
          <w:rPr>
            <w:noProof/>
            <w:webHidden/>
          </w:rPr>
          <w:tab/>
        </w:r>
        <w:r>
          <w:rPr>
            <w:noProof/>
            <w:webHidden/>
          </w:rPr>
          <w:fldChar w:fldCharType="begin"/>
        </w:r>
        <w:r>
          <w:rPr>
            <w:noProof/>
            <w:webHidden/>
          </w:rPr>
          <w:instrText xml:space="preserve"> PAGEREF _Toc232031649 \h </w:instrText>
        </w:r>
        <w:r>
          <w:rPr>
            <w:noProof/>
            <w:webHidden/>
          </w:rPr>
        </w:r>
        <w:r>
          <w:rPr>
            <w:noProof/>
            <w:webHidden/>
          </w:rPr>
          <w:fldChar w:fldCharType="separate"/>
        </w:r>
        <w:r>
          <w:rPr>
            <w:noProof/>
            <w:webHidden/>
          </w:rPr>
          <w:t>50</w:t>
        </w:r>
        <w:r>
          <w:rPr>
            <w:noProof/>
            <w:webHidden/>
          </w:rPr>
          <w:fldChar w:fldCharType="end"/>
        </w:r>
      </w:hyperlink>
    </w:p>
    <w:p w14:paraId="614B5D53" w14:textId="6CC5999D" w:rsidR="00735F2C" w:rsidRDefault="00735F2C">
      <w:pPr>
        <w:pStyle w:val="Verzeichnis2"/>
        <w:tabs>
          <w:tab w:val="right" w:leader="dot" w:pos="8494"/>
        </w:tabs>
        <w:rPr>
          <w:noProof/>
        </w:rPr>
      </w:pPr>
      <w:hyperlink w:anchor="_Toc232031650" w:history="1">
        <w:r w:rsidRPr="008313EF">
          <w:rPr>
            <w:rStyle w:val="Hyperlink"/>
            <w:noProof/>
          </w:rPr>
          <w:t>7.2  Repository-Struktur und Tech-Stack</w:t>
        </w:r>
        <w:r>
          <w:rPr>
            <w:noProof/>
            <w:webHidden/>
          </w:rPr>
          <w:tab/>
        </w:r>
        <w:r>
          <w:rPr>
            <w:noProof/>
            <w:webHidden/>
          </w:rPr>
          <w:fldChar w:fldCharType="begin"/>
        </w:r>
        <w:r>
          <w:rPr>
            <w:noProof/>
            <w:webHidden/>
          </w:rPr>
          <w:instrText xml:space="preserve"> PAGEREF _Toc232031650 \h </w:instrText>
        </w:r>
        <w:r>
          <w:rPr>
            <w:noProof/>
            <w:webHidden/>
          </w:rPr>
        </w:r>
        <w:r>
          <w:rPr>
            <w:noProof/>
            <w:webHidden/>
          </w:rPr>
          <w:fldChar w:fldCharType="separate"/>
        </w:r>
        <w:r>
          <w:rPr>
            <w:noProof/>
            <w:webHidden/>
          </w:rPr>
          <w:t>51</w:t>
        </w:r>
        <w:r>
          <w:rPr>
            <w:noProof/>
            <w:webHidden/>
          </w:rPr>
          <w:fldChar w:fldCharType="end"/>
        </w:r>
      </w:hyperlink>
    </w:p>
    <w:p w14:paraId="234811CB" w14:textId="53BB7F1E" w:rsidR="00735F2C" w:rsidRDefault="00735F2C">
      <w:pPr>
        <w:pStyle w:val="Verzeichnis2"/>
        <w:tabs>
          <w:tab w:val="right" w:leader="dot" w:pos="8494"/>
        </w:tabs>
        <w:rPr>
          <w:noProof/>
        </w:rPr>
      </w:pPr>
      <w:hyperlink w:anchor="_Toc232031651" w:history="1">
        <w:r w:rsidRPr="008313EF">
          <w:rPr>
            <w:rStyle w:val="Hyperlink"/>
            <w:noProof/>
          </w:rPr>
          <w:t>7.3  Pipeline-Implementation</w:t>
        </w:r>
        <w:r>
          <w:rPr>
            <w:noProof/>
            <w:webHidden/>
          </w:rPr>
          <w:tab/>
        </w:r>
        <w:r>
          <w:rPr>
            <w:noProof/>
            <w:webHidden/>
          </w:rPr>
          <w:fldChar w:fldCharType="begin"/>
        </w:r>
        <w:r>
          <w:rPr>
            <w:noProof/>
            <w:webHidden/>
          </w:rPr>
          <w:instrText xml:space="preserve"> PAGEREF _Toc232031651 \h </w:instrText>
        </w:r>
        <w:r>
          <w:rPr>
            <w:noProof/>
            <w:webHidden/>
          </w:rPr>
        </w:r>
        <w:r>
          <w:rPr>
            <w:noProof/>
            <w:webHidden/>
          </w:rPr>
          <w:fldChar w:fldCharType="separate"/>
        </w:r>
        <w:r>
          <w:rPr>
            <w:noProof/>
            <w:webHidden/>
          </w:rPr>
          <w:t>51</w:t>
        </w:r>
        <w:r>
          <w:rPr>
            <w:noProof/>
            <w:webHidden/>
          </w:rPr>
          <w:fldChar w:fldCharType="end"/>
        </w:r>
      </w:hyperlink>
    </w:p>
    <w:p w14:paraId="1EDF6E04" w14:textId="6DF8E4EB" w:rsidR="00735F2C" w:rsidRDefault="00735F2C">
      <w:pPr>
        <w:pStyle w:val="Verzeichnis2"/>
        <w:tabs>
          <w:tab w:val="right" w:leader="dot" w:pos="8494"/>
        </w:tabs>
        <w:rPr>
          <w:noProof/>
        </w:rPr>
      </w:pPr>
      <w:hyperlink w:anchor="_Toc232031652" w:history="1">
        <w:r w:rsidRPr="008313EF">
          <w:rPr>
            <w:rStyle w:val="Hyperlink"/>
            <w:noProof/>
          </w:rPr>
          <w:t>7.4  Prompt-Engineering</w:t>
        </w:r>
        <w:r>
          <w:rPr>
            <w:noProof/>
            <w:webHidden/>
          </w:rPr>
          <w:tab/>
        </w:r>
        <w:r>
          <w:rPr>
            <w:noProof/>
            <w:webHidden/>
          </w:rPr>
          <w:fldChar w:fldCharType="begin"/>
        </w:r>
        <w:r>
          <w:rPr>
            <w:noProof/>
            <w:webHidden/>
          </w:rPr>
          <w:instrText xml:space="preserve"> PAGEREF _Toc232031652 \h </w:instrText>
        </w:r>
        <w:r>
          <w:rPr>
            <w:noProof/>
            <w:webHidden/>
          </w:rPr>
        </w:r>
        <w:r>
          <w:rPr>
            <w:noProof/>
            <w:webHidden/>
          </w:rPr>
          <w:fldChar w:fldCharType="separate"/>
        </w:r>
        <w:r>
          <w:rPr>
            <w:noProof/>
            <w:webHidden/>
          </w:rPr>
          <w:t>52</w:t>
        </w:r>
        <w:r>
          <w:rPr>
            <w:noProof/>
            <w:webHidden/>
          </w:rPr>
          <w:fldChar w:fldCharType="end"/>
        </w:r>
      </w:hyperlink>
    </w:p>
    <w:p w14:paraId="7C8C5E0D" w14:textId="563FB2CA" w:rsidR="00735F2C" w:rsidRDefault="00735F2C">
      <w:pPr>
        <w:pStyle w:val="Verzeichnis2"/>
        <w:tabs>
          <w:tab w:val="right" w:leader="dot" w:pos="8494"/>
        </w:tabs>
        <w:rPr>
          <w:noProof/>
        </w:rPr>
      </w:pPr>
      <w:hyperlink w:anchor="_Toc232031653" w:history="1">
        <w:r w:rsidRPr="008313EF">
          <w:rPr>
            <w:rStyle w:val="Hyperlink"/>
            <w:noProof/>
          </w:rPr>
          <w:t>7.5  Personalisierungs- und Transparenz-UI</w:t>
        </w:r>
        <w:r>
          <w:rPr>
            <w:noProof/>
            <w:webHidden/>
          </w:rPr>
          <w:tab/>
        </w:r>
        <w:r>
          <w:rPr>
            <w:noProof/>
            <w:webHidden/>
          </w:rPr>
          <w:fldChar w:fldCharType="begin"/>
        </w:r>
        <w:r>
          <w:rPr>
            <w:noProof/>
            <w:webHidden/>
          </w:rPr>
          <w:instrText xml:space="preserve"> PAGEREF _Toc232031653 \h </w:instrText>
        </w:r>
        <w:r>
          <w:rPr>
            <w:noProof/>
            <w:webHidden/>
          </w:rPr>
        </w:r>
        <w:r>
          <w:rPr>
            <w:noProof/>
            <w:webHidden/>
          </w:rPr>
          <w:fldChar w:fldCharType="separate"/>
        </w:r>
        <w:r>
          <w:rPr>
            <w:noProof/>
            <w:webHidden/>
          </w:rPr>
          <w:t>52</w:t>
        </w:r>
        <w:r>
          <w:rPr>
            <w:noProof/>
            <w:webHidden/>
          </w:rPr>
          <w:fldChar w:fldCharType="end"/>
        </w:r>
      </w:hyperlink>
    </w:p>
    <w:p w14:paraId="30010751" w14:textId="6E7E390E" w:rsidR="00735F2C" w:rsidRDefault="00735F2C">
      <w:pPr>
        <w:pStyle w:val="Verzeichnis2"/>
        <w:tabs>
          <w:tab w:val="right" w:leader="dot" w:pos="8494"/>
        </w:tabs>
        <w:rPr>
          <w:noProof/>
        </w:rPr>
      </w:pPr>
      <w:hyperlink w:anchor="_Toc232031654" w:history="1">
        <w:r w:rsidRPr="008313EF">
          <w:rPr>
            <w:rStyle w:val="Hyperlink"/>
            <w:noProof/>
          </w:rPr>
          <w:t>7.6  Bekannte Limitationen der Umsetzung</w:t>
        </w:r>
        <w:r>
          <w:rPr>
            <w:noProof/>
            <w:webHidden/>
          </w:rPr>
          <w:tab/>
        </w:r>
        <w:r>
          <w:rPr>
            <w:noProof/>
            <w:webHidden/>
          </w:rPr>
          <w:fldChar w:fldCharType="begin"/>
        </w:r>
        <w:r>
          <w:rPr>
            <w:noProof/>
            <w:webHidden/>
          </w:rPr>
          <w:instrText xml:space="preserve"> PAGEREF _Toc232031654 \h </w:instrText>
        </w:r>
        <w:r>
          <w:rPr>
            <w:noProof/>
            <w:webHidden/>
          </w:rPr>
        </w:r>
        <w:r>
          <w:rPr>
            <w:noProof/>
            <w:webHidden/>
          </w:rPr>
          <w:fldChar w:fldCharType="separate"/>
        </w:r>
        <w:r>
          <w:rPr>
            <w:noProof/>
            <w:webHidden/>
          </w:rPr>
          <w:t>53</w:t>
        </w:r>
        <w:r>
          <w:rPr>
            <w:noProof/>
            <w:webHidden/>
          </w:rPr>
          <w:fldChar w:fldCharType="end"/>
        </w:r>
      </w:hyperlink>
    </w:p>
    <w:p w14:paraId="32828C2A" w14:textId="21B3EA16" w:rsidR="00735F2C" w:rsidRDefault="00735F2C">
      <w:pPr>
        <w:pStyle w:val="Verzeichnis1"/>
        <w:tabs>
          <w:tab w:val="right" w:leader="dot" w:pos="8494"/>
        </w:tabs>
        <w:rPr>
          <w:noProof/>
        </w:rPr>
      </w:pPr>
      <w:hyperlink w:anchor="_Toc232031655" w:history="1">
        <w:r w:rsidRPr="008313EF">
          <w:rPr>
            <w:rStyle w:val="Hyperlink"/>
            <w:noProof/>
          </w:rPr>
          <w:t>8  Validierung</w:t>
        </w:r>
        <w:r>
          <w:rPr>
            <w:noProof/>
            <w:webHidden/>
          </w:rPr>
          <w:tab/>
        </w:r>
        <w:r>
          <w:rPr>
            <w:noProof/>
            <w:webHidden/>
          </w:rPr>
          <w:fldChar w:fldCharType="begin"/>
        </w:r>
        <w:r>
          <w:rPr>
            <w:noProof/>
            <w:webHidden/>
          </w:rPr>
          <w:instrText xml:space="preserve"> PAGEREF _Toc232031655 \h </w:instrText>
        </w:r>
        <w:r>
          <w:rPr>
            <w:noProof/>
            <w:webHidden/>
          </w:rPr>
        </w:r>
        <w:r>
          <w:rPr>
            <w:noProof/>
            <w:webHidden/>
          </w:rPr>
          <w:fldChar w:fldCharType="separate"/>
        </w:r>
        <w:r>
          <w:rPr>
            <w:noProof/>
            <w:webHidden/>
          </w:rPr>
          <w:t>54</w:t>
        </w:r>
        <w:r>
          <w:rPr>
            <w:noProof/>
            <w:webHidden/>
          </w:rPr>
          <w:fldChar w:fldCharType="end"/>
        </w:r>
      </w:hyperlink>
    </w:p>
    <w:p w14:paraId="5547E3A6" w14:textId="315418AE" w:rsidR="00735F2C" w:rsidRDefault="00735F2C">
      <w:pPr>
        <w:pStyle w:val="Verzeichnis2"/>
        <w:tabs>
          <w:tab w:val="right" w:leader="dot" w:pos="8494"/>
        </w:tabs>
        <w:rPr>
          <w:noProof/>
        </w:rPr>
      </w:pPr>
      <w:hyperlink w:anchor="_Toc232031656" w:history="1">
        <w:r w:rsidRPr="008313EF">
          <w:rPr>
            <w:rStyle w:val="Hyperlink"/>
            <w:noProof/>
          </w:rPr>
          <w:t>8.1  Aufbau der Validierung</w:t>
        </w:r>
        <w:r>
          <w:rPr>
            <w:noProof/>
            <w:webHidden/>
          </w:rPr>
          <w:tab/>
        </w:r>
        <w:r>
          <w:rPr>
            <w:noProof/>
            <w:webHidden/>
          </w:rPr>
          <w:fldChar w:fldCharType="begin"/>
        </w:r>
        <w:r>
          <w:rPr>
            <w:noProof/>
            <w:webHidden/>
          </w:rPr>
          <w:instrText xml:space="preserve"> PAGEREF _Toc232031656 \h </w:instrText>
        </w:r>
        <w:r>
          <w:rPr>
            <w:noProof/>
            <w:webHidden/>
          </w:rPr>
        </w:r>
        <w:r>
          <w:rPr>
            <w:noProof/>
            <w:webHidden/>
          </w:rPr>
          <w:fldChar w:fldCharType="separate"/>
        </w:r>
        <w:r>
          <w:rPr>
            <w:noProof/>
            <w:webHidden/>
          </w:rPr>
          <w:t>54</w:t>
        </w:r>
        <w:r>
          <w:rPr>
            <w:noProof/>
            <w:webHidden/>
          </w:rPr>
          <w:fldChar w:fldCharType="end"/>
        </w:r>
      </w:hyperlink>
    </w:p>
    <w:p w14:paraId="41F54094" w14:textId="748D9E84" w:rsidR="00735F2C" w:rsidRDefault="00735F2C">
      <w:pPr>
        <w:pStyle w:val="Verzeichnis2"/>
        <w:tabs>
          <w:tab w:val="right" w:leader="dot" w:pos="8494"/>
        </w:tabs>
        <w:rPr>
          <w:noProof/>
        </w:rPr>
      </w:pPr>
      <w:hyperlink w:anchor="_Toc232031657" w:history="1">
        <w:r w:rsidRPr="008313EF">
          <w:rPr>
            <w:rStyle w:val="Hyperlink"/>
            <w:noProof/>
          </w:rPr>
          <w:t>8.2  Machbarkeitsnachweis</w:t>
        </w:r>
        <w:r>
          <w:rPr>
            <w:noProof/>
            <w:webHidden/>
          </w:rPr>
          <w:tab/>
        </w:r>
        <w:r>
          <w:rPr>
            <w:noProof/>
            <w:webHidden/>
          </w:rPr>
          <w:fldChar w:fldCharType="begin"/>
        </w:r>
        <w:r>
          <w:rPr>
            <w:noProof/>
            <w:webHidden/>
          </w:rPr>
          <w:instrText xml:space="preserve"> PAGEREF _Toc232031657 \h </w:instrText>
        </w:r>
        <w:r>
          <w:rPr>
            <w:noProof/>
            <w:webHidden/>
          </w:rPr>
        </w:r>
        <w:r>
          <w:rPr>
            <w:noProof/>
            <w:webHidden/>
          </w:rPr>
          <w:fldChar w:fldCharType="separate"/>
        </w:r>
        <w:r>
          <w:rPr>
            <w:noProof/>
            <w:webHidden/>
          </w:rPr>
          <w:t>54</w:t>
        </w:r>
        <w:r>
          <w:rPr>
            <w:noProof/>
            <w:webHidden/>
          </w:rPr>
          <w:fldChar w:fldCharType="end"/>
        </w:r>
      </w:hyperlink>
    </w:p>
    <w:p w14:paraId="78BB4F78" w14:textId="475D1361" w:rsidR="00735F2C" w:rsidRDefault="00735F2C">
      <w:pPr>
        <w:pStyle w:val="Verzeichnis2"/>
        <w:tabs>
          <w:tab w:val="right" w:leader="dot" w:pos="8494"/>
        </w:tabs>
        <w:rPr>
          <w:noProof/>
        </w:rPr>
      </w:pPr>
      <w:hyperlink w:anchor="_Toc232031658" w:history="1">
        <w:r w:rsidRPr="008313EF">
          <w:rPr>
            <w:rStyle w:val="Hyperlink"/>
            <w:noProof/>
          </w:rPr>
          <w:t>8.3  Usability und Akzeptanz</w:t>
        </w:r>
        <w:r>
          <w:rPr>
            <w:noProof/>
            <w:webHidden/>
          </w:rPr>
          <w:tab/>
        </w:r>
        <w:r>
          <w:rPr>
            <w:noProof/>
            <w:webHidden/>
          </w:rPr>
          <w:fldChar w:fldCharType="begin"/>
        </w:r>
        <w:r>
          <w:rPr>
            <w:noProof/>
            <w:webHidden/>
          </w:rPr>
          <w:instrText xml:space="preserve"> PAGEREF _Toc232031658 \h </w:instrText>
        </w:r>
        <w:r>
          <w:rPr>
            <w:noProof/>
            <w:webHidden/>
          </w:rPr>
        </w:r>
        <w:r>
          <w:rPr>
            <w:noProof/>
            <w:webHidden/>
          </w:rPr>
          <w:fldChar w:fldCharType="separate"/>
        </w:r>
        <w:r>
          <w:rPr>
            <w:noProof/>
            <w:webHidden/>
          </w:rPr>
          <w:t>55</w:t>
        </w:r>
        <w:r>
          <w:rPr>
            <w:noProof/>
            <w:webHidden/>
          </w:rPr>
          <w:fldChar w:fldCharType="end"/>
        </w:r>
      </w:hyperlink>
    </w:p>
    <w:p w14:paraId="44E4A967" w14:textId="6E740E18" w:rsidR="00735F2C" w:rsidRDefault="00735F2C">
      <w:pPr>
        <w:pStyle w:val="Verzeichnis2"/>
        <w:tabs>
          <w:tab w:val="right" w:leader="dot" w:pos="8494"/>
        </w:tabs>
        <w:rPr>
          <w:noProof/>
        </w:rPr>
      </w:pPr>
      <w:hyperlink w:anchor="_Toc232031659" w:history="1">
        <w:r w:rsidRPr="008313EF">
          <w:rPr>
            <w:rStyle w:val="Hyperlink"/>
            <w:noProof/>
          </w:rPr>
          <w:t>8.4  Wirkung</w:t>
        </w:r>
        <w:r>
          <w:rPr>
            <w:noProof/>
            <w:webHidden/>
          </w:rPr>
          <w:tab/>
        </w:r>
        <w:r>
          <w:rPr>
            <w:noProof/>
            <w:webHidden/>
          </w:rPr>
          <w:fldChar w:fldCharType="begin"/>
        </w:r>
        <w:r>
          <w:rPr>
            <w:noProof/>
            <w:webHidden/>
          </w:rPr>
          <w:instrText xml:space="preserve"> PAGEREF _Toc232031659 \h </w:instrText>
        </w:r>
        <w:r>
          <w:rPr>
            <w:noProof/>
            <w:webHidden/>
          </w:rPr>
        </w:r>
        <w:r>
          <w:rPr>
            <w:noProof/>
            <w:webHidden/>
          </w:rPr>
          <w:fldChar w:fldCharType="separate"/>
        </w:r>
        <w:r>
          <w:rPr>
            <w:noProof/>
            <w:webHidden/>
          </w:rPr>
          <w:t>56</w:t>
        </w:r>
        <w:r>
          <w:rPr>
            <w:noProof/>
            <w:webHidden/>
          </w:rPr>
          <w:fldChar w:fldCharType="end"/>
        </w:r>
      </w:hyperlink>
    </w:p>
    <w:p w14:paraId="1343A32C" w14:textId="3DA1837C" w:rsidR="00735F2C" w:rsidRDefault="00735F2C">
      <w:pPr>
        <w:pStyle w:val="Verzeichnis2"/>
        <w:tabs>
          <w:tab w:val="right" w:leader="dot" w:pos="8494"/>
        </w:tabs>
        <w:rPr>
          <w:noProof/>
        </w:rPr>
      </w:pPr>
      <w:hyperlink w:anchor="_Toc232031660" w:history="1">
        <w:r w:rsidRPr="008313EF">
          <w:rPr>
            <w:rStyle w:val="Hyperlink"/>
            <w:noProof/>
          </w:rPr>
          <w:t>8.5  Operationalisierung der Erfolgskriterien und Ethik</w:t>
        </w:r>
        <w:r>
          <w:rPr>
            <w:noProof/>
            <w:webHidden/>
          </w:rPr>
          <w:tab/>
        </w:r>
        <w:r>
          <w:rPr>
            <w:noProof/>
            <w:webHidden/>
          </w:rPr>
          <w:fldChar w:fldCharType="begin"/>
        </w:r>
        <w:r>
          <w:rPr>
            <w:noProof/>
            <w:webHidden/>
          </w:rPr>
          <w:instrText xml:space="preserve"> PAGEREF _Toc232031660 \h </w:instrText>
        </w:r>
        <w:r>
          <w:rPr>
            <w:noProof/>
            <w:webHidden/>
          </w:rPr>
        </w:r>
        <w:r>
          <w:rPr>
            <w:noProof/>
            <w:webHidden/>
          </w:rPr>
          <w:fldChar w:fldCharType="separate"/>
        </w:r>
        <w:r>
          <w:rPr>
            <w:noProof/>
            <w:webHidden/>
          </w:rPr>
          <w:t>56</w:t>
        </w:r>
        <w:r>
          <w:rPr>
            <w:noProof/>
            <w:webHidden/>
          </w:rPr>
          <w:fldChar w:fldCharType="end"/>
        </w:r>
      </w:hyperlink>
    </w:p>
    <w:p w14:paraId="24D77ECA" w14:textId="7EFEA0ED" w:rsidR="00735F2C" w:rsidRDefault="00735F2C">
      <w:pPr>
        <w:pStyle w:val="Verzeichnis2"/>
        <w:tabs>
          <w:tab w:val="right" w:leader="dot" w:pos="8494"/>
        </w:tabs>
        <w:rPr>
          <w:noProof/>
        </w:rPr>
      </w:pPr>
      <w:hyperlink w:anchor="_Toc232031661" w:history="1">
        <w:r w:rsidRPr="008313EF">
          <w:rPr>
            <w:rStyle w:val="Hyperlink"/>
            <w:noProof/>
          </w:rPr>
          <w:t>8.6  Durchführung der Pilotbefragung</w:t>
        </w:r>
        <w:r>
          <w:rPr>
            <w:noProof/>
            <w:webHidden/>
          </w:rPr>
          <w:tab/>
        </w:r>
        <w:r>
          <w:rPr>
            <w:noProof/>
            <w:webHidden/>
          </w:rPr>
          <w:fldChar w:fldCharType="begin"/>
        </w:r>
        <w:r>
          <w:rPr>
            <w:noProof/>
            <w:webHidden/>
          </w:rPr>
          <w:instrText xml:space="preserve"> PAGEREF _Toc232031661 \h </w:instrText>
        </w:r>
        <w:r>
          <w:rPr>
            <w:noProof/>
            <w:webHidden/>
          </w:rPr>
        </w:r>
        <w:r>
          <w:rPr>
            <w:noProof/>
            <w:webHidden/>
          </w:rPr>
          <w:fldChar w:fldCharType="separate"/>
        </w:r>
        <w:r>
          <w:rPr>
            <w:noProof/>
            <w:webHidden/>
          </w:rPr>
          <w:t>57</w:t>
        </w:r>
        <w:r>
          <w:rPr>
            <w:noProof/>
            <w:webHidden/>
          </w:rPr>
          <w:fldChar w:fldCharType="end"/>
        </w:r>
      </w:hyperlink>
    </w:p>
    <w:p w14:paraId="7A27E0DF" w14:textId="406A7A95" w:rsidR="00735F2C" w:rsidRDefault="00735F2C">
      <w:pPr>
        <w:pStyle w:val="Verzeichnis1"/>
        <w:tabs>
          <w:tab w:val="right" w:leader="dot" w:pos="8494"/>
        </w:tabs>
        <w:rPr>
          <w:noProof/>
        </w:rPr>
      </w:pPr>
      <w:hyperlink w:anchor="_Toc232031662" w:history="1">
        <w:r w:rsidRPr="008313EF">
          <w:rPr>
            <w:rStyle w:val="Hyperlink"/>
            <w:noProof/>
          </w:rPr>
          <w:t>9  Ergebnisse der Pilotbefragung</w:t>
        </w:r>
        <w:r>
          <w:rPr>
            <w:noProof/>
            <w:webHidden/>
          </w:rPr>
          <w:tab/>
        </w:r>
        <w:r>
          <w:rPr>
            <w:noProof/>
            <w:webHidden/>
          </w:rPr>
          <w:fldChar w:fldCharType="begin"/>
        </w:r>
        <w:r>
          <w:rPr>
            <w:noProof/>
            <w:webHidden/>
          </w:rPr>
          <w:instrText xml:space="preserve"> PAGEREF _Toc232031662 \h </w:instrText>
        </w:r>
        <w:r>
          <w:rPr>
            <w:noProof/>
            <w:webHidden/>
          </w:rPr>
        </w:r>
        <w:r>
          <w:rPr>
            <w:noProof/>
            <w:webHidden/>
          </w:rPr>
          <w:fldChar w:fldCharType="separate"/>
        </w:r>
        <w:r>
          <w:rPr>
            <w:noProof/>
            <w:webHidden/>
          </w:rPr>
          <w:t>59</w:t>
        </w:r>
        <w:r>
          <w:rPr>
            <w:noProof/>
            <w:webHidden/>
          </w:rPr>
          <w:fldChar w:fldCharType="end"/>
        </w:r>
      </w:hyperlink>
    </w:p>
    <w:p w14:paraId="66EAD4E1" w14:textId="666FB1F6" w:rsidR="00735F2C" w:rsidRDefault="00735F2C">
      <w:pPr>
        <w:pStyle w:val="Verzeichnis2"/>
        <w:tabs>
          <w:tab w:val="right" w:leader="dot" w:pos="8494"/>
        </w:tabs>
        <w:rPr>
          <w:noProof/>
        </w:rPr>
      </w:pPr>
      <w:hyperlink w:anchor="_Toc232031663" w:history="1">
        <w:r w:rsidRPr="008313EF">
          <w:rPr>
            <w:rStyle w:val="Hyperlink"/>
            <w:noProof/>
          </w:rPr>
          <w:t>9.1  Ergebnisse Machbarkeit</w:t>
        </w:r>
        <w:r>
          <w:rPr>
            <w:noProof/>
            <w:webHidden/>
          </w:rPr>
          <w:tab/>
        </w:r>
        <w:r>
          <w:rPr>
            <w:noProof/>
            <w:webHidden/>
          </w:rPr>
          <w:fldChar w:fldCharType="begin"/>
        </w:r>
        <w:r>
          <w:rPr>
            <w:noProof/>
            <w:webHidden/>
          </w:rPr>
          <w:instrText xml:space="preserve"> PAGEREF _Toc232031663 \h </w:instrText>
        </w:r>
        <w:r>
          <w:rPr>
            <w:noProof/>
            <w:webHidden/>
          </w:rPr>
        </w:r>
        <w:r>
          <w:rPr>
            <w:noProof/>
            <w:webHidden/>
          </w:rPr>
          <w:fldChar w:fldCharType="separate"/>
        </w:r>
        <w:r>
          <w:rPr>
            <w:noProof/>
            <w:webHidden/>
          </w:rPr>
          <w:t>59</w:t>
        </w:r>
        <w:r>
          <w:rPr>
            <w:noProof/>
            <w:webHidden/>
          </w:rPr>
          <w:fldChar w:fldCharType="end"/>
        </w:r>
      </w:hyperlink>
    </w:p>
    <w:p w14:paraId="59F59DF8" w14:textId="51B57F84" w:rsidR="00735F2C" w:rsidRDefault="00735F2C">
      <w:pPr>
        <w:pStyle w:val="Verzeichnis2"/>
        <w:tabs>
          <w:tab w:val="right" w:leader="dot" w:pos="8494"/>
        </w:tabs>
        <w:rPr>
          <w:noProof/>
        </w:rPr>
      </w:pPr>
      <w:hyperlink w:anchor="_Toc232031664" w:history="1">
        <w:r w:rsidRPr="008313EF">
          <w:rPr>
            <w:rStyle w:val="Hyperlink"/>
            <w:noProof/>
          </w:rPr>
          <w:t>9.2  Ergebnisse Usability und Akzeptanz</w:t>
        </w:r>
        <w:r>
          <w:rPr>
            <w:noProof/>
            <w:webHidden/>
          </w:rPr>
          <w:tab/>
        </w:r>
        <w:r>
          <w:rPr>
            <w:noProof/>
            <w:webHidden/>
          </w:rPr>
          <w:fldChar w:fldCharType="begin"/>
        </w:r>
        <w:r>
          <w:rPr>
            <w:noProof/>
            <w:webHidden/>
          </w:rPr>
          <w:instrText xml:space="preserve"> PAGEREF _Toc232031664 \h </w:instrText>
        </w:r>
        <w:r>
          <w:rPr>
            <w:noProof/>
            <w:webHidden/>
          </w:rPr>
        </w:r>
        <w:r>
          <w:rPr>
            <w:noProof/>
            <w:webHidden/>
          </w:rPr>
          <w:fldChar w:fldCharType="separate"/>
        </w:r>
        <w:r>
          <w:rPr>
            <w:noProof/>
            <w:webHidden/>
          </w:rPr>
          <w:t>60</w:t>
        </w:r>
        <w:r>
          <w:rPr>
            <w:noProof/>
            <w:webHidden/>
          </w:rPr>
          <w:fldChar w:fldCharType="end"/>
        </w:r>
      </w:hyperlink>
    </w:p>
    <w:p w14:paraId="3EBA11F4" w14:textId="38516D56" w:rsidR="00735F2C" w:rsidRDefault="00735F2C">
      <w:pPr>
        <w:pStyle w:val="Verzeichnis2"/>
        <w:tabs>
          <w:tab w:val="right" w:leader="dot" w:pos="8494"/>
        </w:tabs>
        <w:rPr>
          <w:noProof/>
        </w:rPr>
      </w:pPr>
      <w:hyperlink w:anchor="_Toc232031665" w:history="1">
        <w:r w:rsidRPr="008313EF">
          <w:rPr>
            <w:rStyle w:val="Hyperlink"/>
            <w:noProof/>
          </w:rPr>
          <w:t>9.3  Ergebnisse Wirkung</w:t>
        </w:r>
        <w:r>
          <w:rPr>
            <w:noProof/>
            <w:webHidden/>
          </w:rPr>
          <w:tab/>
        </w:r>
        <w:r>
          <w:rPr>
            <w:noProof/>
            <w:webHidden/>
          </w:rPr>
          <w:fldChar w:fldCharType="begin"/>
        </w:r>
        <w:r>
          <w:rPr>
            <w:noProof/>
            <w:webHidden/>
          </w:rPr>
          <w:instrText xml:space="preserve"> PAGEREF _Toc232031665 \h </w:instrText>
        </w:r>
        <w:r>
          <w:rPr>
            <w:noProof/>
            <w:webHidden/>
          </w:rPr>
        </w:r>
        <w:r>
          <w:rPr>
            <w:noProof/>
            <w:webHidden/>
          </w:rPr>
          <w:fldChar w:fldCharType="separate"/>
        </w:r>
        <w:r>
          <w:rPr>
            <w:noProof/>
            <w:webHidden/>
          </w:rPr>
          <w:t>61</w:t>
        </w:r>
        <w:r>
          <w:rPr>
            <w:noProof/>
            <w:webHidden/>
          </w:rPr>
          <w:fldChar w:fldCharType="end"/>
        </w:r>
      </w:hyperlink>
    </w:p>
    <w:p w14:paraId="034F95D6" w14:textId="6DF91422" w:rsidR="00735F2C" w:rsidRDefault="00735F2C">
      <w:pPr>
        <w:pStyle w:val="Verzeichnis2"/>
        <w:tabs>
          <w:tab w:val="right" w:leader="dot" w:pos="8494"/>
        </w:tabs>
        <w:rPr>
          <w:noProof/>
        </w:rPr>
      </w:pPr>
      <w:hyperlink w:anchor="_Toc232031666" w:history="1">
        <w:r w:rsidRPr="008313EF">
          <w:rPr>
            <w:rStyle w:val="Hyperlink"/>
            <w:noProof/>
          </w:rPr>
          <w:t>9.4  Beantwortung der Teilfragen T1–T4</w:t>
        </w:r>
        <w:r>
          <w:rPr>
            <w:noProof/>
            <w:webHidden/>
          </w:rPr>
          <w:tab/>
        </w:r>
        <w:r>
          <w:rPr>
            <w:noProof/>
            <w:webHidden/>
          </w:rPr>
          <w:fldChar w:fldCharType="begin"/>
        </w:r>
        <w:r>
          <w:rPr>
            <w:noProof/>
            <w:webHidden/>
          </w:rPr>
          <w:instrText xml:space="preserve"> PAGEREF _Toc232031666 \h </w:instrText>
        </w:r>
        <w:r>
          <w:rPr>
            <w:noProof/>
            <w:webHidden/>
          </w:rPr>
        </w:r>
        <w:r>
          <w:rPr>
            <w:noProof/>
            <w:webHidden/>
          </w:rPr>
          <w:fldChar w:fldCharType="separate"/>
        </w:r>
        <w:r>
          <w:rPr>
            <w:noProof/>
            <w:webHidden/>
          </w:rPr>
          <w:t>62</w:t>
        </w:r>
        <w:r>
          <w:rPr>
            <w:noProof/>
            <w:webHidden/>
          </w:rPr>
          <w:fldChar w:fldCharType="end"/>
        </w:r>
      </w:hyperlink>
    </w:p>
    <w:p w14:paraId="1F33DE34" w14:textId="48B923FC" w:rsidR="00735F2C" w:rsidRDefault="00735F2C">
      <w:pPr>
        <w:pStyle w:val="Verzeichnis2"/>
        <w:tabs>
          <w:tab w:val="right" w:leader="dot" w:pos="8494"/>
        </w:tabs>
        <w:rPr>
          <w:noProof/>
        </w:rPr>
      </w:pPr>
      <w:hyperlink w:anchor="_Toc232031667" w:history="1">
        <w:r w:rsidRPr="008313EF">
          <w:rPr>
            <w:rStyle w:val="Hyperlink"/>
            <w:noProof/>
          </w:rPr>
          <w:t>9.5  Qualitative Befunde</w:t>
        </w:r>
        <w:r>
          <w:rPr>
            <w:noProof/>
            <w:webHidden/>
          </w:rPr>
          <w:tab/>
        </w:r>
        <w:r>
          <w:rPr>
            <w:noProof/>
            <w:webHidden/>
          </w:rPr>
          <w:fldChar w:fldCharType="begin"/>
        </w:r>
        <w:r>
          <w:rPr>
            <w:noProof/>
            <w:webHidden/>
          </w:rPr>
          <w:instrText xml:space="preserve"> PAGEREF _Toc232031667 \h </w:instrText>
        </w:r>
        <w:r>
          <w:rPr>
            <w:noProof/>
            <w:webHidden/>
          </w:rPr>
        </w:r>
        <w:r>
          <w:rPr>
            <w:noProof/>
            <w:webHidden/>
          </w:rPr>
          <w:fldChar w:fldCharType="separate"/>
        </w:r>
        <w:r>
          <w:rPr>
            <w:noProof/>
            <w:webHidden/>
          </w:rPr>
          <w:t>62</w:t>
        </w:r>
        <w:r>
          <w:rPr>
            <w:noProof/>
            <w:webHidden/>
          </w:rPr>
          <w:fldChar w:fldCharType="end"/>
        </w:r>
      </w:hyperlink>
    </w:p>
    <w:p w14:paraId="23E031DC" w14:textId="65FA4062" w:rsidR="00735F2C" w:rsidRDefault="00735F2C">
      <w:pPr>
        <w:pStyle w:val="Verzeichnis2"/>
        <w:tabs>
          <w:tab w:val="right" w:leader="dot" w:pos="8494"/>
        </w:tabs>
        <w:rPr>
          <w:noProof/>
        </w:rPr>
      </w:pPr>
      <w:hyperlink w:anchor="_Toc232031668" w:history="1">
        <w:r w:rsidRPr="008313EF">
          <w:rPr>
            <w:rStyle w:val="Hyperlink"/>
            <w:noProof/>
          </w:rPr>
          <w:t>9.6  Vergleich mit den Erfolgskriterien</w:t>
        </w:r>
        <w:r>
          <w:rPr>
            <w:noProof/>
            <w:webHidden/>
          </w:rPr>
          <w:tab/>
        </w:r>
        <w:r>
          <w:rPr>
            <w:noProof/>
            <w:webHidden/>
          </w:rPr>
          <w:fldChar w:fldCharType="begin"/>
        </w:r>
        <w:r>
          <w:rPr>
            <w:noProof/>
            <w:webHidden/>
          </w:rPr>
          <w:instrText xml:space="preserve"> PAGEREF _Toc232031668 \h </w:instrText>
        </w:r>
        <w:r>
          <w:rPr>
            <w:noProof/>
            <w:webHidden/>
          </w:rPr>
        </w:r>
        <w:r>
          <w:rPr>
            <w:noProof/>
            <w:webHidden/>
          </w:rPr>
          <w:fldChar w:fldCharType="separate"/>
        </w:r>
        <w:r>
          <w:rPr>
            <w:noProof/>
            <w:webHidden/>
          </w:rPr>
          <w:t>63</w:t>
        </w:r>
        <w:r>
          <w:rPr>
            <w:noProof/>
            <w:webHidden/>
          </w:rPr>
          <w:fldChar w:fldCharType="end"/>
        </w:r>
      </w:hyperlink>
    </w:p>
    <w:p w14:paraId="6AE57B8B" w14:textId="20E286A4" w:rsidR="00735F2C" w:rsidRDefault="00735F2C">
      <w:pPr>
        <w:pStyle w:val="Verzeichnis1"/>
        <w:tabs>
          <w:tab w:val="right" w:leader="dot" w:pos="8494"/>
        </w:tabs>
        <w:rPr>
          <w:noProof/>
        </w:rPr>
      </w:pPr>
      <w:hyperlink w:anchor="_Toc232031669" w:history="1">
        <w:r w:rsidRPr="008313EF">
          <w:rPr>
            <w:rStyle w:val="Hyperlink"/>
            <w:noProof/>
          </w:rPr>
          <w:t>10  Diskussion</w:t>
        </w:r>
        <w:r>
          <w:rPr>
            <w:noProof/>
            <w:webHidden/>
          </w:rPr>
          <w:tab/>
        </w:r>
        <w:r>
          <w:rPr>
            <w:noProof/>
            <w:webHidden/>
          </w:rPr>
          <w:fldChar w:fldCharType="begin"/>
        </w:r>
        <w:r>
          <w:rPr>
            <w:noProof/>
            <w:webHidden/>
          </w:rPr>
          <w:instrText xml:space="preserve"> PAGEREF _Toc232031669 \h </w:instrText>
        </w:r>
        <w:r>
          <w:rPr>
            <w:noProof/>
            <w:webHidden/>
          </w:rPr>
        </w:r>
        <w:r>
          <w:rPr>
            <w:noProof/>
            <w:webHidden/>
          </w:rPr>
          <w:fldChar w:fldCharType="separate"/>
        </w:r>
        <w:r>
          <w:rPr>
            <w:noProof/>
            <w:webHidden/>
          </w:rPr>
          <w:t>65</w:t>
        </w:r>
        <w:r>
          <w:rPr>
            <w:noProof/>
            <w:webHidden/>
          </w:rPr>
          <w:fldChar w:fldCharType="end"/>
        </w:r>
      </w:hyperlink>
    </w:p>
    <w:p w14:paraId="00C16D4D" w14:textId="0B70CECB" w:rsidR="00735F2C" w:rsidRDefault="00735F2C">
      <w:pPr>
        <w:pStyle w:val="Verzeichnis2"/>
        <w:tabs>
          <w:tab w:val="right" w:leader="dot" w:pos="8494"/>
        </w:tabs>
        <w:rPr>
          <w:noProof/>
        </w:rPr>
      </w:pPr>
      <w:hyperlink w:anchor="_Toc232031670" w:history="1">
        <w:r w:rsidRPr="008313EF">
          <w:rPr>
            <w:rStyle w:val="Hyperlink"/>
            <w:noProof/>
          </w:rPr>
          <w:t>10.1  Beantwortung der Forschungsfrage</w:t>
        </w:r>
        <w:r>
          <w:rPr>
            <w:noProof/>
            <w:webHidden/>
          </w:rPr>
          <w:tab/>
        </w:r>
        <w:r>
          <w:rPr>
            <w:noProof/>
            <w:webHidden/>
          </w:rPr>
          <w:fldChar w:fldCharType="begin"/>
        </w:r>
        <w:r>
          <w:rPr>
            <w:noProof/>
            <w:webHidden/>
          </w:rPr>
          <w:instrText xml:space="preserve"> PAGEREF _Toc232031670 \h </w:instrText>
        </w:r>
        <w:r>
          <w:rPr>
            <w:noProof/>
            <w:webHidden/>
          </w:rPr>
        </w:r>
        <w:r>
          <w:rPr>
            <w:noProof/>
            <w:webHidden/>
          </w:rPr>
          <w:fldChar w:fldCharType="separate"/>
        </w:r>
        <w:r>
          <w:rPr>
            <w:noProof/>
            <w:webHidden/>
          </w:rPr>
          <w:t>65</w:t>
        </w:r>
        <w:r>
          <w:rPr>
            <w:noProof/>
            <w:webHidden/>
          </w:rPr>
          <w:fldChar w:fldCharType="end"/>
        </w:r>
      </w:hyperlink>
    </w:p>
    <w:p w14:paraId="178AC25F" w14:textId="5594224B" w:rsidR="00735F2C" w:rsidRDefault="00735F2C">
      <w:pPr>
        <w:pStyle w:val="Verzeichnis2"/>
        <w:tabs>
          <w:tab w:val="right" w:leader="dot" w:pos="8494"/>
        </w:tabs>
        <w:rPr>
          <w:noProof/>
        </w:rPr>
      </w:pPr>
      <w:hyperlink w:anchor="_Toc232031671" w:history="1">
        <w:r w:rsidRPr="008313EF">
          <w:rPr>
            <w:rStyle w:val="Hyperlink"/>
            <w:noProof/>
          </w:rPr>
          <w:t>10.2  Diskussion der Machbarkeit</w:t>
        </w:r>
        <w:r>
          <w:rPr>
            <w:noProof/>
            <w:webHidden/>
          </w:rPr>
          <w:tab/>
        </w:r>
        <w:r>
          <w:rPr>
            <w:noProof/>
            <w:webHidden/>
          </w:rPr>
          <w:fldChar w:fldCharType="begin"/>
        </w:r>
        <w:r>
          <w:rPr>
            <w:noProof/>
            <w:webHidden/>
          </w:rPr>
          <w:instrText xml:space="preserve"> PAGEREF _Toc232031671 \h </w:instrText>
        </w:r>
        <w:r>
          <w:rPr>
            <w:noProof/>
            <w:webHidden/>
          </w:rPr>
        </w:r>
        <w:r>
          <w:rPr>
            <w:noProof/>
            <w:webHidden/>
          </w:rPr>
          <w:fldChar w:fldCharType="separate"/>
        </w:r>
        <w:r>
          <w:rPr>
            <w:noProof/>
            <w:webHidden/>
          </w:rPr>
          <w:t>66</w:t>
        </w:r>
        <w:r>
          <w:rPr>
            <w:noProof/>
            <w:webHidden/>
          </w:rPr>
          <w:fldChar w:fldCharType="end"/>
        </w:r>
      </w:hyperlink>
    </w:p>
    <w:p w14:paraId="414F6E1C" w14:textId="730ABD02" w:rsidR="00735F2C" w:rsidRDefault="00735F2C">
      <w:pPr>
        <w:pStyle w:val="Verzeichnis2"/>
        <w:tabs>
          <w:tab w:val="right" w:leader="dot" w:pos="8494"/>
        </w:tabs>
        <w:rPr>
          <w:noProof/>
        </w:rPr>
      </w:pPr>
      <w:hyperlink w:anchor="_Toc232031672" w:history="1">
        <w:r w:rsidRPr="008313EF">
          <w:rPr>
            <w:rStyle w:val="Hyperlink"/>
            <w:noProof/>
          </w:rPr>
          <w:t>10.3  Diskussion der Usability und Akzeptanz</w:t>
        </w:r>
        <w:r>
          <w:rPr>
            <w:noProof/>
            <w:webHidden/>
          </w:rPr>
          <w:tab/>
        </w:r>
        <w:r>
          <w:rPr>
            <w:noProof/>
            <w:webHidden/>
          </w:rPr>
          <w:fldChar w:fldCharType="begin"/>
        </w:r>
        <w:r>
          <w:rPr>
            <w:noProof/>
            <w:webHidden/>
          </w:rPr>
          <w:instrText xml:space="preserve"> PAGEREF _Toc232031672 \h </w:instrText>
        </w:r>
        <w:r>
          <w:rPr>
            <w:noProof/>
            <w:webHidden/>
          </w:rPr>
        </w:r>
        <w:r>
          <w:rPr>
            <w:noProof/>
            <w:webHidden/>
          </w:rPr>
          <w:fldChar w:fldCharType="separate"/>
        </w:r>
        <w:r>
          <w:rPr>
            <w:noProof/>
            <w:webHidden/>
          </w:rPr>
          <w:t>67</w:t>
        </w:r>
        <w:r>
          <w:rPr>
            <w:noProof/>
            <w:webHidden/>
          </w:rPr>
          <w:fldChar w:fldCharType="end"/>
        </w:r>
      </w:hyperlink>
    </w:p>
    <w:p w14:paraId="1F4004F9" w14:textId="2B9AE4C4" w:rsidR="00735F2C" w:rsidRDefault="00735F2C">
      <w:pPr>
        <w:pStyle w:val="Verzeichnis2"/>
        <w:tabs>
          <w:tab w:val="right" w:leader="dot" w:pos="8494"/>
        </w:tabs>
        <w:rPr>
          <w:noProof/>
        </w:rPr>
      </w:pPr>
      <w:hyperlink w:anchor="_Toc232031673" w:history="1">
        <w:r w:rsidRPr="008313EF">
          <w:rPr>
            <w:rStyle w:val="Hyperlink"/>
            <w:noProof/>
          </w:rPr>
          <w:t>10.4  Diskussion der Wirkung</w:t>
        </w:r>
        <w:r>
          <w:rPr>
            <w:noProof/>
            <w:webHidden/>
          </w:rPr>
          <w:tab/>
        </w:r>
        <w:r>
          <w:rPr>
            <w:noProof/>
            <w:webHidden/>
          </w:rPr>
          <w:fldChar w:fldCharType="begin"/>
        </w:r>
        <w:r>
          <w:rPr>
            <w:noProof/>
            <w:webHidden/>
          </w:rPr>
          <w:instrText xml:space="preserve"> PAGEREF _Toc232031673 \h </w:instrText>
        </w:r>
        <w:r>
          <w:rPr>
            <w:noProof/>
            <w:webHidden/>
          </w:rPr>
        </w:r>
        <w:r>
          <w:rPr>
            <w:noProof/>
            <w:webHidden/>
          </w:rPr>
          <w:fldChar w:fldCharType="separate"/>
        </w:r>
        <w:r>
          <w:rPr>
            <w:noProof/>
            <w:webHidden/>
          </w:rPr>
          <w:t>68</w:t>
        </w:r>
        <w:r>
          <w:rPr>
            <w:noProof/>
            <w:webHidden/>
          </w:rPr>
          <w:fldChar w:fldCharType="end"/>
        </w:r>
      </w:hyperlink>
    </w:p>
    <w:p w14:paraId="760B89B0" w14:textId="6CEF5D27" w:rsidR="00735F2C" w:rsidRDefault="00735F2C">
      <w:pPr>
        <w:pStyle w:val="Verzeichnis2"/>
        <w:tabs>
          <w:tab w:val="right" w:leader="dot" w:pos="8494"/>
        </w:tabs>
        <w:rPr>
          <w:noProof/>
        </w:rPr>
      </w:pPr>
      <w:hyperlink w:anchor="_Toc232031674" w:history="1">
        <w:r w:rsidRPr="008313EF">
          <w:rPr>
            <w:rStyle w:val="Hyperlink"/>
            <w:noProof/>
          </w:rPr>
          <w:t>10.5  Implikationen für Design und Praxis</w:t>
        </w:r>
        <w:r>
          <w:rPr>
            <w:noProof/>
            <w:webHidden/>
          </w:rPr>
          <w:tab/>
        </w:r>
        <w:r>
          <w:rPr>
            <w:noProof/>
            <w:webHidden/>
          </w:rPr>
          <w:fldChar w:fldCharType="begin"/>
        </w:r>
        <w:r>
          <w:rPr>
            <w:noProof/>
            <w:webHidden/>
          </w:rPr>
          <w:instrText xml:space="preserve"> PAGEREF _Toc232031674 \h </w:instrText>
        </w:r>
        <w:r>
          <w:rPr>
            <w:noProof/>
            <w:webHidden/>
          </w:rPr>
        </w:r>
        <w:r>
          <w:rPr>
            <w:noProof/>
            <w:webHidden/>
          </w:rPr>
          <w:fldChar w:fldCharType="separate"/>
        </w:r>
        <w:r>
          <w:rPr>
            <w:noProof/>
            <w:webHidden/>
          </w:rPr>
          <w:t>69</w:t>
        </w:r>
        <w:r>
          <w:rPr>
            <w:noProof/>
            <w:webHidden/>
          </w:rPr>
          <w:fldChar w:fldCharType="end"/>
        </w:r>
      </w:hyperlink>
    </w:p>
    <w:p w14:paraId="33AE1ED9" w14:textId="5F4C0EE1" w:rsidR="00735F2C" w:rsidRDefault="00735F2C">
      <w:pPr>
        <w:pStyle w:val="Verzeichnis2"/>
        <w:tabs>
          <w:tab w:val="right" w:leader="dot" w:pos="8494"/>
        </w:tabs>
        <w:rPr>
          <w:noProof/>
        </w:rPr>
      </w:pPr>
      <w:hyperlink w:anchor="_Toc232031675" w:history="1">
        <w:r w:rsidRPr="008313EF">
          <w:rPr>
            <w:rStyle w:val="Hyperlink"/>
            <w:noProof/>
          </w:rPr>
          <w:t>10.6  Limitationen</w:t>
        </w:r>
        <w:r>
          <w:rPr>
            <w:noProof/>
            <w:webHidden/>
          </w:rPr>
          <w:tab/>
        </w:r>
        <w:r>
          <w:rPr>
            <w:noProof/>
            <w:webHidden/>
          </w:rPr>
          <w:fldChar w:fldCharType="begin"/>
        </w:r>
        <w:r>
          <w:rPr>
            <w:noProof/>
            <w:webHidden/>
          </w:rPr>
          <w:instrText xml:space="preserve"> PAGEREF _Toc232031675 \h </w:instrText>
        </w:r>
        <w:r>
          <w:rPr>
            <w:noProof/>
            <w:webHidden/>
          </w:rPr>
        </w:r>
        <w:r>
          <w:rPr>
            <w:noProof/>
            <w:webHidden/>
          </w:rPr>
          <w:fldChar w:fldCharType="separate"/>
        </w:r>
        <w:r>
          <w:rPr>
            <w:noProof/>
            <w:webHidden/>
          </w:rPr>
          <w:t>69</w:t>
        </w:r>
        <w:r>
          <w:rPr>
            <w:noProof/>
            <w:webHidden/>
          </w:rPr>
          <w:fldChar w:fldCharType="end"/>
        </w:r>
      </w:hyperlink>
    </w:p>
    <w:p w14:paraId="39E232B0" w14:textId="50A63EAB" w:rsidR="00735F2C" w:rsidRDefault="00735F2C">
      <w:pPr>
        <w:pStyle w:val="Verzeichnis2"/>
        <w:tabs>
          <w:tab w:val="right" w:leader="dot" w:pos="8494"/>
        </w:tabs>
        <w:rPr>
          <w:noProof/>
        </w:rPr>
      </w:pPr>
      <w:hyperlink w:anchor="_Toc232031676" w:history="1">
        <w:r w:rsidRPr="008313EF">
          <w:rPr>
            <w:rStyle w:val="Hyperlink"/>
            <w:noProof/>
          </w:rPr>
          <w:t>10.7  Übertragbarkeit auf andere Medienkontexte</w:t>
        </w:r>
        <w:r>
          <w:rPr>
            <w:noProof/>
            <w:webHidden/>
          </w:rPr>
          <w:tab/>
        </w:r>
        <w:r>
          <w:rPr>
            <w:noProof/>
            <w:webHidden/>
          </w:rPr>
          <w:fldChar w:fldCharType="begin"/>
        </w:r>
        <w:r>
          <w:rPr>
            <w:noProof/>
            <w:webHidden/>
          </w:rPr>
          <w:instrText xml:space="preserve"> PAGEREF _Toc232031676 \h </w:instrText>
        </w:r>
        <w:r>
          <w:rPr>
            <w:noProof/>
            <w:webHidden/>
          </w:rPr>
        </w:r>
        <w:r>
          <w:rPr>
            <w:noProof/>
            <w:webHidden/>
          </w:rPr>
          <w:fldChar w:fldCharType="separate"/>
        </w:r>
        <w:r>
          <w:rPr>
            <w:noProof/>
            <w:webHidden/>
          </w:rPr>
          <w:t>70</w:t>
        </w:r>
        <w:r>
          <w:rPr>
            <w:noProof/>
            <w:webHidden/>
          </w:rPr>
          <w:fldChar w:fldCharType="end"/>
        </w:r>
      </w:hyperlink>
    </w:p>
    <w:p w14:paraId="35BF6B32" w14:textId="7FA7A3F0" w:rsidR="00735F2C" w:rsidRDefault="00735F2C">
      <w:pPr>
        <w:pStyle w:val="Verzeichnis1"/>
        <w:tabs>
          <w:tab w:val="right" w:leader="dot" w:pos="8494"/>
        </w:tabs>
        <w:rPr>
          <w:noProof/>
        </w:rPr>
      </w:pPr>
      <w:hyperlink w:anchor="_Toc232031677" w:history="1">
        <w:r w:rsidRPr="008313EF">
          <w:rPr>
            <w:rStyle w:val="Hyperlink"/>
            <w:noProof/>
          </w:rPr>
          <w:t>11  Fazit</w:t>
        </w:r>
        <w:r>
          <w:rPr>
            <w:noProof/>
            <w:webHidden/>
          </w:rPr>
          <w:tab/>
        </w:r>
        <w:r>
          <w:rPr>
            <w:noProof/>
            <w:webHidden/>
          </w:rPr>
          <w:fldChar w:fldCharType="begin"/>
        </w:r>
        <w:r>
          <w:rPr>
            <w:noProof/>
            <w:webHidden/>
          </w:rPr>
          <w:instrText xml:space="preserve"> PAGEREF _Toc232031677 \h </w:instrText>
        </w:r>
        <w:r>
          <w:rPr>
            <w:noProof/>
            <w:webHidden/>
          </w:rPr>
        </w:r>
        <w:r>
          <w:rPr>
            <w:noProof/>
            <w:webHidden/>
          </w:rPr>
          <w:fldChar w:fldCharType="separate"/>
        </w:r>
        <w:r>
          <w:rPr>
            <w:noProof/>
            <w:webHidden/>
          </w:rPr>
          <w:t>72</w:t>
        </w:r>
        <w:r>
          <w:rPr>
            <w:noProof/>
            <w:webHidden/>
          </w:rPr>
          <w:fldChar w:fldCharType="end"/>
        </w:r>
      </w:hyperlink>
    </w:p>
    <w:p w14:paraId="0B802E2A" w14:textId="5D2091A8" w:rsidR="00735F2C" w:rsidRDefault="00735F2C">
      <w:pPr>
        <w:pStyle w:val="Verzeichnis2"/>
        <w:tabs>
          <w:tab w:val="right" w:leader="dot" w:pos="8494"/>
        </w:tabs>
        <w:rPr>
          <w:noProof/>
        </w:rPr>
      </w:pPr>
      <w:hyperlink w:anchor="_Toc232031678" w:history="1">
        <w:r w:rsidRPr="008313EF">
          <w:rPr>
            <w:rStyle w:val="Hyperlink"/>
            <w:noProof/>
          </w:rPr>
          <w:t>11.1  Zusammenfassung</w:t>
        </w:r>
        <w:r>
          <w:rPr>
            <w:noProof/>
            <w:webHidden/>
          </w:rPr>
          <w:tab/>
        </w:r>
        <w:r>
          <w:rPr>
            <w:noProof/>
            <w:webHidden/>
          </w:rPr>
          <w:fldChar w:fldCharType="begin"/>
        </w:r>
        <w:r>
          <w:rPr>
            <w:noProof/>
            <w:webHidden/>
          </w:rPr>
          <w:instrText xml:space="preserve"> PAGEREF _Toc232031678 \h </w:instrText>
        </w:r>
        <w:r>
          <w:rPr>
            <w:noProof/>
            <w:webHidden/>
          </w:rPr>
        </w:r>
        <w:r>
          <w:rPr>
            <w:noProof/>
            <w:webHidden/>
          </w:rPr>
          <w:fldChar w:fldCharType="separate"/>
        </w:r>
        <w:r>
          <w:rPr>
            <w:noProof/>
            <w:webHidden/>
          </w:rPr>
          <w:t>72</w:t>
        </w:r>
        <w:r>
          <w:rPr>
            <w:noProof/>
            <w:webHidden/>
          </w:rPr>
          <w:fldChar w:fldCharType="end"/>
        </w:r>
      </w:hyperlink>
    </w:p>
    <w:p w14:paraId="4F77C24C" w14:textId="7572E454" w:rsidR="00735F2C" w:rsidRDefault="00735F2C">
      <w:pPr>
        <w:pStyle w:val="Verzeichnis2"/>
        <w:tabs>
          <w:tab w:val="right" w:leader="dot" w:pos="8494"/>
        </w:tabs>
        <w:rPr>
          <w:noProof/>
        </w:rPr>
      </w:pPr>
      <w:hyperlink w:anchor="_Toc232031679" w:history="1">
        <w:r w:rsidRPr="008313EF">
          <w:rPr>
            <w:rStyle w:val="Hyperlink"/>
            <w:noProof/>
          </w:rPr>
          <w:t>11.2  Beitrag der Arbeit</w:t>
        </w:r>
        <w:r>
          <w:rPr>
            <w:noProof/>
            <w:webHidden/>
          </w:rPr>
          <w:tab/>
        </w:r>
        <w:r>
          <w:rPr>
            <w:noProof/>
            <w:webHidden/>
          </w:rPr>
          <w:fldChar w:fldCharType="begin"/>
        </w:r>
        <w:r>
          <w:rPr>
            <w:noProof/>
            <w:webHidden/>
          </w:rPr>
          <w:instrText xml:space="preserve"> PAGEREF _Toc232031679 \h </w:instrText>
        </w:r>
        <w:r>
          <w:rPr>
            <w:noProof/>
            <w:webHidden/>
          </w:rPr>
        </w:r>
        <w:r>
          <w:rPr>
            <w:noProof/>
            <w:webHidden/>
          </w:rPr>
          <w:fldChar w:fldCharType="separate"/>
        </w:r>
        <w:r>
          <w:rPr>
            <w:noProof/>
            <w:webHidden/>
          </w:rPr>
          <w:t>73</w:t>
        </w:r>
        <w:r>
          <w:rPr>
            <w:noProof/>
            <w:webHidden/>
          </w:rPr>
          <w:fldChar w:fldCharType="end"/>
        </w:r>
      </w:hyperlink>
    </w:p>
    <w:p w14:paraId="4065AA90" w14:textId="628665F1" w:rsidR="00735F2C" w:rsidRDefault="00735F2C">
      <w:pPr>
        <w:pStyle w:val="Verzeichnis2"/>
        <w:tabs>
          <w:tab w:val="right" w:leader="dot" w:pos="8494"/>
        </w:tabs>
        <w:rPr>
          <w:noProof/>
        </w:rPr>
      </w:pPr>
      <w:hyperlink w:anchor="_Toc232031680" w:history="1">
        <w:r w:rsidRPr="008313EF">
          <w:rPr>
            <w:rStyle w:val="Hyperlink"/>
            <w:noProof/>
          </w:rPr>
          <w:t>11.3  Ausblick</w:t>
        </w:r>
        <w:r>
          <w:rPr>
            <w:noProof/>
            <w:webHidden/>
          </w:rPr>
          <w:tab/>
        </w:r>
        <w:r>
          <w:rPr>
            <w:noProof/>
            <w:webHidden/>
          </w:rPr>
          <w:fldChar w:fldCharType="begin"/>
        </w:r>
        <w:r>
          <w:rPr>
            <w:noProof/>
            <w:webHidden/>
          </w:rPr>
          <w:instrText xml:space="preserve"> PAGEREF _Toc232031680 \h </w:instrText>
        </w:r>
        <w:r>
          <w:rPr>
            <w:noProof/>
            <w:webHidden/>
          </w:rPr>
        </w:r>
        <w:r>
          <w:rPr>
            <w:noProof/>
            <w:webHidden/>
          </w:rPr>
          <w:fldChar w:fldCharType="separate"/>
        </w:r>
        <w:r>
          <w:rPr>
            <w:noProof/>
            <w:webHidden/>
          </w:rPr>
          <w:t>73</w:t>
        </w:r>
        <w:r>
          <w:rPr>
            <w:noProof/>
            <w:webHidden/>
          </w:rPr>
          <w:fldChar w:fldCharType="end"/>
        </w:r>
      </w:hyperlink>
    </w:p>
    <w:p w14:paraId="174D1EB2" w14:textId="302CEFEC" w:rsidR="00735F2C" w:rsidRDefault="00735F2C">
      <w:pPr>
        <w:pStyle w:val="Verzeichnis1"/>
        <w:tabs>
          <w:tab w:val="right" w:leader="dot" w:pos="8494"/>
        </w:tabs>
        <w:rPr>
          <w:noProof/>
        </w:rPr>
      </w:pPr>
      <w:hyperlink w:anchor="_Toc232031681" w:history="1">
        <w:r w:rsidRPr="008313EF">
          <w:rPr>
            <w:rStyle w:val="Hyperlink"/>
            <w:noProof/>
          </w:rPr>
          <w:t>Literaturverzeichnis</w:t>
        </w:r>
        <w:r>
          <w:rPr>
            <w:noProof/>
            <w:webHidden/>
          </w:rPr>
          <w:tab/>
        </w:r>
        <w:r>
          <w:rPr>
            <w:noProof/>
            <w:webHidden/>
          </w:rPr>
          <w:fldChar w:fldCharType="begin"/>
        </w:r>
        <w:r>
          <w:rPr>
            <w:noProof/>
            <w:webHidden/>
          </w:rPr>
          <w:instrText xml:space="preserve"> PAGEREF _Toc232031681 \h </w:instrText>
        </w:r>
        <w:r>
          <w:rPr>
            <w:noProof/>
            <w:webHidden/>
          </w:rPr>
        </w:r>
        <w:r>
          <w:rPr>
            <w:noProof/>
            <w:webHidden/>
          </w:rPr>
          <w:fldChar w:fldCharType="separate"/>
        </w:r>
        <w:r>
          <w:rPr>
            <w:noProof/>
            <w:webHidden/>
          </w:rPr>
          <w:t>75</w:t>
        </w:r>
        <w:r>
          <w:rPr>
            <w:noProof/>
            <w:webHidden/>
          </w:rPr>
          <w:fldChar w:fldCharType="end"/>
        </w:r>
      </w:hyperlink>
    </w:p>
    <w:p w14:paraId="049F57FA" w14:textId="74325F15" w:rsidR="00735F2C" w:rsidRDefault="00735F2C">
      <w:pPr>
        <w:pStyle w:val="Verzeichnis1"/>
        <w:tabs>
          <w:tab w:val="right" w:leader="dot" w:pos="8494"/>
        </w:tabs>
        <w:rPr>
          <w:noProof/>
        </w:rPr>
      </w:pPr>
      <w:hyperlink w:anchor="_Toc232031682" w:history="1">
        <w:r w:rsidRPr="008313EF">
          <w:rPr>
            <w:rStyle w:val="Hyperlink"/>
            <w:noProof/>
          </w:rPr>
          <w:t>Wahrheitserklärung</w:t>
        </w:r>
        <w:r>
          <w:rPr>
            <w:noProof/>
            <w:webHidden/>
          </w:rPr>
          <w:tab/>
        </w:r>
        <w:r>
          <w:rPr>
            <w:noProof/>
            <w:webHidden/>
          </w:rPr>
          <w:fldChar w:fldCharType="begin"/>
        </w:r>
        <w:r>
          <w:rPr>
            <w:noProof/>
            <w:webHidden/>
          </w:rPr>
          <w:instrText xml:space="preserve"> PAGEREF _Toc232031682 \h </w:instrText>
        </w:r>
        <w:r>
          <w:rPr>
            <w:noProof/>
            <w:webHidden/>
          </w:rPr>
        </w:r>
        <w:r>
          <w:rPr>
            <w:noProof/>
            <w:webHidden/>
          </w:rPr>
          <w:fldChar w:fldCharType="separate"/>
        </w:r>
        <w:r>
          <w:rPr>
            <w:noProof/>
            <w:webHidden/>
          </w:rPr>
          <w:t>78</w:t>
        </w:r>
        <w:r>
          <w:rPr>
            <w:noProof/>
            <w:webHidden/>
          </w:rPr>
          <w:fldChar w:fldCharType="end"/>
        </w:r>
      </w:hyperlink>
    </w:p>
    <w:p w14:paraId="6FFEC5F8" w14:textId="1E4C9256" w:rsidR="00735F2C" w:rsidRDefault="00735F2C">
      <w:pPr>
        <w:pStyle w:val="Verzeichnis1"/>
        <w:tabs>
          <w:tab w:val="right" w:leader="dot" w:pos="8494"/>
        </w:tabs>
        <w:rPr>
          <w:noProof/>
        </w:rPr>
      </w:pPr>
      <w:hyperlink w:anchor="_Toc232031683" w:history="1">
        <w:r w:rsidRPr="008313EF">
          <w:rPr>
            <w:rStyle w:val="Hyperlink"/>
            <w:noProof/>
          </w:rPr>
          <w:t>Erklärung zur Nutzung künstlicher Intelligenz</w:t>
        </w:r>
        <w:r>
          <w:rPr>
            <w:noProof/>
            <w:webHidden/>
          </w:rPr>
          <w:tab/>
        </w:r>
        <w:r>
          <w:rPr>
            <w:noProof/>
            <w:webHidden/>
          </w:rPr>
          <w:fldChar w:fldCharType="begin"/>
        </w:r>
        <w:r>
          <w:rPr>
            <w:noProof/>
            <w:webHidden/>
          </w:rPr>
          <w:instrText xml:space="preserve"> PAGEREF _Toc232031683 \h </w:instrText>
        </w:r>
        <w:r>
          <w:rPr>
            <w:noProof/>
            <w:webHidden/>
          </w:rPr>
        </w:r>
        <w:r>
          <w:rPr>
            <w:noProof/>
            <w:webHidden/>
          </w:rPr>
          <w:fldChar w:fldCharType="separate"/>
        </w:r>
        <w:r>
          <w:rPr>
            <w:noProof/>
            <w:webHidden/>
          </w:rPr>
          <w:t>79</w:t>
        </w:r>
        <w:r>
          <w:rPr>
            <w:noProof/>
            <w:webHidden/>
          </w:rPr>
          <w:fldChar w:fldCharType="end"/>
        </w:r>
      </w:hyperlink>
    </w:p>
    <w:p w14:paraId="0B49B1C0" w14:textId="1BFDA51F" w:rsidR="001666F9" w:rsidRDefault="00000000">
      <w:pPr>
        <w:spacing w:after="160"/>
      </w:pPr>
      <w:r>
        <w:fldChar w:fldCharType="end"/>
      </w:r>
    </w:p>
    <w:p w14:paraId="2534BC7D" w14:textId="77777777" w:rsidR="001666F9" w:rsidRDefault="00000000">
      <w:pPr>
        <w:pStyle w:val="berschrift1"/>
        <w:pageBreakBefore/>
      </w:pPr>
      <w:bookmarkStart w:id="2" w:name="_Toc232031579"/>
      <w:r>
        <w:lastRenderedPageBreak/>
        <w:t>Abbildungsverzeichnis</w:t>
      </w:r>
      <w:bookmarkEnd w:id="2"/>
    </w:p>
    <w:p w14:paraId="308E80C1" w14:textId="3482AB0D" w:rsidR="001666F9" w:rsidRDefault="00000000">
      <w:pPr>
        <w:spacing w:after="160"/>
      </w:pPr>
      <w:fldSimple w:instr=" TOC \h \z \t &quot;Beschriftung Abbildung;1&quot; ">
        <w:r w:rsidR="00735F2C">
          <w:rPr>
            <w:b/>
            <w:bCs/>
            <w:noProof/>
            <w:lang w:val="de-DE"/>
          </w:rPr>
          <w:t>Es wurden keine Einträge für das Inhaltsverzeichnis gefunden.</w:t>
        </w:r>
      </w:fldSimple>
    </w:p>
    <w:p w14:paraId="65EE4008" w14:textId="77777777" w:rsidR="001666F9" w:rsidRDefault="00000000">
      <w:pPr>
        <w:pStyle w:val="berschrift1"/>
      </w:pPr>
      <w:bookmarkStart w:id="3" w:name="_Toc232031580"/>
      <w:r>
        <w:t>Tabellenverzeichnis</w:t>
      </w:r>
      <w:bookmarkEnd w:id="3"/>
    </w:p>
    <w:p w14:paraId="60C32974" w14:textId="111E11C2" w:rsidR="001666F9" w:rsidRDefault="00000000">
      <w:pPr>
        <w:spacing w:after="160"/>
      </w:pPr>
      <w:fldSimple w:instr=" TOC \h \z \t &quot;Beschriftung Tabelle;1&quot; ">
        <w:r w:rsidR="00735F2C">
          <w:rPr>
            <w:b/>
            <w:bCs/>
            <w:noProof/>
            <w:lang w:val="de-DE"/>
          </w:rPr>
          <w:t>Es wurden keine Einträge für das Inhaltsverzeichnis gefunden.</w:t>
        </w:r>
      </w:fldSimple>
    </w:p>
    <w:p w14:paraId="3A1A3BE1" w14:textId="77777777" w:rsidR="001666F9" w:rsidRDefault="00000000">
      <w:pPr>
        <w:pStyle w:val="berschrift1"/>
        <w:pageBreakBefore/>
      </w:pPr>
      <w:bookmarkStart w:id="4" w:name="_Toc232031581"/>
      <w:r>
        <w:lastRenderedPageBreak/>
        <w:t>Abkürzungsverzeichnis</w:t>
      </w:r>
      <w:bookmarkEnd w:id="4"/>
    </w:p>
    <w:p w14:paraId="1B78006E" w14:textId="77777777" w:rsidR="001666F9" w:rsidRDefault="00000000">
      <w:pPr>
        <w:tabs>
          <w:tab w:val="left" w:pos="2268"/>
        </w:tabs>
        <w:spacing w:after="80" w:line="360" w:lineRule="auto"/>
      </w:pPr>
      <w:r>
        <w:t>AP</w:t>
      </w:r>
      <w:r>
        <w:tab/>
        <w:t>Arbeitspaket</w:t>
      </w:r>
    </w:p>
    <w:p w14:paraId="65B53FB2" w14:textId="77777777" w:rsidR="001666F9" w:rsidRDefault="00000000">
      <w:pPr>
        <w:tabs>
          <w:tab w:val="left" w:pos="2268"/>
        </w:tabs>
        <w:spacing w:after="80" w:line="360" w:lineRule="auto"/>
      </w:pPr>
      <w:r>
        <w:t>API</w:t>
      </w:r>
      <w:r>
        <w:tab/>
        <w:t>Application Programming Interface</w:t>
      </w:r>
    </w:p>
    <w:p w14:paraId="7559714B" w14:textId="77777777" w:rsidR="001666F9" w:rsidRDefault="00000000">
      <w:pPr>
        <w:tabs>
          <w:tab w:val="left" w:pos="2268"/>
        </w:tabs>
        <w:spacing w:after="80" w:line="360" w:lineRule="auto"/>
      </w:pPr>
      <w:r>
        <w:t>KI</w:t>
      </w:r>
      <w:r>
        <w:tab/>
        <w:t>Künstliche Intelligenz</w:t>
      </w:r>
    </w:p>
    <w:p w14:paraId="035C3E17" w14:textId="77777777" w:rsidR="001666F9" w:rsidRDefault="00000000">
      <w:pPr>
        <w:tabs>
          <w:tab w:val="left" w:pos="2268"/>
        </w:tabs>
        <w:spacing w:after="80" w:line="360" w:lineRule="auto"/>
      </w:pPr>
      <w:r>
        <w:t>LLM</w:t>
      </w:r>
      <w:r>
        <w:tab/>
        <w:t>Large Language Model</w:t>
      </w:r>
    </w:p>
    <w:p w14:paraId="04C6A4F1" w14:textId="77777777" w:rsidR="001666F9" w:rsidRPr="00FF6E73" w:rsidRDefault="00000000">
      <w:pPr>
        <w:tabs>
          <w:tab w:val="left" w:pos="2268"/>
        </w:tabs>
        <w:spacing w:after="80" w:line="360" w:lineRule="auto"/>
        <w:rPr>
          <w:lang w:val="en-US"/>
        </w:rPr>
      </w:pPr>
      <w:r w:rsidRPr="00FF6E73">
        <w:rPr>
          <w:lang w:val="en-US"/>
        </w:rPr>
        <w:t>M</w:t>
      </w:r>
      <w:r w:rsidRPr="00FF6E73">
        <w:rPr>
          <w:lang w:val="en-US"/>
        </w:rPr>
        <w:tab/>
        <w:t>Mittelwert</w:t>
      </w:r>
    </w:p>
    <w:p w14:paraId="53B267F3" w14:textId="77777777" w:rsidR="001666F9" w:rsidRPr="00FF6E73" w:rsidRDefault="00000000">
      <w:pPr>
        <w:tabs>
          <w:tab w:val="left" w:pos="2268"/>
        </w:tabs>
        <w:spacing w:after="80" w:line="360" w:lineRule="auto"/>
        <w:rPr>
          <w:lang w:val="en-US"/>
        </w:rPr>
      </w:pPr>
      <w:r w:rsidRPr="00FF6E73">
        <w:rPr>
          <w:lang w:val="en-US"/>
        </w:rPr>
        <w:t>METUX</w:t>
      </w:r>
      <w:r w:rsidRPr="00FF6E73">
        <w:rPr>
          <w:lang w:val="en-US"/>
        </w:rPr>
        <w:tab/>
        <w:t>Motivation, Engagement and Thriving in User Experience</w:t>
      </w:r>
    </w:p>
    <w:p w14:paraId="7E4AAA2B" w14:textId="77777777" w:rsidR="001666F9" w:rsidRPr="00FF6E73" w:rsidRDefault="00000000">
      <w:pPr>
        <w:tabs>
          <w:tab w:val="left" w:pos="2268"/>
        </w:tabs>
        <w:spacing w:after="80" w:line="360" w:lineRule="auto"/>
        <w:rPr>
          <w:lang w:val="en-US"/>
        </w:rPr>
      </w:pPr>
      <w:r w:rsidRPr="00FF6E73">
        <w:rPr>
          <w:lang w:val="en-US"/>
        </w:rPr>
        <w:t>RSS</w:t>
      </w:r>
      <w:r w:rsidRPr="00FF6E73">
        <w:rPr>
          <w:lang w:val="en-US"/>
        </w:rPr>
        <w:tab/>
        <w:t>Really Simple Syndication</w:t>
      </w:r>
    </w:p>
    <w:p w14:paraId="116F2C1C" w14:textId="77777777" w:rsidR="001666F9" w:rsidRPr="00FF6E73" w:rsidRDefault="00000000">
      <w:pPr>
        <w:tabs>
          <w:tab w:val="left" w:pos="2268"/>
        </w:tabs>
        <w:spacing w:after="80" w:line="360" w:lineRule="auto"/>
        <w:rPr>
          <w:lang w:val="en-US"/>
        </w:rPr>
      </w:pPr>
      <w:r w:rsidRPr="00FF6E73">
        <w:rPr>
          <w:lang w:val="en-US"/>
        </w:rPr>
        <w:t>SD</w:t>
      </w:r>
      <w:r w:rsidRPr="00FF6E73">
        <w:rPr>
          <w:lang w:val="en-US"/>
        </w:rPr>
        <w:tab/>
        <w:t>Standardabweichung</w:t>
      </w:r>
    </w:p>
    <w:p w14:paraId="70FBE4A4" w14:textId="77777777" w:rsidR="001666F9" w:rsidRPr="00FF6E73" w:rsidRDefault="00000000">
      <w:pPr>
        <w:tabs>
          <w:tab w:val="left" w:pos="2268"/>
        </w:tabs>
        <w:spacing w:after="80" w:line="360" w:lineRule="auto"/>
        <w:rPr>
          <w:lang w:val="en-US"/>
        </w:rPr>
      </w:pPr>
      <w:r w:rsidRPr="00FF6E73">
        <w:rPr>
          <w:lang w:val="en-US"/>
        </w:rPr>
        <w:t>SDT</w:t>
      </w:r>
      <w:r w:rsidRPr="00FF6E73">
        <w:rPr>
          <w:lang w:val="en-US"/>
        </w:rPr>
        <w:tab/>
        <w:t>Self-Determination Theory</w:t>
      </w:r>
    </w:p>
    <w:p w14:paraId="0A7F69CF" w14:textId="77777777" w:rsidR="001666F9" w:rsidRPr="00FF6E73" w:rsidRDefault="00000000">
      <w:pPr>
        <w:tabs>
          <w:tab w:val="left" w:pos="2268"/>
        </w:tabs>
        <w:spacing w:after="80" w:line="360" w:lineRule="auto"/>
        <w:rPr>
          <w:lang w:val="en-US"/>
        </w:rPr>
      </w:pPr>
      <w:r w:rsidRPr="00FF6E73">
        <w:rPr>
          <w:lang w:val="en-US"/>
        </w:rPr>
        <w:t>SUS</w:t>
      </w:r>
      <w:r w:rsidRPr="00FF6E73">
        <w:rPr>
          <w:lang w:val="en-US"/>
        </w:rPr>
        <w:tab/>
        <w:t>System Usability Scale</w:t>
      </w:r>
    </w:p>
    <w:p w14:paraId="550AD1FC" w14:textId="77777777" w:rsidR="001666F9" w:rsidRPr="00FF6E73" w:rsidRDefault="00000000">
      <w:pPr>
        <w:tabs>
          <w:tab w:val="left" w:pos="2268"/>
        </w:tabs>
        <w:spacing w:after="80" w:line="360" w:lineRule="auto"/>
        <w:rPr>
          <w:lang w:val="en-US"/>
        </w:rPr>
      </w:pPr>
      <w:r w:rsidRPr="00FF6E73">
        <w:rPr>
          <w:lang w:val="en-US"/>
        </w:rPr>
        <w:t>TAM</w:t>
      </w:r>
      <w:r w:rsidRPr="00FF6E73">
        <w:rPr>
          <w:lang w:val="en-US"/>
        </w:rPr>
        <w:tab/>
        <w:t>Technology Acceptance Model</w:t>
      </w:r>
    </w:p>
    <w:p w14:paraId="1B269BB2" w14:textId="77777777" w:rsidR="001666F9" w:rsidRPr="00FF6E73" w:rsidRDefault="00000000">
      <w:pPr>
        <w:tabs>
          <w:tab w:val="left" w:pos="2268"/>
        </w:tabs>
        <w:spacing w:after="80" w:line="360" w:lineRule="auto"/>
        <w:rPr>
          <w:lang w:val="en-US"/>
        </w:rPr>
      </w:pPr>
      <w:r w:rsidRPr="00FF6E73">
        <w:rPr>
          <w:lang w:val="en-US"/>
        </w:rPr>
        <w:t>TTS</w:t>
      </w:r>
      <w:r w:rsidRPr="00FF6E73">
        <w:rPr>
          <w:lang w:val="en-US"/>
        </w:rPr>
        <w:tab/>
        <w:t>Text-to-Speech</w:t>
      </w:r>
    </w:p>
    <w:p w14:paraId="332FCBC3" w14:textId="77777777" w:rsidR="001666F9" w:rsidRPr="00FF6E73" w:rsidRDefault="00000000">
      <w:pPr>
        <w:tabs>
          <w:tab w:val="left" w:pos="2268"/>
        </w:tabs>
        <w:spacing w:after="80" w:line="360" w:lineRule="auto"/>
        <w:rPr>
          <w:lang w:val="en-US"/>
        </w:rPr>
      </w:pPr>
      <w:r w:rsidRPr="00FF6E73">
        <w:rPr>
          <w:lang w:val="en-US"/>
        </w:rPr>
        <w:t>UI</w:t>
      </w:r>
      <w:r w:rsidRPr="00FF6E73">
        <w:rPr>
          <w:lang w:val="en-US"/>
        </w:rPr>
        <w:tab/>
        <w:t>User Interface</w:t>
      </w:r>
    </w:p>
    <w:p w14:paraId="4BA8D859" w14:textId="77777777" w:rsidR="001666F9" w:rsidRPr="00FF6E73" w:rsidRDefault="00000000">
      <w:pPr>
        <w:tabs>
          <w:tab w:val="left" w:pos="2268"/>
        </w:tabs>
        <w:spacing w:after="80" w:line="360" w:lineRule="auto"/>
        <w:rPr>
          <w:lang w:val="en-US"/>
        </w:rPr>
      </w:pPr>
      <w:r w:rsidRPr="00FF6E73">
        <w:rPr>
          <w:lang w:val="en-US"/>
        </w:rPr>
        <w:t>UTAUT</w:t>
      </w:r>
      <w:r w:rsidRPr="00FF6E73">
        <w:rPr>
          <w:lang w:val="en-US"/>
        </w:rPr>
        <w:tab/>
        <w:t>Unified Theory of Acceptance and Use of Technology</w:t>
      </w:r>
    </w:p>
    <w:p w14:paraId="2780A660" w14:textId="77777777" w:rsidR="001666F9" w:rsidRDefault="00000000">
      <w:pPr>
        <w:tabs>
          <w:tab w:val="left" w:pos="2268"/>
        </w:tabs>
        <w:spacing w:after="80" w:line="360" w:lineRule="auto"/>
      </w:pPr>
      <w:r>
        <w:t>VSD</w:t>
      </w:r>
      <w:r>
        <w:tab/>
        <w:t>Value-Sensitive Design</w:t>
      </w:r>
    </w:p>
    <w:p w14:paraId="0D7B74C3" w14:textId="77777777" w:rsidR="001666F9" w:rsidRDefault="00000000">
      <w:pPr>
        <w:tabs>
          <w:tab w:val="left" w:pos="2268"/>
        </w:tabs>
        <w:spacing w:after="80" w:line="360" w:lineRule="auto"/>
      </w:pPr>
      <w:r>
        <w:t>ZHAW</w:t>
      </w:r>
      <w:r>
        <w:tab/>
        <w:t>Zürcher Hochschule für Angewandte Wissenschaften</w:t>
      </w:r>
    </w:p>
    <w:p w14:paraId="543B260B" w14:textId="77777777" w:rsidR="001666F9" w:rsidRDefault="00000000">
      <w:pPr>
        <w:pStyle w:val="berschrift1"/>
        <w:pageBreakBefore/>
      </w:pPr>
      <w:bookmarkStart w:id="5" w:name="_Toc232031582"/>
      <w:r>
        <w:lastRenderedPageBreak/>
        <w:t>1  Motivation</w:t>
      </w:r>
      <w:bookmarkEnd w:id="5"/>
    </w:p>
    <w:p w14:paraId="7C2F5F97" w14:textId="77777777" w:rsidR="001666F9" w:rsidRDefault="00000000">
      <w:pPr>
        <w:spacing w:after="160" w:line="360" w:lineRule="auto"/>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(Zuboff, 2019; Montag &amp; Elhai, 2023).</w:t>
      </w:r>
    </w:p>
    <w:p w14:paraId="40731DC4" w14:textId="77777777" w:rsidR="001666F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1B49B010" w14:textId="77777777" w:rsidR="001666F9" w:rsidRDefault="00000000">
      <w:pPr>
        <w:pStyle w:val="berschrift2"/>
      </w:pPr>
      <w:bookmarkStart w:id="6" w:name="_Toc232031583"/>
      <w:r>
        <w:t>1.1  Das Spannungsfeld zwischen Nutzer und Anbieter</w:t>
      </w:r>
      <w:bookmarkEnd w:id="6"/>
    </w:p>
    <w:p w14:paraId="74F410B4" w14:textId="2038BAF6" w:rsidR="001666F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et al., 1973) und der Self-Determination Theory (Ryan &amp; Deci, 2000), erfolgt in Abschnitt 2.1.2.</w:t>
      </w:r>
    </w:p>
    <w:p w14:paraId="5231C0C0" w14:textId="77777777" w:rsidR="001666F9" w:rsidRDefault="00000000">
      <w:pPr>
        <w:spacing w:after="160" w:line="360" w:lineRule="auto"/>
      </w:pPr>
      <w:r>
        <w:t xml:space="preserve">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w:t>
      </w:r>
      <w:r>
        <w:lastRenderedPageBreak/>
        <w:t>Designentscheidungen, von der Rangfolge der Inhalte bis zur Gestaltung der Benutzeroberfläche, orientieren sich an diesen Metriken.</w:t>
      </w:r>
    </w:p>
    <w:p w14:paraId="59BC6D3A" w14:textId="77777777" w:rsidR="001666F9" w:rsidRDefault="00000000">
      <w:pPr>
        <w:spacing w:after="160" w:line="360" w:lineRule="auto"/>
      </w:pPr>
      <w:r>
        <w:t>Solange die Ziele beider Seiten in die gleiche Richtung zeigen, ist dieses System funktional. Problematisch wird es dort, wo die Maximierung der Verweildauer nicht mehr mit dem Wohlbefinden der Nutzenden übereinstimmt, etwa weil Inhalte bewusst emotional aufgeladen werden, weil Nutzungssessions künstlich verlängert werden oder weil Vielfalt zugunsten reiner Relevanz geopfert wird. Genau dies ist in den letzten Jahren empirisch immer besser dokumentiert (Burr et al., 2020; Milano et al., 2020).</w:t>
      </w:r>
    </w:p>
    <w:p w14:paraId="2CB71DFE" w14:textId="77777777" w:rsidR="001666F9" w:rsidRDefault="00000000">
      <w:pPr>
        <w:pStyle w:val="berschrift2"/>
      </w:pPr>
      <w:bookmarkStart w:id="7" w:name="_Toc232031584"/>
      <w:r>
        <w:t>1.2  Das Geschäftsmodell der Aufmerksamkeitsökonomie</w:t>
      </w:r>
      <w:bookmarkEnd w:id="7"/>
    </w:p>
    <w:p w14:paraId="08065D89" w14:textId="77777777" w:rsidR="001666F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773F1673" w14:textId="77777777" w:rsidR="001666F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4A4D3722" w14:textId="77777777" w:rsidR="001666F9" w:rsidRDefault="00000000">
      <w:pPr>
        <w:pStyle w:val="berschrift2"/>
      </w:pPr>
      <w:bookmarkStart w:id="8" w:name="_Toc232031585"/>
      <w:r>
        <w:t>1.3  Manipulative Designmuster</w:t>
      </w:r>
      <w:bookmarkEnd w:id="8"/>
    </w:p>
    <w:p w14:paraId="0F48E8D9" w14:textId="77777777" w:rsidR="001666F9" w:rsidRDefault="00000000">
      <w:pPr>
        <w:spacing w:after="160" w:line="360" w:lineRule="auto"/>
      </w:pPr>
      <w:r>
        <w:t>Die ökonomische Logik manifestiert sich in konkreten Designmustern, die gezielt auf Schwachstellen der menschlichen Psyche zielen. Zu den am besten dokumentierten Mustern gehören:</w:t>
      </w:r>
    </w:p>
    <w:p w14:paraId="7B1989F8" w14:textId="77777777" w:rsidR="001666F9" w:rsidRDefault="00000000">
      <w:pPr>
        <w:pStyle w:val="Listenabsatz"/>
        <w:numPr>
          <w:ilvl w:val="0"/>
          <w:numId w:val="2"/>
        </w:numPr>
        <w:spacing w:after="80" w:line="360" w:lineRule="auto"/>
      </w:pPr>
      <w:r>
        <w:t>Endloses Scrollen (Infinite Scroll), das natürliche Unterbrechungspunkte entfernt und die Verweildauer verlängert.</w:t>
      </w:r>
    </w:p>
    <w:p w14:paraId="1DCEF7B1" w14:textId="77777777" w:rsidR="001666F9" w:rsidRDefault="00000000">
      <w:pPr>
        <w:pStyle w:val="Listenabsatz"/>
        <w:numPr>
          <w:ilvl w:val="0"/>
          <w:numId w:val="2"/>
        </w:numPr>
        <w:spacing w:after="80" w:line="360" w:lineRule="auto"/>
      </w:pPr>
      <w:r>
        <w:lastRenderedPageBreak/>
        <w:t>Variable Belohnungsmuster nach dem Vorbild des Glücksspiels: unvorhersehbare Erfolgserlebnisse (Likes, neue Inhalte, Matches) halten die Aufmerksamkeit aufrecht.</w:t>
      </w:r>
    </w:p>
    <w:p w14:paraId="2800F9E0" w14:textId="77777777" w:rsidR="001666F9" w:rsidRDefault="00000000">
      <w:pPr>
        <w:pStyle w:val="Listenabsatz"/>
        <w:numPr>
          <w:ilvl w:val="0"/>
          <w:numId w:val="2"/>
        </w:numPr>
        <w:spacing w:after="80" w:line="360" w:lineRule="auto"/>
      </w:pPr>
      <w:r>
        <w:t>Push-Benachrichtigungen, die andere Tätigkeiten unterbrechen und Nutzende zurück auf die Plattform holen.</w:t>
      </w:r>
    </w:p>
    <w:p w14:paraId="487EBF2C" w14:textId="77777777" w:rsidR="001666F9" w:rsidRDefault="00000000">
      <w:pPr>
        <w:pStyle w:val="Listenabsatz"/>
        <w:numPr>
          <w:ilvl w:val="0"/>
          <w:numId w:val="2"/>
        </w:numPr>
        <w:spacing w:after="80" w:line="360" w:lineRule="auto"/>
      </w:pPr>
      <w:r>
        <w:t>Autoplay und ähnliche Automatismen, die stellvertretend über den nächsten Inhalt entscheiden.</w:t>
      </w:r>
    </w:p>
    <w:p w14:paraId="4178C8AF" w14:textId="77777777" w:rsidR="001666F9" w:rsidRDefault="00000000">
      <w:pPr>
        <w:pStyle w:val="Listenabsatz"/>
        <w:numPr>
          <w:ilvl w:val="0"/>
          <w:numId w:val="2"/>
        </w:numPr>
        <w:spacing w:after="80" w:line="360" w:lineRule="auto"/>
      </w:pPr>
      <w:r>
        <w:t>Social-Proof- und Reziprozitätsmechanismen, die soziale Grundbedürfnisse (Bestätigung, Gegenseitigkeit) für die Plattformbindung nutzen.</w:t>
      </w:r>
    </w:p>
    <w:p w14:paraId="51B7C946" w14:textId="77777777" w:rsidR="001666F9" w:rsidRDefault="00000000">
      <w:pPr>
        <w:spacing w:after="160" w:line="360" w:lineRule="auto"/>
      </w:pPr>
      <w:r>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Schneider &amp; vom Brocke, 2016), wird in Abschnitt 2.2.6 systematisch entwickelt.</w:t>
      </w:r>
    </w:p>
    <w:p w14:paraId="12B16B42" w14:textId="77777777" w:rsidR="001666F9" w:rsidRDefault="00000000">
      <w:pPr>
        <w:pStyle w:val="berschrift2"/>
      </w:pPr>
      <w:bookmarkStart w:id="9" w:name="_Toc232031586"/>
      <w:r>
        <w:t>1.4  Filterblasen, Echokammern und Polarisierung</w:t>
      </w:r>
      <w:bookmarkEnd w:id="9"/>
    </w:p>
    <w:p w14:paraId="3B6C7AE0" w14:textId="69868DDA" w:rsidR="001666F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et al.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4BB2AA2F" w14:textId="64D0A02E" w:rsidR="001666F9" w:rsidRDefault="00000000">
      <w:pPr>
        <w:spacing w:after="160" w:line="360" w:lineRule="auto"/>
      </w:pPr>
      <w:r>
        <w:t xml:space="preserve">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w:t>
      </w:r>
      <w:r>
        <w:lastRenderedPageBreak/>
        <w:t>Algorithmen ist (menschliche kognitive Verzerrungen wie der Confirmation Bias wirken in die gleiche Richtung), sondern dass die Algorithmen bestehende Tendenzen systematisch verstärken, weil polarisierende und emotionalisierende Inhalte stärkere Reaktionen und damit höheres Engagement auslösen. Vosoughi et 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20379981" w14:textId="77777777" w:rsidR="001666F9" w:rsidRDefault="00000000">
      <w:pPr>
        <w:pStyle w:val="berschrift2"/>
      </w:pPr>
      <w:bookmarkStart w:id="10" w:name="_Toc232031587"/>
      <w:r>
        <w:t>1.5  Psychisches Wohlbefinden und Suchtverhalten</w:t>
      </w:r>
      <w:bookmarkEnd w:id="10"/>
    </w:p>
    <w:p w14:paraId="1008A7D5" w14:textId="77777777" w:rsidR="001666F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371B522C" w14:textId="77777777" w:rsidR="001666F9" w:rsidRDefault="00000000">
      <w:pPr>
        <w:spacing w:after="160" w:line="360" w:lineRule="auto"/>
      </w:pPr>
      <w:r>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Damit verschiebt sich die Debatte von Bildschirmzeit als rein quantitativem Mass hin zur Qualität und Selbstbestimmung der Nutzung.</w:t>
      </w:r>
    </w:p>
    <w:p w14:paraId="2E2C39E0" w14:textId="77777777" w:rsidR="001666F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71B522AF" w14:textId="77777777" w:rsidR="001666F9" w:rsidRDefault="00000000">
      <w:pPr>
        <w:pStyle w:val="berschrift2"/>
      </w:pPr>
      <w:bookmarkStart w:id="11" w:name="_Toc232031588"/>
      <w:r>
        <w:t>1.6  Verlust der Nutzerautonomie</w:t>
      </w:r>
      <w:bookmarkEnd w:id="11"/>
    </w:p>
    <w:p w14:paraId="4D008B62" w14:textId="77777777" w:rsidR="001666F9" w:rsidRDefault="00000000">
      <w:pPr>
        <w:spacing w:after="160" w:line="360" w:lineRule="auto"/>
      </w:pPr>
      <w:r>
        <w:t xml:space="preserve">Über die direkten psychischen Folgen hinaus entsteht ein grundsätzlicheres Problem: der Verlust von Autonomie. In der Praxis manifestiert sich dieser Autonomieverlust auf </w:t>
      </w:r>
      <w:r>
        <w:lastRenderedPageBreak/>
        <w:t>mehreren Ebenen: Nutzende sehen nicht, warum ein bestimmter Inhalt ausgespielt wird (Black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28F01987" w14:textId="7DB72C9C" w:rsidR="001666F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et al., 2018), wird in Abschnitt 2.3.1 vertieft. Auf der politisch-systemischen Ebene fordern Reviglio und Agosti (2020) eine algorithmische Souveränität, die in Abschnitt 2.3.4 entfaltet wird; Milano et al. (2020) ergänzen aus Sicht der Empfehlungssystem-Ethik, dass neben Relevanz auch Diversität, Fairness und Nutzerwohl als explizite Optimierungsziele in den Algorithmen verankert werden müssen.</w:t>
      </w:r>
    </w:p>
    <w:p w14:paraId="1E100B3D" w14:textId="77777777" w:rsidR="001666F9" w:rsidRDefault="00000000">
      <w:pPr>
        <w:pStyle w:val="berschrift2"/>
      </w:pPr>
      <w:bookmarkStart w:id="12" w:name="_Toc232031589"/>
      <w:r>
        <w:t>1.7  Zwischenfazit: Der Kern des Problems</w:t>
      </w:r>
      <w:bookmarkEnd w:id="12"/>
    </w:p>
    <w:p w14:paraId="688BE9AA" w14:textId="77777777" w:rsidR="001666F9" w:rsidRDefault="00000000">
      <w:pPr>
        <w:spacing w:after="160" w:line="360" w:lineRule="auto"/>
      </w:pPr>
      <w:r>
        <w:t>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Unterhaltung gedacht waren, haben sich zu Systemen entwickelt, die primär ihre eigene Nutzungszeit maximieren, häufig auf Kosten der Nutzenden.</w:t>
      </w:r>
    </w:p>
    <w:p w14:paraId="5A901C09" w14:textId="77777777" w:rsidR="001666F9" w:rsidRDefault="00000000">
      <w:pPr>
        <w:spacing w:after="160" w:line="360" w:lineRule="auto"/>
      </w:pPr>
      <w:r>
        <w:t>Die Forschungslage zeigt drei miteinander verwobene Aspekte dieses Ungleichgewichts. Erstens ist es kein Zufall, sondern strukturell im werbefinanzierten Geschäftsmodell angelegt (Zuboff, 2019; Montag &amp; Elhai, 2023). Zweitens hat es messbare negative Folgen auf Informationsvielfalt, soziale Kohäsion und individuelles Wohlbefinden (Nguyen et al., 2014; Geschke et al., 2019; Verduyn et al., 2015; Orben, 2020). Drittens verfügen Nutzende in den aktuellen Systemen kaum über die Möglichkeit, dieses Ungleichgewicht selbst zu korrigieren (Reviglio &amp; Agosti, 2020; Milano et al., 2020).</w:t>
      </w:r>
    </w:p>
    <w:p w14:paraId="65907A15" w14:textId="77777777" w:rsidR="001666F9" w:rsidRDefault="00000000">
      <w:pPr>
        <w:spacing w:after="160" w:line="360" w:lineRule="auto"/>
      </w:pPr>
      <w:r>
        <w:t xml:space="preserve">Aus dieser Problemlage erwächst die grundlegende Frage, welche Prinzipien, Kriterien und Mechanismen nötig sind, um digitale Medien so zu gestalten, dass die Bedürfnisse </w:t>
      </w:r>
      <w:r>
        <w:lastRenderedPageBreak/>
        <w:t>der Nutzenden wieder in den Mittelpunkt rücken. Das nachfolgende Kapitel ordnet die in diesem Kapitel sichtbar gewordenen Phänomene in den wissenschaftlichen Kontext ein und stellt die Beurteilungsgrundlagen bereit, an denen sich der Lösungsvorschlag dieser Arbeit später messen lässt.</w:t>
      </w:r>
    </w:p>
    <w:p w14:paraId="72A85849" w14:textId="77777777" w:rsidR="001666F9" w:rsidRDefault="00000000">
      <w:pPr>
        <w:pStyle w:val="berschrift1"/>
        <w:pageBreakBefore/>
      </w:pPr>
      <w:bookmarkStart w:id="13" w:name="_Toc232031590"/>
      <w:r>
        <w:lastRenderedPageBreak/>
        <w:t>2  Background</w:t>
      </w:r>
      <w:bookmarkEnd w:id="13"/>
    </w:p>
    <w:p w14:paraId="3F4FCE7F" w14:textId="77777777" w:rsidR="001666F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73B1C037" w14:textId="77777777" w:rsidR="001666F9" w:rsidRDefault="00000000">
      <w:pPr>
        <w:pStyle w:val="berschrift2"/>
      </w:pPr>
      <w:bookmarkStart w:id="14" w:name="_Toc232031591"/>
      <w:r>
        <w:t>2.1  Bedürfnisse und Motivationen der Akteure</w:t>
      </w:r>
      <w:bookmarkEnd w:id="14"/>
    </w:p>
    <w:p w14:paraId="0527F545" w14:textId="77777777" w:rsidR="001666F9" w:rsidRDefault="00000000">
      <w:pPr>
        <w:pStyle w:val="berschrift3"/>
      </w:pPr>
      <w:bookmarkStart w:id="15" w:name="_Toc232031592"/>
      <w:r>
        <w:t>2.1.1  Anbieterseite</w:t>
      </w:r>
      <w:bookmarkEnd w:id="15"/>
    </w:p>
    <w:p w14:paraId="68F91222" w14:textId="77777777" w:rsidR="001666F9" w:rsidRDefault="00000000">
      <w:pPr>
        <w:spacing w:after="160" w:line="360" w:lineRule="auto"/>
      </w:pPr>
      <w:r>
        <w:t>Anbieter digitaler Medien verfolgen unterschiedliche Motive, die sich drei idealtypischen Kategorien zuordnen lassen.</w:t>
      </w:r>
    </w:p>
    <w:p w14:paraId="363999CA" w14:textId="77777777" w:rsidR="001666F9" w:rsidRDefault="00000000">
      <w:pPr>
        <w:pStyle w:val="Listenabsatz"/>
        <w:numPr>
          <w:ilvl w:val="0"/>
          <w:numId w:val="2"/>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5ACDA263" w14:textId="77777777" w:rsidR="001666F9" w:rsidRDefault="00000000">
      <w:pPr>
        <w:pStyle w:val="Listenabsatz"/>
        <w:numPr>
          <w:ilvl w:val="0"/>
          <w:numId w:val="2"/>
        </w:numPr>
        <w:spacing w:after="80" w:line="360" w:lineRule="auto"/>
      </w:pPr>
      <w:r>
        <w:t>Abonnement- und On-Demand-Anbieter (Netflix, Spotify, Disney+) leben von langfristiger Kundenbindung. Ihr Ziel ist Engagement im Sinne von Zufriedenheit und Retention, nicht primär Scroll-Dauer.</w:t>
      </w:r>
    </w:p>
    <w:p w14:paraId="1DDB9F29" w14:textId="77777777" w:rsidR="001666F9" w:rsidRDefault="00000000">
      <w:pPr>
        <w:pStyle w:val="Listenabsatz"/>
        <w:numPr>
          <w:ilvl w:val="0"/>
          <w:numId w:val="2"/>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0D75B0A7" w14:textId="77777777" w:rsidR="001666F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7706B874" w14:textId="77777777" w:rsidR="001666F9" w:rsidRDefault="00000000">
      <w:pPr>
        <w:pStyle w:val="berschrift3"/>
      </w:pPr>
      <w:bookmarkStart w:id="16" w:name="_Toc232031593"/>
      <w:r>
        <w:t>2.1.2  Nutzerseite</w:t>
      </w:r>
      <w:bookmarkEnd w:id="16"/>
    </w:p>
    <w:p w14:paraId="57DF2669" w14:textId="724CF34A" w:rsidR="001666F9" w:rsidRDefault="00000000">
      <w:pPr>
        <w:spacing w:after="160" w:line="360" w:lineRule="auto"/>
      </w:pPr>
      <w:r>
        <w:lastRenderedPageBreak/>
        <w:t>Auf der Nutzerseite lassen sich die in Abschnitt 1.1 genannten Motive entlang etablierter theoretischer Rahmen ordnen. Aus dem Uses-and-Gratifications-Ansatz (Katz et al., 1973) ergeben sich vier typische Nutzungsmotive: Information, Unterhaltung, soziale Interaktion und Identitätsbildung.</w:t>
      </w:r>
    </w:p>
    <w:p w14:paraId="26D1761E" w14:textId="77777777" w:rsidR="001666F9" w:rsidRDefault="00000000">
      <w:pPr>
        <w:spacing w:after="160" w:line="360" w:lineRule="auto"/>
      </w:pPr>
      <w:r>
        <w:t>Ergänzend identifizieren Ryan und Deci (2000) in der Self-Determination Theory drei psychologische Grundbedürfnisse, die für intrinsische Motivation und Wohlbefinden zentral sind:</w:t>
      </w:r>
    </w:p>
    <w:p w14:paraId="4CAD2CEC" w14:textId="77777777" w:rsidR="001666F9" w:rsidRDefault="00000000">
      <w:pPr>
        <w:pStyle w:val="Listenabsatz"/>
        <w:numPr>
          <w:ilvl w:val="0"/>
          <w:numId w:val="2"/>
        </w:numPr>
        <w:spacing w:after="80" w:line="360" w:lineRule="auto"/>
      </w:pPr>
      <w:r>
        <w:t>Autonomie: das Erleben, selbstbestimmt zu handeln und eigene Entscheidungen zu treffen;</w:t>
      </w:r>
    </w:p>
    <w:p w14:paraId="2AA13346" w14:textId="77777777" w:rsidR="001666F9" w:rsidRDefault="00000000">
      <w:pPr>
        <w:pStyle w:val="Listenabsatz"/>
        <w:numPr>
          <w:ilvl w:val="0"/>
          <w:numId w:val="2"/>
        </w:numPr>
        <w:spacing w:after="80" w:line="360" w:lineRule="auto"/>
      </w:pPr>
      <w:r>
        <w:t>Kompetenz: das Gefühl, wirksam zu sein und Herausforderungen bewältigen zu können;</w:t>
      </w:r>
    </w:p>
    <w:p w14:paraId="0538E098" w14:textId="77777777" w:rsidR="001666F9" w:rsidRDefault="00000000">
      <w:pPr>
        <w:pStyle w:val="Listenabsatz"/>
        <w:numPr>
          <w:ilvl w:val="0"/>
          <w:numId w:val="2"/>
        </w:numPr>
        <w:spacing w:after="80" w:line="360" w:lineRule="auto"/>
      </w:pPr>
      <w:r>
        <w:t>soziale Eingebundenheit: das Erleben von bedeutungsvollen Beziehungen und Zugehörigkeit.</w:t>
      </w:r>
    </w:p>
    <w:p w14:paraId="720CEABA" w14:textId="180E87B0" w:rsidR="001666F9" w:rsidRDefault="00000000">
      <w:pPr>
        <w:spacing w:after="160" w:line="360" w:lineRule="auto"/>
      </w:pPr>
      <w:r>
        <w:t>Peters et al. (2018) übertragen diese Perspektive im METUX-Modell (Motivation, Engagement and Thriving in User Experience) direkt auf die Gestaltung digitaler Produkte: Ein System fördert Wohlbefinden, wenn es diese Grundbedürfnisse auf mehreren Ebenen (Adoption, Benutzeroberfläche, Aufgabe, Verhalten, Leben) unterstützt, und untergräbt es, wenn es sie blockiert. Dieses Modell wird in Abschnitt 2.3.1 als zentrale Beurteilungsgrundlage erneut aufgegriffen.</w:t>
      </w:r>
    </w:p>
    <w:p w14:paraId="7495D4A8" w14:textId="77777777" w:rsidR="001666F9" w:rsidRDefault="00000000">
      <w:pPr>
        <w:spacing w:after="160" w:line="360" w:lineRule="auto"/>
      </w:pPr>
      <w:r>
        <w:t>Vanden Abeele (2021) konzeptualisiert das übergeordnete Nutzerbedürfnis nach einem ausgewogenen Medienkonsum als Digital Wellbeing: die subjektive, individuelle Erfahrung einer optimalen Balance zwischen den Vorteilen und Nachteilen digitaler Konnektivität. Diese Balance ist dynamisch, kontextabhängig und nicht allein durch Nutzungsdauer messbar.</w:t>
      </w:r>
    </w:p>
    <w:p w14:paraId="330C313C" w14:textId="77777777" w:rsidR="001666F9" w:rsidRDefault="00000000">
      <w:pPr>
        <w:pStyle w:val="berschrift2"/>
      </w:pPr>
      <w:bookmarkStart w:id="17" w:name="_Toc232031594"/>
      <w:r>
        <w:t>2.2  Mechanismen digitaler Medienangebote</w:t>
      </w:r>
      <w:bookmarkEnd w:id="17"/>
    </w:p>
    <w:p w14:paraId="75C99C8A" w14:textId="77777777" w:rsidR="001666F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528760DA" w14:textId="77777777" w:rsidR="001666F9" w:rsidRDefault="00000000">
      <w:pPr>
        <w:pStyle w:val="berschrift3"/>
      </w:pPr>
      <w:bookmarkStart w:id="18" w:name="_Toc232031595"/>
      <w:r>
        <w:t>2.2.1  Klassifikation und Ontologien</w:t>
      </w:r>
      <w:bookmarkEnd w:id="18"/>
    </w:p>
    <w:p w14:paraId="2E9B7BD0" w14:textId="77777777" w:rsidR="001666F9" w:rsidRDefault="00000000">
      <w:pPr>
        <w:spacing w:after="160" w:line="360" w:lineRule="auto"/>
      </w:pPr>
      <w:r>
        <w:lastRenderedPageBreak/>
        <w:t>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Auf der Nutzerseite werden analoge Strukturen verwendet, um Interessensprofile explizit oder implizit zu repräsentieren. Die Qualität dieser Strukturen prägt massgeblich die Qualität späterer Empfehlungen.</w:t>
      </w:r>
    </w:p>
    <w:p w14:paraId="1DE9B4A1" w14:textId="77777777" w:rsidR="001666F9" w:rsidRDefault="00000000">
      <w:pPr>
        <w:pStyle w:val="berschrift3"/>
      </w:pPr>
      <w:bookmarkStart w:id="19" w:name="_Toc232031596"/>
      <w:r>
        <w:t>2.2.2  Suche</w:t>
      </w:r>
      <w:bookmarkEnd w:id="19"/>
    </w:p>
    <w:p w14:paraId="29C344B4" w14:textId="77777777" w:rsidR="001666F9" w:rsidRDefault="00000000">
      <w:pPr>
        <w:spacing w:after="160" w:line="360" w:lineRule="auto"/>
      </w:pPr>
      <w:r>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Suche ist vergleichsweise transparent, da die Intention von den Nutzenden formuliert wird. Zugleich wächst die Intransparenz dort, wo Personalisierung die Trefferlisten unsichtbar verändert.</w:t>
      </w:r>
    </w:p>
    <w:p w14:paraId="432F7A6B" w14:textId="77777777" w:rsidR="001666F9" w:rsidRDefault="00000000">
      <w:pPr>
        <w:pStyle w:val="berschrift3"/>
      </w:pPr>
      <w:bookmarkStart w:id="20" w:name="_Toc232031597"/>
      <w:r>
        <w:t>2.2.3  Empfehlungssysteme</w:t>
      </w:r>
      <w:bookmarkEnd w:id="20"/>
    </w:p>
    <w:p w14:paraId="0F782A39" w14:textId="7C64C9E1" w:rsidR="001666F9" w:rsidRDefault="00000000">
      <w:pPr>
        <w:spacing w:after="160" w:line="360" w:lineRule="auto"/>
      </w:pPr>
      <w:r>
        <w:t>Empfehlungssysteme (Recommender Systems) schlagen Inhalte vor, ohne dass die Nutzenden aktiv danach suchen. In der Standardliteratur werden drei klassische Hauptparadigmen unterschieden (Ricci et al., 2015):</w:t>
      </w:r>
    </w:p>
    <w:p w14:paraId="0FF88DE6" w14:textId="77777777" w:rsidR="001666F9" w:rsidRDefault="00000000">
      <w:pPr>
        <w:pStyle w:val="Listenabsatz"/>
        <w:numPr>
          <w:ilvl w:val="0"/>
          <w:numId w:val="2"/>
        </w:numPr>
        <w:spacing w:after="80" w:line="360" w:lineRule="auto"/>
      </w:pPr>
      <w:r>
        <w:t>Kollaboratives Filtern: Empfehlungen auf Basis der Ähnlichkeit zwischen Nutzenden (Prinzip: «Personen, die X mochten, mochten auch Y»).</w:t>
      </w:r>
    </w:p>
    <w:p w14:paraId="4D686514" w14:textId="77777777" w:rsidR="001666F9" w:rsidRDefault="00000000">
      <w:pPr>
        <w:pStyle w:val="Listenabsatz"/>
        <w:numPr>
          <w:ilvl w:val="0"/>
          <w:numId w:val="2"/>
        </w:numPr>
        <w:spacing w:after="80" w:line="360" w:lineRule="auto"/>
      </w:pPr>
      <w:r>
        <w:t>Inhaltsbasiertes Filtern: Empfehlungen auf Basis der Ähnlichkeit zwischen Inhalten und des bisherigen Nutzerprofils.</w:t>
      </w:r>
    </w:p>
    <w:p w14:paraId="38FA96C5" w14:textId="77777777" w:rsidR="001666F9" w:rsidRDefault="00000000">
      <w:pPr>
        <w:pStyle w:val="Listenabsatz"/>
        <w:numPr>
          <w:ilvl w:val="0"/>
          <w:numId w:val="2"/>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0076C9A1" w14:textId="0EFA9DB3" w:rsidR="001666F9" w:rsidRDefault="00000000">
      <w:pPr>
        <w:spacing w:after="160" w:line="360" w:lineRule="auto"/>
      </w:pPr>
      <w:r>
        <w:t>Die Optimierung erfolgt in der kommerziellen Praxis überwiegend auf Engagement-Metriken. Nguyen et al. (2014) zeigen, dass dies zur Einengung der inhaltlichen Vielfalt führt. Milano et al. (2020) systematisieren die daraus folgenden ethischen Herausforderungen entlang sechs Dimensionen: Inhaltsqualität, Privatsphäre, Autonomie, Meinungsvielfalt, soziale Auswirkungen und Verantwortlichkeit.</w:t>
      </w:r>
    </w:p>
    <w:p w14:paraId="6821D298" w14:textId="77777777" w:rsidR="001666F9" w:rsidRDefault="00000000">
      <w:pPr>
        <w:pStyle w:val="berschrift3"/>
      </w:pPr>
      <w:bookmarkStart w:id="21" w:name="_Toc232031598"/>
      <w:r>
        <w:lastRenderedPageBreak/>
        <w:t>2.2.4  Personalisierung und Feed-Kuration</w:t>
      </w:r>
      <w:bookmarkEnd w:id="21"/>
    </w:p>
    <w:p w14:paraId="7498F865" w14:textId="77777777" w:rsidR="001666F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die Möglichkeit, die Logiken zu verstehen, zu modifizieren und bewusst zu steuern.</w:t>
      </w:r>
    </w:p>
    <w:p w14:paraId="2B7E2491" w14:textId="77777777" w:rsidR="001666F9" w:rsidRDefault="00000000">
      <w:pPr>
        <w:pStyle w:val="berschrift3"/>
      </w:pPr>
      <w:bookmarkStart w:id="22" w:name="_Toc232031599"/>
      <w:r>
        <w:t>2.2.5  Sharing und soziale Mechanismen</w:t>
      </w:r>
      <w:bookmarkEnd w:id="22"/>
    </w:p>
    <w:p w14:paraId="214D9B7B" w14:textId="77777777" w:rsidR="001666F9" w:rsidRDefault="00000000">
      <w:pPr>
        <w:spacing w:after="160" w:line="360" w:lineRule="auto"/>
      </w:pPr>
      <w:r>
        <w:t>Teilen, Kommentieren und Reagieren erzeugen Netzwerkeffekte: Inhalte verbreiten sich viral, wenn sie starke emotionale Reaktionen auslösen. Diese Mechanismen sind nicht neutral, sondern begünstigen systematisch emotional aufgeladene, oft polarisierende Inhalte und wirken damit auf die in Abschnitt 1.4 beschriebene Triple-Filter-Bubble (Geschke et al., 2019; Sunstein, 2017).</w:t>
      </w:r>
    </w:p>
    <w:p w14:paraId="39527821" w14:textId="77777777" w:rsidR="001666F9" w:rsidRDefault="00000000">
      <w:pPr>
        <w:pStyle w:val="berschrift3"/>
      </w:pPr>
      <w:bookmarkStart w:id="23" w:name="_Toc232031600"/>
      <w:r>
        <w:t>2.2.6  Persuasive Design und Nudging</w:t>
      </w:r>
      <w:bookmarkEnd w:id="23"/>
    </w:p>
    <w:p w14:paraId="2BD7578A" w14:textId="77777777" w:rsidR="001666F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Schneider und vom Brocke (2016) erweitern diesen Ansatz mit dem Konzept des Digital Nudging: subtile Gestaltungshinweise, die das Verhalten in eine bestimmte Richtung lenken, ohne die Wahlfreiheit einzuschränken.</w:t>
      </w:r>
    </w:p>
    <w:p w14:paraId="7F4622E5" w14:textId="77777777" w:rsidR="001666F9" w:rsidRDefault="00000000">
      <w:pPr>
        <w:spacing w:after="160" w:line="360" w:lineRule="auto"/>
      </w:pPr>
      <w:r>
        <w:t>Beide Ansätze sind wertneutral. In der kommerziellen Praxis werden sie jedoch überwiegend zur Engagement-Maximierung eingesetzt; sie liessen sich ebenso im Sinne des Nutzerwohls anwenden (Peters et al., 2018). Genau diese Umkehrung der Zielfunktion bei sonst vergleichbarem Mechanismus ist ein zentrales Designprinzip des in Kapitel 3 vorgestellten Lösungsvorschlags.</w:t>
      </w:r>
    </w:p>
    <w:p w14:paraId="40B59C42" w14:textId="77777777" w:rsidR="001666F9" w:rsidRDefault="00000000">
      <w:pPr>
        <w:pStyle w:val="berschrift3"/>
      </w:pPr>
      <w:bookmarkStart w:id="24" w:name="_Toc232031601"/>
      <w:r>
        <w:t>2.2.7  Monetarisierungsmechanismen</w:t>
      </w:r>
      <w:bookmarkEnd w:id="24"/>
    </w:p>
    <w:p w14:paraId="12386D91" w14:textId="77777777" w:rsidR="001666F9" w:rsidRDefault="00000000">
      <w:pPr>
        <w:spacing w:after="160" w:line="360" w:lineRule="auto"/>
      </w:pPr>
      <w:r>
        <w:t xml:space="preserve">Die beschriebenen Mechanismen stehen in unmittelbarer Wechselwirkung mit der Monetarisierung. Werbebasierte Plattformen koppeln Empfehlungen, Feeds und </w:t>
      </w:r>
      <w:r>
        <w:lastRenderedPageBreak/>
        <w:t>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(Zuboff, 2019; Montag &amp; Elhai, 2023).</w:t>
      </w:r>
    </w:p>
    <w:p w14:paraId="19D00222" w14:textId="77777777" w:rsidR="001666F9" w:rsidRDefault="00000000">
      <w:pPr>
        <w:pStyle w:val="berschrift2"/>
      </w:pPr>
      <w:bookmarkStart w:id="25" w:name="_Toc232031602"/>
      <w:r>
        <w:t>2.3  Beurteilungsgrundlagen</w:t>
      </w:r>
      <w:bookmarkEnd w:id="25"/>
    </w:p>
    <w:p w14:paraId="5BEE9D81" w14:textId="77777777" w:rsidR="001666F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6C1D3ED1" w14:textId="77777777" w:rsidR="001666F9" w:rsidRDefault="00000000">
      <w:pPr>
        <w:pStyle w:val="berschrift3"/>
      </w:pPr>
      <w:bookmarkStart w:id="26" w:name="_Toc232031603"/>
      <w:r>
        <w:t>2.3.1  Self-Determination Theory (SDT)</w:t>
      </w:r>
      <w:bookmarkEnd w:id="26"/>
    </w:p>
    <w:p w14:paraId="38FFD9C7" w14:textId="797DA229" w:rsidR="001666F9" w:rsidRDefault="00000000">
      <w:pPr>
        <w:spacing w:after="160" w:line="360" w:lineRule="auto"/>
      </w:pPr>
      <w:r>
        <w:t>Die Self-Determination Theory (Ryan &amp; Deci, 2000) liefert mit den drei psychologischen Grundbedürfnissen Autonomie, Kompetenz und soziale Eingebundenheit einen psychologischen Massstab für die Beurteilung digitaler Systeme. Mechanismen sind förderlich, wenn sie diese Bedürfnisse unterstützen, und schädlich, wenn sie sie untergraben. Insbesondere die Autonomie wird in den heutigen Plattformlogiken systematisch unterlaufen, wenn Nutzende durch manipulative Designmuster in Nutzungsschleifen gehalten werden (Peters et al., 2018).</w:t>
      </w:r>
    </w:p>
    <w:p w14:paraId="4A5278E4" w14:textId="77777777" w:rsidR="001666F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58F49540" w14:textId="77777777" w:rsidR="001666F9" w:rsidRDefault="00000000">
      <w:pPr>
        <w:pStyle w:val="berschrift3"/>
      </w:pPr>
      <w:bookmarkStart w:id="27" w:name="_Toc232031604"/>
      <w:r>
        <w:t>2.3.2  Value-Sensitive Design (VSD)</w:t>
      </w:r>
      <w:bookmarkEnd w:id="27"/>
    </w:p>
    <w:p w14:paraId="3A0E8A99" w14:textId="4011EEA3" w:rsidR="001666F9" w:rsidRDefault="00000000">
      <w:pPr>
        <w:spacing w:after="160" w:line="360" w:lineRule="auto"/>
      </w:pPr>
      <w:r>
        <w:t xml:space="preserve">Value-Sensitive Design (Hendry et al.,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t>
      </w:r>
      <w:r>
        <w:lastRenderedPageBreak/>
        <w:t>wie Autonomie, Transparenz oder Wohlbefinden explizit in Designentscheidungen zu überführen.</w:t>
      </w:r>
    </w:p>
    <w:p w14:paraId="5AE7DAF5" w14:textId="77777777" w:rsidR="001666F9" w:rsidRDefault="00000000">
      <w:pPr>
        <w:pStyle w:val="berschrift3"/>
      </w:pPr>
      <w:bookmarkStart w:id="28" w:name="_Toc232031605"/>
      <w:r>
        <w:t>2.3.3  Digital Wellbeing</w:t>
      </w:r>
      <w:bookmarkEnd w:id="28"/>
    </w:p>
    <w:p w14:paraId="0BC7DEDF" w14:textId="7791B94B" w:rsidR="001666F9" w:rsidRDefault="00000000">
      <w:pPr>
        <w:spacing w:after="160" w:line="360" w:lineRule="auto"/>
      </w:pPr>
      <w:r>
        <w:t>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et al. (2020) fordern, dass Technologiedesign aktiv zum Wohlbefinden beitragen soll statt es zu untergraben, und entwickeln dafür einen thematischen Ordnungsrahmen. Peters et al. (2020) konkretisieren diesen Anspruch in einem Framework für Wellbeing-Supportive Design, das Features, Charakteristika und Prototypen systematisch katalogisiert.</w:t>
      </w:r>
    </w:p>
    <w:p w14:paraId="0DBDB9C7" w14:textId="77777777" w:rsidR="001666F9" w:rsidRDefault="00000000">
      <w:pPr>
        <w:pStyle w:val="berschrift3"/>
      </w:pPr>
      <w:bookmarkStart w:id="29" w:name="_Toc232031606"/>
      <w:r>
        <w:t>2.3.4  Ethik von Empfehlungssystemen und algorithmische Souveränität</w:t>
      </w:r>
      <w:bookmarkEnd w:id="29"/>
    </w:p>
    <w:p w14:paraId="428CB393" w14:textId="77777777" w:rsidR="001666F9" w:rsidRDefault="00000000">
      <w:pPr>
        <w:spacing w:after="160" w:line="360" w:lineRule="auto"/>
      </w:pPr>
      <w:r>
        <w:t>Milano et al. (2020) systematisieren die ethischen Herausforderungen von Empfehlungssystemen und argumentieren, dass neben Relevanz auch Diversität, Fairness und Nutzerwohl als Optimierungsziele verankert werden müssen. Reviglio und Agosti (2020) 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2AD1F5A8" w14:textId="77777777" w:rsidR="001666F9" w:rsidRDefault="00000000">
      <w:pPr>
        <w:pStyle w:val="berschrift3"/>
      </w:pPr>
      <w:bookmarkStart w:id="30" w:name="_Toc232031607"/>
      <w:r>
        <w:t>2.3.5  Gebrauchstauglichkeit und Akzeptanz</w:t>
      </w:r>
      <w:bookmarkEnd w:id="30"/>
    </w:p>
    <w:p w14:paraId="53C9ED0C" w14:textId="3909A5A4" w:rsidR="001666F9" w:rsidRDefault="00000000">
      <w:pPr>
        <w:spacing w:after="160" w:line="360" w:lineRule="auto"/>
      </w:pPr>
      <w:r>
        <w:t>Neben den normativen Kriterien spielt die klassische Gebrauchstauglichkeit eine Rolle. Der System Usability Scale (Brooke, 1996; Bangor et al., 2008) ist ein etabliertes, kurzes Messinstrument, das die subjektive Usability eines Systems mit zehn Items erhebt und in der vorliegenden Arbeit ergänzend zu den wellbeing-bezogenen Massen eingesetzt werden kann.</w:t>
      </w:r>
    </w:p>
    <w:p w14:paraId="0497B5FC" w14:textId="77777777" w:rsidR="001666F9" w:rsidRDefault="00000000">
      <w:pPr>
        <w:pStyle w:val="berschrift2"/>
      </w:pPr>
      <w:bookmarkStart w:id="31" w:name="_Toc232031608"/>
      <w:r>
        <w:t>2.4  Gegenüberstellung der Medienmodelle</w:t>
      </w:r>
      <w:bookmarkEnd w:id="31"/>
    </w:p>
    <w:p w14:paraId="4B2D491B" w14:textId="77777777" w:rsidR="001666F9" w:rsidRDefault="00000000">
      <w:pPr>
        <w:spacing w:after="160" w:line="360" w:lineRule="auto"/>
      </w:pPr>
      <w:r>
        <w:lastRenderedPageBreak/>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235A725E" w14:textId="77777777" w:rsidR="001666F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w:t>
      </w:r>
    </w:p>
    <w:p w14:paraId="5FE246A8" w14:textId="77777777" w:rsidR="001666F9" w:rsidRDefault="00000000">
      <w:pPr>
        <w:pStyle w:val="BeschriftungTab"/>
      </w:pPr>
      <w:r>
        <w:t>Tabelle 2.1: Gegenüberstellung der Medienmodelle: redaktionell, engagement-optimiert und wellbeing-orientiert (eigene Darstellung)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2400"/>
      </w:tblGrid>
      <w:tr w:rsidR="001666F9" w14:paraId="4BE5A25D"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6BD71F4" w14:textId="77777777" w:rsidR="001666F9" w:rsidRDefault="00000000">
            <w:r>
              <w:rPr>
                <w:b/>
                <w:bCs/>
                <w:sz w:val="20"/>
                <w:szCs w:val="20"/>
              </w:rPr>
              <w:t>Dimension</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CC945BB" w14:textId="77777777" w:rsidR="001666F9" w:rsidRDefault="00000000">
            <w:r>
              <w:rPr>
                <w:b/>
                <w:bCs/>
                <w:sz w:val="20"/>
                <w:szCs w:val="20"/>
              </w:rPr>
              <w:t>Redaktionelles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084D13A" w14:textId="77777777" w:rsidR="001666F9" w:rsidRDefault="00000000">
            <w:r>
              <w:rPr>
                <w:b/>
                <w:bCs/>
                <w:sz w:val="20"/>
                <w:szCs w:val="20"/>
              </w:rPr>
              <w:t>Engagement-optimiertes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25B840C" w14:textId="77777777" w:rsidR="001666F9" w:rsidRDefault="00000000">
            <w:r>
              <w:rPr>
                <w:b/>
                <w:bCs/>
                <w:sz w:val="20"/>
                <w:szCs w:val="20"/>
              </w:rPr>
              <w:t>Wellbeing-orientiertes Modell</w:t>
            </w:r>
          </w:p>
        </w:tc>
      </w:tr>
      <w:tr w:rsidR="001666F9" w14:paraId="536086E4"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92BA1A" w14:textId="77777777" w:rsidR="001666F9" w:rsidRDefault="00000000">
            <w:r>
              <w:rPr>
                <w:sz w:val="20"/>
                <w:szCs w:val="20"/>
              </w:rPr>
              <w:t>Kuration</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FA5BFF" w14:textId="77777777" w:rsidR="001666F9" w:rsidRDefault="00000000">
            <w:r>
              <w:rPr>
                <w:sz w:val="20"/>
                <w:szCs w:val="20"/>
              </w:rPr>
              <w:t>Menschliche Redaktion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A83CB3" w14:textId="77777777" w:rsidR="001666F9" w:rsidRDefault="00000000">
            <w:r>
              <w:rPr>
                <w:sz w:val="20"/>
                <w:szCs w:val="20"/>
              </w:rPr>
              <w:t>Algorithmisch, auf Verweildauer optimiert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2D6AA1" w14:textId="77777777" w:rsidR="001666F9" w:rsidRDefault="00000000">
            <w:r>
              <w:rPr>
                <w:sz w:val="20"/>
                <w:szCs w:val="20"/>
              </w:rPr>
              <w:t>Algorithmisch, auf Nutzerwohl optimiert</w:t>
            </w:r>
          </w:p>
        </w:tc>
      </w:tr>
      <w:tr w:rsidR="001666F9" w14:paraId="1E679895"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23C1F4" w14:textId="77777777" w:rsidR="001666F9" w:rsidRDefault="00000000">
            <w:r>
              <w:rPr>
                <w:sz w:val="20"/>
                <w:szCs w:val="20"/>
              </w:rPr>
              <w:t>Transparenz</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D48169" w14:textId="77777777" w:rsidR="001666F9" w:rsidRDefault="00000000">
            <w:r>
              <w:rPr>
                <w:sz w:val="20"/>
                <w:szCs w:val="20"/>
              </w:rPr>
              <w:t>Redaktionsstatut, öffentliche Leitlinien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7575D5" w14:textId="77777777" w:rsidR="001666F9" w:rsidRDefault="00000000">
            <w:r>
              <w:rPr>
                <w:sz w:val="20"/>
                <w:szCs w:val="20"/>
              </w:rPr>
              <w:t>Black-Box-Algorithmus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363A4E" w14:textId="77777777" w:rsidR="001666F9" w:rsidRDefault="00000000">
            <w:r>
              <w:rPr>
                <w:sz w:val="20"/>
                <w:szCs w:val="20"/>
              </w:rPr>
              <w:t>Nachvollziehbare Kriterien, offene Logik</w:t>
            </w:r>
          </w:p>
        </w:tc>
      </w:tr>
      <w:tr w:rsidR="001666F9" w14:paraId="1A620B29"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55423B" w14:textId="77777777" w:rsidR="001666F9" w:rsidRDefault="00000000">
            <w:r>
              <w:rPr>
                <w:sz w:val="20"/>
                <w:szCs w:val="20"/>
              </w:rPr>
              <w:t>Nutzerkontrolle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DA8A74" w14:textId="77777777" w:rsidR="001666F9" w:rsidRDefault="00000000">
            <w:r>
              <w:rPr>
                <w:sz w:val="20"/>
                <w:szCs w:val="20"/>
              </w:rPr>
              <w:t>Gering (fixer Programmplan)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FE66C0" w14:textId="77777777" w:rsidR="001666F9" w:rsidRPr="000C4A8B" w:rsidRDefault="00000000">
            <w:pPr>
              <w:rPr>
                <w:lang w:val="en-US"/>
              </w:rPr>
            </w:pPr>
            <w:r>
              <w:rPr>
                <w:sz w:val="20"/>
                <w:szCs w:val="20"/>
                <w:lang w:val="en-US"/>
              </w:rPr>
              <w:t>Minimal (Like/Skip, Interessen-Tagging)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B888BA" w14:textId="77777777" w:rsidR="001666F9" w:rsidRDefault="00000000">
            <w:r>
              <w:rPr>
                <w:sz w:val="20"/>
                <w:szCs w:val="20"/>
              </w:rPr>
              <w:t>Aktiv (Themen, Filter, Intensität)</w:t>
            </w:r>
          </w:p>
        </w:tc>
      </w:tr>
      <w:tr w:rsidR="001666F9" w14:paraId="3A786000"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52D13A" w14:textId="77777777" w:rsidR="001666F9" w:rsidRDefault="00000000">
            <w:r>
              <w:rPr>
                <w:sz w:val="20"/>
                <w:szCs w:val="20"/>
              </w:rPr>
              <w:t>Inhaltsvielfalt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3173CB" w14:textId="77777777" w:rsidR="001666F9" w:rsidRDefault="00000000">
            <w:r>
              <w:rPr>
                <w:sz w:val="20"/>
                <w:szCs w:val="20"/>
              </w:rPr>
              <w:t>Pluralismusauftrag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33DE6E" w14:textId="77777777" w:rsidR="001666F9" w:rsidRDefault="00000000">
            <w:r>
              <w:rPr>
                <w:sz w:val="20"/>
                <w:szCs w:val="20"/>
              </w:rPr>
              <w:t>Filterblasen, Echokammern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E8F7D5" w14:textId="77777777" w:rsidR="001666F9" w:rsidRDefault="00000000">
            <w:r>
              <w:rPr>
                <w:sz w:val="20"/>
                <w:szCs w:val="20"/>
              </w:rPr>
              <w:t>Bewusste Diversifikation, Serendipität</w:t>
            </w:r>
          </w:p>
        </w:tc>
      </w:tr>
      <w:tr w:rsidR="001666F9" w14:paraId="3F5F6714"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07ADA0" w14:textId="77777777" w:rsidR="001666F9" w:rsidRDefault="00000000">
            <w:r>
              <w:rPr>
                <w:sz w:val="20"/>
                <w:szCs w:val="20"/>
              </w:rPr>
              <w:t>Zeitmanagement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9CB3DC" w14:textId="77777777" w:rsidR="001666F9" w:rsidRDefault="00000000">
            <w:r>
              <w:rPr>
                <w:sz w:val="20"/>
                <w:szCs w:val="20"/>
              </w:rPr>
              <w:t>Sendezeiten, Programmrahmen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ACC581" w14:textId="77777777" w:rsidR="001666F9" w:rsidRDefault="00000000">
            <w:r>
              <w:rPr>
                <w:sz w:val="20"/>
                <w:szCs w:val="20"/>
              </w:rPr>
              <w:t>Endloses Scrollen, Autoplay</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21C3C0" w14:textId="77777777" w:rsidR="001666F9" w:rsidRDefault="00000000">
            <w:r>
              <w:rPr>
                <w:sz w:val="20"/>
                <w:szCs w:val="20"/>
              </w:rPr>
              <w:t>Definierte Länge, natürliche Pausen</w:t>
            </w:r>
          </w:p>
        </w:tc>
      </w:tr>
      <w:tr w:rsidR="001666F9" w14:paraId="0AC5892B"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024B4C" w14:textId="77777777" w:rsidR="001666F9" w:rsidRDefault="00000000">
            <w:r>
              <w:rPr>
                <w:sz w:val="20"/>
                <w:szCs w:val="20"/>
              </w:rPr>
              <w:t>Finanzierung</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0F8510" w14:textId="77777777" w:rsidR="001666F9" w:rsidRDefault="00000000">
            <w:r>
              <w:rPr>
                <w:sz w:val="20"/>
                <w:szCs w:val="20"/>
              </w:rPr>
              <w:t>Gebühren, Abonnement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70AA93" w14:textId="77777777" w:rsidR="001666F9" w:rsidRDefault="00000000">
            <w:r>
              <w:rPr>
                <w:sz w:val="20"/>
                <w:szCs w:val="20"/>
              </w:rPr>
              <w:t>Werbung, Datenhandel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4CBB98" w14:textId="77777777" w:rsidR="001666F9" w:rsidRDefault="00000000">
            <w:r>
              <w:rPr>
                <w:sz w:val="20"/>
                <w:szCs w:val="20"/>
              </w:rPr>
              <w:t>Variabel (Gebühren, Abo, Stiftung)</w:t>
            </w:r>
          </w:p>
        </w:tc>
      </w:tr>
      <w:tr w:rsidR="001666F9" w14:paraId="207F4B80"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2BED05" w14:textId="77777777" w:rsidR="001666F9" w:rsidRDefault="00000000">
            <w:r>
              <w:rPr>
                <w:sz w:val="20"/>
                <w:szCs w:val="20"/>
              </w:rPr>
              <w:t>Leitwert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30ADB6" w14:textId="77777777" w:rsidR="001666F9" w:rsidRDefault="00000000">
            <w:r>
              <w:rPr>
                <w:sz w:val="20"/>
                <w:szCs w:val="20"/>
              </w:rPr>
              <w:t>Qualität, Pluralismus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84F13E" w14:textId="77777777" w:rsidR="001666F9" w:rsidRDefault="00000000">
            <w:r>
              <w:rPr>
                <w:sz w:val="20"/>
                <w:szCs w:val="20"/>
              </w:rPr>
              <w:t>Gewinnmaximierung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278DFE" w14:textId="77777777" w:rsidR="001666F9" w:rsidRDefault="00000000">
            <w:r>
              <w:rPr>
                <w:sz w:val="20"/>
                <w:szCs w:val="20"/>
              </w:rPr>
              <w:t>Nutzerwohl, Autonomie</w:t>
            </w:r>
          </w:p>
        </w:tc>
      </w:tr>
    </w:tbl>
    <w:p w14:paraId="4E803BA6" w14:textId="77777777" w:rsidR="001666F9" w:rsidRDefault="00000000">
      <w:pPr>
        <w:pStyle w:val="berschrift2"/>
      </w:pPr>
      <w:bookmarkStart w:id="32" w:name="_Toc232031609"/>
      <w:r>
        <w:t>2.5  Forschungslücke</w:t>
      </w:r>
      <w:bookmarkEnd w:id="32"/>
    </w:p>
    <w:p w14:paraId="287D3A74" w14:textId="77777777" w:rsidR="001666F9" w:rsidRDefault="00000000">
      <w:pPr>
        <w:spacing w:after="160" w:line="360" w:lineRule="auto"/>
      </w:pPr>
      <w:r>
        <w:t>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Rahmen. Auch die Probleme der engagement-getriebenen Modelle sind sowohl theoretisch als auch empirisch gut dokumentiert.</w:t>
      </w:r>
    </w:p>
    <w:p w14:paraId="6738443D" w14:textId="77777777" w:rsidR="001666F9" w:rsidRDefault="00000000">
      <w:pPr>
        <w:spacing w:after="160" w:line="360" w:lineRule="auto"/>
      </w:pPr>
      <w:r>
        <w:lastRenderedPageBreak/>
        <w:t>Gleichzeitig fehlen konkrete, lauffähige Artefakte, die diese Prinzipien in einem integrierten System zeigen. Bestehende Ansätze bleiben entweder auf konzeptioneller Ebene (Peters et al., 2020; Hendry et al., 2021)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Genau diese Lücke adressiert die vorliegende Arbeit; die Forschungsfrage sowie der Lösungsvorschlag werden in den nachfolgenden Kapiteln entwickelt.</w:t>
      </w:r>
    </w:p>
    <w:p w14:paraId="749EB8AA" w14:textId="77777777" w:rsidR="001666F9" w:rsidRDefault="00000000">
      <w:pPr>
        <w:pStyle w:val="berschrift1"/>
        <w:pageBreakBefore/>
      </w:pPr>
      <w:bookmarkStart w:id="33" w:name="_Toc232031610"/>
      <w:r>
        <w:lastRenderedPageBreak/>
        <w:t>3  Attune als Forschungsartefakt</w:t>
      </w:r>
      <w:bookmarkEnd w:id="33"/>
    </w:p>
    <w:p w14:paraId="081F502A" w14:textId="77777777" w:rsidR="001666F9" w:rsidRDefault="00000000">
      <w:pPr>
        <w:spacing w:after="160" w:line="360" w:lineRule="auto"/>
      </w:pPr>
      <w:r>
        <w:t>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Entwickelt wurde das Artefakt zunächst unter dem Arbeitstitel «Radio 25»; nach dem formativen Erstfeedback wurde es umbenannt, weil der Name den Vergleich mit klassischem Radio nahelegte und Verwechslungen mit dem Schweizer Sender Radio 24 provozierte (vgl. Abschnitt 8.3). Dieses Kapitel begründet die Wahl des Mediums, beschreibt den geplanten Untersuchungsgegenstand und ordnet die zu untersuchenden Mechanismen den in Kapitel 2 entwickelten Beurteilungsgrundlagen zu.</w:t>
      </w:r>
    </w:p>
    <w:p w14:paraId="34531F38" w14:textId="77777777" w:rsidR="001666F9" w:rsidRDefault="00000000">
      <w:pPr>
        <w:pStyle w:val="berschrift2"/>
      </w:pPr>
      <w:bookmarkStart w:id="34" w:name="_Toc232031611"/>
      <w:r>
        <w:t>3.1  Warum dieses Untersuchungsmedium?</w:t>
      </w:r>
      <w:bookmarkEnd w:id="34"/>
    </w:p>
    <w:p w14:paraId="73E17784" w14:textId="77777777" w:rsidR="001666F9" w:rsidRDefault="00000000">
      <w:pPr>
        <w:spacing w:after="160" w:line="360" w:lineRule="auto"/>
      </w:pPr>
      <w:r>
        <w:t>Ein Radio eignet sich aus mehreren Gründen besonders gut, um die Spannungsfelder zwischen Engagement-Optimierung und Nutzerwohl experimentell zu untersuchen.</w:t>
      </w:r>
    </w:p>
    <w:p w14:paraId="2BB2EA6E" w14:textId="77777777" w:rsidR="001666F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09D851F6" w14:textId="77777777" w:rsidR="001666F9" w:rsidRDefault="00000000">
      <w:pPr>
        <w:spacing w:after="160" w:line="360" w:lineRule="auto"/>
      </w:pPr>
      <w:r>
        <w:t>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(Vanden Abeele, 2021; Peters et al., 2018).</w:t>
      </w:r>
    </w:p>
    <w:p w14:paraId="4ACCEF3B" w14:textId="77777777" w:rsidR="001666F9" w:rsidRDefault="00000000">
      <w:pPr>
        <w:spacing w:after="160" w:line="360" w:lineRule="auto"/>
      </w:pPr>
      <w:r>
        <w:t xml:space="preserve">Drittens ist Radio ein begleitendes Medium. Es wird häufig parallel zu anderen Tätigkeiten konsumiert (am Morgen, beim Pendeln, bei der Arbeit) und nimmt damit </w:t>
      </w:r>
      <w:r>
        <w:lastRenderedPageBreak/>
        <w:t>eine Rolle ein, die sich von aufmerksamkeitsbindenden visuellen Plattformen wesentlich unterscheidet. Diese Nutzungsform ist mit den Zielen von Digital Wellbeing kompatibler als mit denen einer rein visuellen Aufmerksamkeitsökonomie und stellt deshalb einen besonders ehrlichen Prüfstand für nutzerzentrierte Personalisierung dar.</w:t>
      </w:r>
    </w:p>
    <w:p w14:paraId="3302925C" w14:textId="77777777" w:rsidR="001666F9" w:rsidRDefault="00000000">
      <w:pPr>
        <w:spacing w:after="160" w:line="360" w:lineRule="auto"/>
      </w:pPr>
      <w:r>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04B5AACB" w14:textId="77777777" w:rsidR="001666F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4865D947" w14:textId="77777777" w:rsidR="001666F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064D6717" w14:textId="77777777" w:rsidR="001666F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Damit wird ein Mechanismus untersuchbar, den klassische Radios technisch gar nicht bedienen können: Personalisierung als kontextsensitive, nutzerinitiierte Anpassung.</w:t>
      </w:r>
    </w:p>
    <w:p w14:paraId="62789F37" w14:textId="77777777" w:rsidR="001666F9" w:rsidRDefault="00000000">
      <w:pPr>
        <w:spacing w:after="160" w:line="360" w:lineRule="auto"/>
      </w:pPr>
      <w:r>
        <w:t xml:space="preserve">Zum anderen demonstriert ein KI-gestütztes Radio dieselben Technologien, die in kommerziellen Plattformen heute zur Engagement-Optimierung eingesetzt werden, </w:t>
      </w:r>
      <w:r>
        <w:lastRenderedPageBreak/>
        <w:t>jedoch konsequent mit umgekehrter Zielfunktion: nicht Verweildauer und Klickrate, 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4880F438" w14:textId="77777777" w:rsidR="001666F9" w:rsidRDefault="00000000">
      <w:pPr>
        <w:spacing w:after="160" w:line="360" w:lineRule="auto"/>
      </w:pPr>
      <w:r>
        <w:t>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14:paraId="1625F01F" w14:textId="77777777" w:rsidR="001666F9" w:rsidRDefault="00000000">
      <w:pPr>
        <w:pStyle w:val="berschrift2"/>
      </w:pPr>
      <w:bookmarkStart w:id="35" w:name="_Toc232031612"/>
      <w:r>
        <w:t>3.2  Leitidee und theoretische Verankerung</w:t>
      </w:r>
      <w:bookmarkEnd w:id="35"/>
    </w:p>
    <w:p w14:paraId="48799EB1" w14:textId="77777777" w:rsidR="001666F9" w:rsidRDefault="00000000">
      <w:pPr>
        <w:spacing w:after="160" w:line="360" w:lineRule="auto"/>
      </w:pPr>
      <w:r>
        <w:t>Die Leitidee von Attune folgt unmittelbar aus der in Abschnitt 3.1 begründeten methodischen Pointe: Das Artefakt setzt denselben Technologie-Stack ein, der heute engagement-optimierte Plattformen antreibt, nämlich Sprachmodelle, Sprachsynthese und algorithmische Kuratierung, richtet dessen Optimierungsziel jedoch konsequent am Wohlbefinden der Nutzenden aus. Damit dieser Anspruch nicht bei einer blossen Negation problematischer Designmuster stehen bleibt, wird er konstruktiv gewendet: Aus den in Abschnitt 2.3 entwickelten Beurteilungsgrundlagen werden fünf Bausteine abgeleitet, die zusammen ein wellbeing-orientiertes Medienmodell konstituieren und in Abschnitt 3.3 konkretisiert werden.</w:t>
      </w:r>
    </w:p>
    <w:p w14:paraId="7CC9C670" w14:textId="77777777" w:rsidR="001666F9" w:rsidRDefault="00000000">
      <w:pPr>
        <w:spacing w:after="160" w:line="360" w:lineRule="auto"/>
      </w:pPr>
      <w:r>
        <w:t xml:space="preserve">Den Ausgangspunkt bildet die Self-Determination Theory mit den psychologischen Grundbedürfnissen nach Autonomie, Kompetenz und sozialer Eingebundenheit (Ryan &amp; Deci, 2000). Für das Design folgt daraus, dass Personalisierung nutzerinitiiert und beherrschbar sein muss: Die Hörerinnen und Hörer deklarieren ihre Präferenzen selbst, statt implizit aus ihrem Verhalten modelliert zu werden (erster Baustein), und die Kuratierung folgt diesen deklarierten Präferenzen statt einer fremdbestimmten Engagement-Logik (dritter Baustein). Das METUX-Modell präzisiert diesen Anspruch, indem es die Bedürfniserfüllung auf mehreren Erfahrungsebenen verortet, vom Interface über die Aufgabe bis zum Verhalten und Lebenskontext (Peters et al., 2018): Ein </w:t>
      </w:r>
      <w:r>
        <w:lastRenderedPageBreak/>
        <w:t>wellbeing-orientiertes System muss Autonomie nicht nur in einzelnen Einstellungen, sondern über die gesamte Nutzungsepisode hinweg stützen.</w:t>
      </w:r>
    </w:p>
    <w:p w14:paraId="63CEA43B" w14:textId="77777777" w:rsidR="001666F9" w:rsidRDefault="00000000">
      <w:pPr>
        <w:spacing w:after="160" w:line="360" w:lineRule="auto"/>
      </w:pPr>
      <w:r>
        <w:t>Die Digital-Wellbeing-Forschung lenkt den Blick auf die zeitliche Struktur des Medienkonsums. Vanden Abeele (2021) fasst digitales Wohlbefinden als dynamisches Gleichgewicht zwischen den Vorteilen und Belastungen vernetzter Mediennutzung, das durch Gestaltungsmuster wie endlose Ströme systematisch untergraben werden kann. Daraus leitet sich die definierte Sessiongestaltung ab (vierter Baustein): eine Sendung mit kommunizierter Länge und hörbarem Ende, ohne Autoplay und ohne künstliche Verlängerung, ergänzt um eine Kuratierung, die den Tageszeitkontext berücksichtigt.</w:t>
      </w:r>
    </w:p>
    <w:p w14:paraId="097F5ADB" w14:textId="77777777" w:rsidR="001666F9" w:rsidRDefault="00000000">
      <w:pPr>
        <w:spacing w:after="160" w:line="360" w:lineRule="auto"/>
      </w:pPr>
      <w:r>
        <w:t>Das Konzept der algorithmischen Souveränität fordert, dass Nutzende die über sie entscheidenden Algorithmen verstehen und steuern können (Reviglio &amp; Agosti, 2020); die Ethik der Empfehlungssysteme verlangt ergänzend, dass deren Zielfunktionen offengelegt und am Nutzerinteresse ausgerichtet werden (Milano et al., 2020). Beides verankert den fünften Baustein, die Transparenz über Quellen, Pipeline-Schritte und Personalisierungslogik, und begründet zugleich, weshalb das Nutzerprofil jederzeit einsehbar und veränderbar bleibt.</w:t>
      </w:r>
    </w:p>
    <w:p w14:paraId="75CD3ADA" w14:textId="77777777" w:rsidR="001666F9" w:rsidRDefault="00000000">
      <w:pPr>
        <w:spacing w:after="160" w:line="360" w:lineRule="auto"/>
      </w:pPr>
      <w:r>
        <w:t>Value-Sensitive Design schliesslich dient als methodische Klammer: Werte wie Autonomie, Transparenz und Wohlbefinden werden nicht implizit mitgedacht, sondern explizit in Designentscheidungen überführt und auf konzeptioneller, empirischer und technischer Ebene verfolgt (Hendry et al., 2021). Die vollautomatisierte Sendungspipeline (zweiter Baustein) bildet dabei das technische Fundament: Erst die durchgängige Kontrolle über die gesamte Produktionskette macht die Umkehrung der Zielfunktion vollständig demonstrier- und untersuchbar. Wie die fünf Bausteine architektonisch umgesetzt werden, zeigt Kapitel 6; das Mapping der Werte auf konkrete Designentscheidungen wird in Abschnitt 6.5 systematisch nachvollzogen.</w:t>
      </w:r>
    </w:p>
    <w:p w14:paraId="5D57BF58" w14:textId="77777777" w:rsidR="001666F9" w:rsidRDefault="00000000">
      <w:pPr>
        <w:pStyle w:val="berschrift2"/>
      </w:pPr>
      <w:bookmarkStart w:id="36" w:name="_Toc232031613"/>
      <w:r>
        <w:t>3.3  Was an Attune konkret umgesetzt wird</w:t>
      </w:r>
      <w:bookmarkEnd w:id="36"/>
    </w:p>
    <w:p w14:paraId="0A548071" w14:textId="77777777" w:rsidR="001666F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66D030FC" w14:textId="77777777" w:rsidR="001666F9" w:rsidRDefault="00000000">
      <w:pPr>
        <w:pStyle w:val="berschrift3"/>
      </w:pPr>
      <w:bookmarkStart w:id="37" w:name="_Toc232031614"/>
      <w:r>
        <w:t>3.3.1  Explizite Präferenzangaben und Profilkonstruktion</w:t>
      </w:r>
      <w:bookmarkEnd w:id="37"/>
    </w:p>
    <w:p w14:paraId="5BF42DC1" w14:textId="77777777" w:rsidR="001666F9" w:rsidRDefault="00000000">
      <w:pPr>
        <w:spacing w:after="160" w:line="360" w:lineRule="auto"/>
      </w:pPr>
      <w:r>
        <w:lastRenderedPageBreak/>
        <w:t>Die Hörerinnen und Hörer geben ihre Interessen, ihren Standort und einen Moderationsstil aktiv und nachvollziehbar an. Anders als bei Plattformen, die Profile primär aus implizitem Verhalten lernen, bleibt das Profil bei Attune transparent, einsehbar und jederzeit veränderbar. Damit wird die Anforderung an algorithmische Souveränität (Reviglio &amp; Agosti, 2020) konkret operationalisierbar, ohne die Nutzenden mit einem aufwendigen Konfigurationsritual zu überfordern.</w:t>
      </w:r>
    </w:p>
    <w:p w14:paraId="418C28C5" w14:textId="77777777" w:rsidR="001666F9" w:rsidRDefault="00000000">
      <w:pPr>
        <w:pStyle w:val="berschrift3"/>
      </w:pPr>
      <w:bookmarkStart w:id="38" w:name="_Toc232031615"/>
      <w:r>
        <w:t>3.3.2  Vollautomatisierte Sendungspipeline</w:t>
      </w:r>
      <w:bookmarkEnd w:id="38"/>
    </w:p>
    <w:p w14:paraId="3904D75F" w14:textId="77777777" w:rsidR="001666F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09C72E22" w14:textId="77777777" w:rsidR="001666F9" w:rsidRDefault="00000000">
      <w:pPr>
        <w:pStyle w:val="berschrift3"/>
      </w:pPr>
      <w:bookmarkStart w:id="39" w:name="_Toc232031616"/>
      <w:r>
        <w:t>3.3.3  Kuratierungs- und Empfehlungslogik mit alternativem Zielwert</w:t>
      </w:r>
      <w:bookmarkEnd w:id="39"/>
    </w:p>
    <w:p w14:paraId="394180EE" w14:textId="77777777" w:rsidR="001666F9" w:rsidRDefault="00000000">
      <w:pPr>
        <w:spacing w:after="160" w:line="360" w:lineRule="auto"/>
      </w:pPr>
      <w:r>
        <w:t>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Damit werden die in Abschnitt 2.2.3 beschriebenen Empfehlungsparadigmen (Ricci et al., 2015) auf eine wellbeing-orientierte Zielfunktion umgestellt, wie sie Milano et al. (2020) und Peters et al. (2020) als notwendig erachten.</w:t>
      </w:r>
    </w:p>
    <w:p w14:paraId="20FBF53E" w14:textId="77777777" w:rsidR="001666F9" w:rsidRDefault="00000000">
      <w:pPr>
        <w:pStyle w:val="berschrift3"/>
      </w:pPr>
      <w:bookmarkStart w:id="40" w:name="_Toc232031617"/>
      <w:r>
        <w:t>3.3.4  Definierte Sessiongestaltung statt endlosem Strom</w:t>
      </w:r>
      <w:bookmarkEnd w:id="40"/>
    </w:p>
    <w:p w14:paraId="7CFC09A3" w14:textId="77777777" w:rsidR="001666F9" w:rsidRDefault="00000000">
      <w:pPr>
        <w:spacing w:after="160" w:line="360" w:lineRule="auto"/>
      </w:pPr>
      <w:r>
        <w:t>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14:paraId="6C0AA24E" w14:textId="77777777" w:rsidR="001666F9" w:rsidRDefault="00000000">
      <w:pPr>
        <w:pStyle w:val="berschrift3"/>
      </w:pPr>
      <w:bookmarkStart w:id="41" w:name="_Toc232031618"/>
      <w:r>
        <w:t>3.3.5  Transparenz über Quellen, Logik und Personalisierung</w:t>
      </w:r>
      <w:bookmarkEnd w:id="41"/>
    </w:p>
    <w:p w14:paraId="6F018058" w14:textId="77777777" w:rsidR="001666F9" w:rsidRDefault="00000000">
      <w:pPr>
        <w:spacing w:after="160" w:line="360" w:lineRule="auto"/>
      </w:pPr>
      <w:r>
        <w:lastRenderedPageBreak/>
        <w:t>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Souveränität (Reviglio &amp; Agosti, 2020) in einer für die Nutzenden zugänglichen Form operationalisiert.</w:t>
      </w:r>
    </w:p>
    <w:p w14:paraId="27A5B378" w14:textId="77777777" w:rsidR="001666F9" w:rsidRDefault="00000000">
      <w:pPr>
        <w:pStyle w:val="berschrift2"/>
      </w:pPr>
      <w:bookmarkStart w:id="42" w:name="_Toc232031619"/>
      <w:r>
        <w:t>3.4  Welche Mechanismen am Radio untersucht und verbessert werden</w:t>
      </w:r>
      <w:bookmarkEnd w:id="42"/>
    </w:p>
    <w:p w14:paraId="1AE2D40B" w14:textId="77777777" w:rsidR="001666F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w:t>
      </w:r>
    </w:p>
    <w:p w14:paraId="0AED6E7C" w14:textId="77777777" w:rsidR="001666F9" w:rsidRDefault="00000000">
      <w:pPr>
        <w:pStyle w:val="Listenabsatz"/>
        <w:numPr>
          <w:ilvl w:val="0"/>
          <w:numId w:val="2"/>
        </w:numPr>
        <w:spacing w:after="80" w:line="360" w:lineRule="auto"/>
      </w:pPr>
      <w:r>
        <w:t>Profil- und Präferenzbildung: Wie wirkt sich ein explizit deklariertes Profil im Vergleich zu impliziter Verhaltensanalyse auf das wahrgenommene Autonomie- und Kompetenzerleben aus (Ryan &amp; Deci, 2000; Peters et al., 2018)?</w:t>
      </w:r>
    </w:p>
    <w:p w14:paraId="51B43F45" w14:textId="77777777" w:rsidR="001666F9" w:rsidRDefault="00000000">
      <w:pPr>
        <w:pStyle w:val="Listenabsatz"/>
        <w:numPr>
          <w:ilvl w:val="0"/>
          <w:numId w:val="2"/>
        </w:numPr>
        <w:spacing w:after="80" w:line="360" w:lineRule="auto"/>
      </w:pPr>
      <w:r>
        <w:t>Personalisierte Kuratierung mit alternativer Zielfunktion: Welche Effekte hat eine auf Vielfalt, Tageskontext und Selbstbestimmung optimierte Auswahl gegenüber einer engagement-optimierten Empfehlungslogik (Nguyen et al., 2014; Milano et al., 2020)?</w:t>
      </w:r>
    </w:p>
    <w:p w14:paraId="0AEC2B10" w14:textId="77777777" w:rsidR="001666F9" w:rsidRDefault="00000000">
      <w:pPr>
        <w:pStyle w:val="Listenabsatz"/>
        <w:numPr>
          <w:ilvl w:val="0"/>
          <w:numId w:val="2"/>
        </w:numPr>
        <w:spacing w:after="80" w:line="360" w:lineRule="auto"/>
      </w:pPr>
      <w:r>
        <w:t>Sessiongestaltung: Wie wirken eine definierte Sendungslänge und ein bewusst gesetzter Abschluss im Vergleich zu endlosen Strömen auf die subjektive Zufriedenheit, das Zeitempfinden und die Nutzungskontrolle (Vanden Abeele, 2021; Montag et al., 2019)?</w:t>
      </w:r>
    </w:p>
    <w:p w14:paraId="213CB4FE" w14:textId="77777777" w:rsidR="001666F9" w:rsidRDefault="00000000">
      <w:pPr>
        <w:pStyle w:val="Listenabsatz"/>
        <w:numPr>
          <w:ilvl w:val="0"/>
          <w:numId w:val="2"/>
        </w:numPr>
        <w:spacing w:after="80" w:line="360" w:lineRule="auto"/>
      </w:pPr>
      <w:r>
        <w:t>Transparenz der Algorithmik: Wie verändert eine offengelegte Personalisierungslogik das Vertrauen, die wahrgenommene Fairness und die Bereitschaft zur weiteren Nutzung (Reviglio &amp; Agosti, 2020; Milano et al., 2020)?</w:t>
      </w:r>
    </w:p>
    <w:p w14:paraId="30F8463F" w14:textId="77777777" w:rsidR="001666F9" w:rsidRDefault="00000000">
      <w:pPr>
        <w:pStyle w:val="Listenabsatz"/>
        <w:numPr>
          <w:ilvl w:val="0"/>
          <w:numId w:val="2"/>
        </w:numPr>
        <w:spacing w:after="80" w:line="360" w:lineRule="auto"/>
      </w:pPr>
      <w:r>
        <w:t>Persuasive Designmuster: Welche der in Abschnitt 1.3 katalogisierten Muster (Push-Benachrichtigungen, variable Belohnungen, Autoplay) entfallen in einem wellbeing-orientierten Format, und welche nicht-manipulativen Alternativen lassen sich durch Digital Nudging (Weinmann et al., 2016) im Sinne der Nutzenden umsetzen?</w:t>
      </w:r>
    </w:p>
    <w:p w14:paraId="3FABADC9" w14:textId="77777777" w:rsidR="001666F9" w:rsidRDefault="00000000">
      <w:pPr>
        <w:pStyle w:val="Listenabsatz"/>
        <w:numPr>
          <w:ilvl w:val="0"/>
          <w:numId w:val="2"/>
        </w:numPr>
        <w:spacing w:after="80" w:line="360" w:lineRule="auto"/>
      </w:pPr>
      <w:r>
        <w:lastRenderedPageBreak/>
        <w:t>Gebrauchstauglichkeit und Akzeptanz: Wie schneidet ein wellbeing-orientiertes Radio im System Usability Scale (Brooke, 1996; Bangor et al., 2008) und in der subjektiven Akzeptanz im Vergleich zu vertrauten Plattformen ab?</w:t>
      </w:r>
    </w:p>
    <w:p w14:paraId="3836DC20" w14:textId="77777777" w:rsidR="001666F9" w:rsidRDefault="00000000">
      <w:pPr>
        <w:pStyle w:val="berschrift2"/>
      </w:pPr>
      <w:bookmarkStart w:id="43" w:name="_Toc232031620"/>
      <w:r>
        <w:t>3.5  Abgrenzung des Untersuchungsumfangs</w:t>
      </w:r>
      <w:bookmarkEnd w:id="43"/>
    </w:p>
    <w:p w14:paraId="2BA784E1" w14:textId="77777777" w:rsidR="001666F9" w:rsidRDefault="00000000">
      <w:pPr>
        <w:spacing w:after="160" w:line="360" w:lineRule="auto"/>
      </w:pPr>
      <w:r>
        <w:t>Attune versteht sich als Konzeptstudie, nicht als marktreifes Produkt. Die Pipeline wird soweit umgesetzt, wie es für eine konsistente Hörerfahrung und eine aussagekräftige Nutzerstudie mit einer kleinen Probandengruppe erforderlich ist. Aspekte, die für eine Skalierung relevant wären (Authentifizierung, Datenhaltung in einer Datenbank, redaktionelle Qualitätssicherung im grossen Massstab, Werbe- und Lizenzfragen), werden bewusst ausgeklammert und im Ausblick der Arbeit eingeordnet. Die folgenden Kapitel entwickeln auf dieser Grundlage die konkrete Forschungsfrage, das Untersuchungsdesign und den Aufbau der Evaluation.</w:t>
      </w:r>
    </w:p>
    <w:p w14:paraId="54A169A1" w14:textId="77777777" w:rsidR="001666F9" w:rsidRDefault="00000000">
      <w:pPr>
        <w:pStyle w:val="berschrift1"/>
        <w:pageBreakBefore/>
      </w:pPr>
      <w:bookmarkStart w:id="44" w:name="_Toc232031621"/>
      <w:r>
        <w:lastRenderedPageBreak/>
        <w:t>4  Forschungsfrage und Zielsetzung</w:t>
      </w:r>
      <w:bookmarkEnd w:id="44"/>
    </w:p>
    <w:p w14:paraId="4F5E20AD" w14:textId="77777777" w:rsidR="001666F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691868DB" w14:textId="77777777" w:rsidR="001666F9" w:rsidRDefault="00000000">
      <w:pPr>
        <w:pStyle w:val="berschrift2"/>
      </w:pPr>
      <w:bookmarkStart w:id="45" w:name="_Toc232031622"/>
      <w:r>
        <w:t>4.1  Forschungsfrage</w:t>
      </w:r>
      <w:bookmarkEnd w:id="45"/>
    </w:p>
    <w:p w14:paraId="687B9BDB" w14:textId="77777777" w:rsidR="001666F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69171BE3" w14:textId="77777777" w:rsidR="001666F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optimal erfüllt und gleichzeitig ihr Wohlbefinden fördert?»</w:t>
      </w:r>
    </w:p>
    <w:p w14:paraId="3695D2EB" w14:textId="77777777" w:rsidR="001666F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(Vanden Abeele, 2021; Peters et al., 2018) messen lassen. Drittens wird die Frage methodisch über ein konkretes, lauffähiges Artefakt beantwortet, an dem sich die genannten Mechanismen sichtbar und beobachtbar machen lassen.</w:t>
      </w:r>
    </w:p>
    <w:p w14:paraId="2CC95A16" w14:textId="77777777" w:rsidR="001666F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einem einwöchigen Pilottest mit Nutzenden empirisch beobachten lässt. Das methodische Vorgehen wird in Kapitel 5 ausführlich entfaltet.</w:t>
      </w:r>
    </w:p>
    <w:p w14:paraId="4391DA3B" w14:textId="77777777" w:rsidR="001666F9" w:rsidRDefault="00000000">
      <w:pPr>
        <w:pStyle w:val="berschrift2"/>
      </w:pPr>
      <w:bookmarkStart w:id="46" w:name="_Toc232031623"/>
      <w:r>
        <w:lastRenderedPageBreak/>
        <w:t>4.2  Teilfragen</w:t>
      </w:r>
      <w:bookmarkEnd w:id="46"/>
    </w:p>
    <w:p w14:paraId="4D6DD3E9" w14:textId="77777777" w:rsidR="001666F9" w:rsidRDefault="00000000">
      <w:pPr>
        <w:spacing w:after="160" w:line="360" w:lineRule="auto"/>
      </w:pPr>
      <w:r>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0967809E" w14:textId="77777777" w:rsidR="001666F9" w:rsidRDefault="00000000">
      <w:pPr>
        <w:pStyle w:val="Listenabsatz"/>
        <w:numPr>
          <w:ilvl w:val="0"/>
          <w:numId w:val="2"/>
        </w:numPr>
        <w:spacing w:after="80" w:line="360" w:lineRule="auto"/>
      </w:pPr>
      <w:r>
        <w:t>T1 – Präferenzbildung und Autonomie: Wie wirkt eine explizite, transparente Profilkonfiguration auf das von den Nutzenden berichtete Autonomie- und Kompetenzerleben im Sinne der Self-Determination Theory (Ryan &amp; Deci, 2000; Peters et al., 2018)?</w:t>
      </w:r>
    </w:p>
    <w:p w14:paraId="62BDE13F" w14:textId="77777777" w:rsidR="001666F9" w:rsidRDefault="00000000">
      <w:pPr>
        <w:pStyle w:val="Listenabsatz"/>
        <w:numPr>
          <w:ilvl w:val="0"/>
          <w:numId w:val="2"/>
        </w:numPr>
        <w:spacing w:after="80" w:line="360" w:lineRule="auto"/>
      </w:pPr>
      <w:r>
        <w:t>T2 – Inhaltsdiversität und Bedürfnisgerechtigkeit: In welchem Mass werden eine bewusst diversifizierte Inhaltsauswahl und eine am Tageskontext orientierte Reihenfolge gegenüber einer engagement-optimierten Logik als bedürfnisgerecht und qualitativ angemessen erlebt (Nguyen et al., 2014; Milano et al., 2020)?</w:t>
      </w:r>
    </w:p>
    <w:p w14:paraId="29772267" w14:textId="77777777" w:rsidR="001666F9" w:rsidRDefault="00000000">
      <w:pPr>
        <w:pStyle w:val="Listenabsatz"/>
        <w:numPr>
          <w:ilvl w:val="0"/>
          <w:numId w:val="2"/>
        </w:numPr>
        <w:spacing w:after="80" w:line="360" w:lineRule="auto"/>
      </w:pPr>
      <w:r>
        <w:t>T3 – Sessiongestaltung und Nutzungskontrolle: Wie wirken eine definierte Sendungslänge und ein bewusst gesetzter Sendungsabschluss auf die subjektive Zufriedenheit, das Zeitempfinden und die wahrgenommene Kontrolle über die eigene Mediennutzung (Vanden Abeele, 2021; Montag et al., 2019)?</w:t>
      </w:r>
    </w:p>
    <w:p w14:paraId="5A6F8E33" w14:textId="77777777" w:rsidR="001666F9" w:rsidRDefault="00000000">
      <w:pPr>
        <w:pStyle w:val="Listenabsatz"/>
        <w:numPr>
          <w:ilvl w:val="0"/>
          <w:numId w:val="2"/>
        </w:numPr>
        <w:spacing w:after="80" w:line="360" w:lineRule="auto"/>
      </w:pPr>
      <w:r>
        <w:t>T4 – Transparenz und Akzeptanz: Wie verändert eine offengelegte Personalisierungslogik die wahrgenommene Fairness, das Vertrauen und die Gebrauchstauglichkeit, gemessen unter anderem über den System Usability Scale (Brooke, 1996; Bangor et al., 2008; Reviglio &amp; Agosti, 2020)?</w:t>
      </w:r>
    </w:p>
    <w:p w14:paraId="04AF30FE" w14:textId="77777777" w:rsidR="001666F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 die Pilotstudie ist auf qualitative und deskriptive Erkenntnisgewinnung mit einer kleinen Probandengruppe ausgelegt (vgl. Abschnitte 5.4 und 5.5).</w:t>
      </w:r>
    </w:p>
    <w:p w14:paraId="4FF73A6B" w14:textId="77777777" w:rsidR="001666F9" w:rsidRDefault="00000000">
      <w:pPr>
        <w:pStyle w:val="berschrift2"/>
      </w:pPr>
      <w:bookmarkStart w:id="47" w:name="_Toc232031624"/>
      <w:r>
        <w:lastRenderedPageBreak/>
        <w:t>4.3  Goal und Objective</w:t>
      </w:r>
      <w:bookmarkEnd w:id="47"/>
    </w:p>
    <w:p w14:paraId="5A88F2E9" w14:textId="77777777" w:rsidR="001666F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52DBBEE4" w14:textId="77777777" w:rsidR="001666F9" w:rsidRDefault="00000000">
      <w:pPr>
        <w:spacing w:after="160" w:line="360" w:lineRule="auto"/>
      </w:pPr>
      <w:r>
        <w:rPr>
          <w:b/>
          <w:bCs/>
        </w:rPr>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53372065" w14:textId="77777777" w:rsidR="001666F9" w:rsidRDefault="00000000">
      <w:pPr>
        <w:spacing w:after="160" w:line="360" w:lineRule="auto"/>
      </w:pPr>
      <w:r>
        <w:rPr>
          <w:b/>
          <w:bCs/>
        </w:rPr>
        <w:t xml:space="preserve">Objective. </w:t>
      </w:r>
      <w:r>
        <w:t>Im Rahmen dieser Arbeit wird ein funktionsfähiger Demonstrator entwickelt, der die Prinzipien der nutzerzentrierten Personalisierung – explizite Präferenzangabe, transparente Empfehlungslogik, bewusste Inhaltsdiversität und definierte Sessiongestaltung – in einem Ende-zu-Ende-System umsetzt. Das System integriert externe Datenquellen (RSS-Feeds, Wetter-API), eine LLM-basierte Textgenerierung, eine Sprachsynthese und eine Webapplikation zu einer durchgängigen Sendungsproduktion und stellt das Ergebnis einem einwöchigen Pilottest mit einer kleinen Probandengruppe zur Verfügung.</w:t>
      </w:r>
    </w:p>
    <w:p w14:paraId="04E2AE4B" w14:textId="77777777" w:rsidR="001666F9" w:rsidRDefault="00000000">
      <w:pPr>
        <w:spacing w:after="160" w:line="360" w:lineRule="auto"/>
      </w:pPr>
      <w:r>
        <w:t>Aus Goal und Objective leiten sich die Erfolgskriterien der Arbeit ab, die in Abschnitt 8.4 operationalisiert werden.</w:t>
      </w:r>
    </w:p>
    <w:p w14:paraId="0745206F" w14:textId="77777777" w:rsidR="001666F9" w:rsidRDefault="00000000">
      <w:pPr>
        <w:pStyle w:val="berschrift2"/>
      </w:pPr>
      <w:bookmarkStart w:id="48" w:name="_Toc232031625"/>
      <w:r>
        <w:t>4.4  Nutzen</w:t>
      </w:r>
      <w:bookmarkEnd w:id="48"/>
    </w:p>
    <w:p w14:paraId="01F9E3BF" w14:textId="77777777" w:rsidR="001666F9" w:rsidRDefault="00000000">
      <w:pPr>
        <w:spacing w:after="160" w:line="360" w:lineRule="auto"/>
      </w:pPr>
      <w:r>
        <w:t xml:space="preserve">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w:t>
      </w:r>
      <w:r>
        <w:lastRenderedPageBreak/>
        <w:t>bietet das Artefakt ein Erlebnis, das in der heutigen Medienlandschaft als integriertes, durchgängig wellbeing-orientiertes Format kaum verfügbar ist.</w:t>
      </w:r>
    </w:p>
    <w:p w14:paraId="6AA2CA4F" w14:textId="77777777" w:rsidR="001666F9" w:rsidRDefault="00000000">
      <w:pPr>
        <w:spacing w:after="160" w:line="360" w:lineRule="auto"/>
      </w:pPr>
      <w:r>
        <w:t>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(Vanden Abeele, 2021; Burr et al., 2020; Peters et al., 2020) und algorithmischer Souveränität (Reviglio &amp; Agosti, 2020) integriert beobachten lassen – ein Setting, das in der bisherigen Literatur überwiegend konzeptionell, aber nur selten in einem konsistent gebauten System adressiert wird (vgl. Abschnitt 2.5). Der Pilottest erzeugt darüber hinaus erste empirische Hinweise auf die Nutzerakzeptanz wellbeing-orientierter Personalisierung und liefert eine methodische Vorlage, an der sich grössere Folgestudien orientieren können.</w:t>
      </w:r>
    </w:p>
    <w:p w14:paraId="02383430" w14:textId="77777777" w:rsidR="001666F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4136C6BE" w14:textId="77777777" w:rsidR="001666F9" w:rsidRDefault="00000000">
      <w:pPr>
        <w:pStyle w:val="berschrift2"/>
      </w:pPr>
      <w:bookmarkStart w:id="49" w:name="_Toc232031626"/>
      <w:r>
        <w:t>4.5  Abgrenzung</w:t>
      </w:r>
      <w:bookmarkEnd w:id="49"/>
    </w:p>
    <w:p w14:paraId="6D732E6E" w14:textId="77777777" w:rsidR="001666F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76C926C5" w14:textId="77777777" w:rsidR="001666F9" w:rsidRDefault="00000000">
      <w:pPr>
        <w:pStyle w:val="Listenabsatz"/>
        <w:numPr>
          <w:ilvl w:val="0"/>
          <w:numId w:val="2"/>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1DE15AAA" w14:textId="77777777" w:rsidR="001666F9" w:rsidRDefault="00000000">
      <w:pPr>
        <w:pStyle w:val="Listenabsatz"/>
        <w:numPr>
          <w:ilvl w:val="0"/>
          <w:numId w:val="2"/>
        </w:numPr>
        <w:spacing w:after="80" w:line="360" w:lineRule="auto"/>
      </w:pPr>
      <w:r>
        <w:lastRenderedPageBreak/>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695FF26A" w14:textId="77777777" w:rsidR="001666F9" w:rsidRDefault="00000000">
      <w:pPr>
        <w:pStyle w:val="Listenabsatz"/>
        <w:numPr>
          <w:ilvl w:val="0"/>
          <w:numId w:val="2"/>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20E3B15D" w14:textId="77777777" w:rsidR="001666F9" w:rsidRDefault="00000000">
      <w:pPr>
        <w:pStyle w:val="Listenabsatz"/>
        <w:numPr>
          <w:ilvl w:val="0"/>
          <w:numId w:val="2"/>
        </w:numPr>
        <w:spacing w:after="80" w:line="360" w:lineRule="auto"/>
      </w:pPr>
      <w:r>
        <w:t>Quantitative Hypothesentests: Die Pilotstudie erhebt qualitative und deskriptive Daten mit einer kleinen Probandengruppe (n ≈ 5). Statistisch generalisierende Aussagen über die Gesamtbevölkerung sind nicht Teil der Arbeit (vgl. Abschnitt 5.5).</w:t>
      </w:r>
    </w:p>
    <w:p w14:paraId="5A1802FE" w14:textId="77777777" w:rsidR="001666F9" w:rsidRDefault="00000000">
      <w:pPr>
        <w:pStyle w:val="Listenabsatz"/>
        <w:numPr>
          <w:ilvl w:val="0"/>
          <w:numId w:val="2"/>
        </w:numPr>
        <w:spacing w:after="80" w:line="360" w:lineRule="auto"/>
      </w:pPr>
      <w:r>
        <w:t>Sprach- und Kulturraum: Untersucht wird der deutschsprachige Raum mit Schweizer Hochdeutsch als Sprachausgabe; mehrsprachige Anwendung und kulturelle Adaption werden im Ausblick (Abschnitt 11.3) gestreift, nicht aber empirisch untersucht.</w:t>
      </w:r>
    </w:p>
    <w:p w14:paraId="6637ABAE" w14:textId="77777777" w:rsidR="001666F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p>
    <w:p w14:paraId="00C21126" w14:textId="77777777" w:rsidR="001666F9" w:rsidRDefault="00000000">
      <w:pPr>
        <w:pStyle w:val="berschrift1"/>
        <w:pageBreakBefore/>
      </w:pPr>
      <w:bookmarkStart w:id="50" w:name="_Toc232031627"/>
      <w:r>
        <w:lastRenderedPageBreak/>
        <w:t>5  Methodik</w:t>
      </w:r>
      <w:bookmarkEnd w:id="50"/>
    </w:p>
    <w:p w14:paraId="3018979A" w14:textId="022F4E29" w:rsidR="001666F9" w:rsidRDefault="00000000">
      <w:pPr>
        <w:spacing w:after="160" w:line="360" w:lineRule="auto"/>
      </w:pPr>
      <w:r>
        <w:t>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et al., 2004; Peffers et al., 2007; Hevner, 2007) ein. Abschnitt 5.3 fasst das praktische Vorgehen entlang der Arbeitspakete zusammen. Die Abschnitte 5.4 und 5.5 beschreiben die Methoden der Datenerhebung (formatives Erstfeedback, standardisierte Online-Befragung mit usability- und wirkungsbezogenen Items) und der Auswertung (deskriptive Statistik, qualitative Clusterung der Freitextantworten). Abschnitt 5.6 reflektiert schliesslich die eingesetzten Ressourcen und Kompetenzen.</w:t>
      </w:r>
    </w:p>
    <w:p w14:paraId="3A7CBCA6" w14:textId="77777777" w:rsidR="001666F9" w:rsidRDefault="00000000">
      <w:pPr>
        <w:pStyle w:val="berschrift2"/>
      </w:pPr>
      <w:bookmarkStart w:id="51" w:name="_Toc232031628"/>
      <w:r>
        <w:t>5.1  Vorgehen der Literaturrecherche</w:t>
      </w:r>
      <w:bookmarkEnd w:id="51"/>
    </w:p>
    <w:p w14:paraId="5E5DF924" w14:textId="77777777" w:rsidR="001666F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562BD183" w14:textId="77777777" w:rsidR="001666F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6A117CF5" w14:textId="77777777" w:rsidR="001666F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w:t>
      </w:r>
      <w:r>
        <w:lastRenderedPageBreak/>
        <w:t>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Swisscovery, im Verlagskatalog oder über den Digital Object Identifier verifiziert und als Originaldokument bezogen. Kein Inhalt wurde ohne Gegenprüfung übernommen.</w:t>
      </w:r>
    </w:p>
    <w:p w14:paraId="3BF3B233" w14:textId="77777777" w:rsidR="001666F9" w:rsidRDefault="00000000">
      <w:pPr>
        <w:spacing w:after="160" w:line="360" w:lineRule="auto"/>
      </w:pPr>
      <w:r>
        <w:t>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0F081749" w14:textId="77777777" w:rsidR="001666F9" w:rsidRDefault="00000000">
      <w:pPr>
        <w:spacing w:after="160" w:line="360" w:lineRule="auto"/>
      </w:pPr>
      <w:r>
        <w:t>Die finale Verwaltung der Quellen erfolgt in Zotero. Das gesamte Quellenset ist dort gepflegt und exportierbar; die in Kapitel 1 und 2 zitierten Arbeiten sind im Literaturverzeichnis aufgeführt. Der Review wird im weiteren Verlauf der Arbeit laufend ergänzt, insbesondere im Bereich der konkreten Mechanismen und der Evaluationsliteratur.</w:t>
      </w:r>
    </w:p>
    <w:p w14:paraId="44720D4E" w14:textId="77777777" w:rsidR="001666F9" w:rsidRDefault="00000000">
      <w:pPr>
        <w:pStyle w:val="berschrift2"/>
      </w:pPr>
      <w:bookmarkStart w:id="52" w:name="_Toc232031629"/>
      <w:r>
        <w:t>5.2  Forschungsdesign</w:t>
      </w:r>
      <w:bookmarkEnd w:id="52"/>
    </w:p>
    <w:p w14:paraId="6675559B" w14:textId="088C8B41" w:rsidR="001666F9" w:rsidRDefault="00000000">
      <w:pPr>
        <w:spacing w:after="160" w:line="360" w:lineRule="auto"/>
      </w:pPr>
      <w:r>
        <w:t>Die Arbeit folgt dem Design-Science-Ansatz, wie er von Hevner et al. (2004) für die Wirtschaftsinformatik etabliert und von Peffers et al.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3E620735" w14:textId="77777777" w:rsidR="001666F9" w:rsidRDefault="00000000">
      <w:pPr>
        <w:spacing w:after="160" w:line="360" w:lineRule="auto"/>
      </w:pPr>
      <w:r>
        <w:lastRenderedPageBreak/>
        <w:t>Hevner (2007) verdichtet diesen Ansatz zur Three-Cycle-View, die die Forschung in drei eng verzahnten Zyklen organisiert. Der Relevance Cycle verbindet das Design mit 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Recommender-Systems-Forschung, Persuasive Technology) fliessen in das Design ein, und die gewonnenen Erkenntnisse werden zur Wissensbasis zurückgegeben. Im inneren Design Cycle werden die Konstruktion und die Evaluation des Artefakts iterativ verschränkt.</w:t>
      </w:r>
    </w:p>
    <w:p w14:paraId="51BB454F" w14:textId="2275D639" w:rsidR="001666F9" w:rsidRDefault="00000000">
      <w:pPr>
        <w:spacing w:after="160" w:line="360" w:lineRule="auto"/>
      </w:pPr>
      <w:r>
        <w:t>Auf die vorliegende Arbeit übertragen bedeutet dies: Der Relevance Cycle ist in den Kapiteln 1 und 3 sowie in der Pilotbefragung (Abschnitte 8.3 und 8.6) verankert; der Rigor Cycle wird in Kapitel 2 sowie in Abschnitt 5.1 dokumentiert; der Design Cycle umfasst die in den Kapiteln 6 und 7 beschriebene iterative Konstruktion und die in Kapitel 8 ausgeführte Evaluation. Peffers et al. (2007) ergänzen diesen Rahmen um eine konkrete Schrittfolge – Problem Identification, Definition of Objectives, Design and Development, Demonstration, Evaluation, Communication –, die im Gesamtaufbau dieser Arbeit unmittelbar erkennbar ist und in der nachfolgenden Vorgehensbeschreibung in Abschnitt 5.3 ihren operativen Ausdruck findet.</w:t>
      </w:r>
    </w:p>
    <w:p w14:paraId="185EC55D" w14:textId="77777777" w:rsidR="001666F9" w:rsidRDefault="00000000">
      <w:pPr>
        <w:pStyle w:val="berschrift2"/>
      </w:pPr>
      <w:bookmarkStart w:id="53" w:name="_Toc232031630"/>
      <w:r>
        <w:t>5.3  Vorgehen im Überblick</w:t>
      </w:r>
      <w:bookmarkEnd w:id="53"/>
    </w:p>
    <w:p w14:paraId="06C63636" w14:textId="1BBABD26" w:rsidR="001666F9" w:rsidRDefault="00000000">
      <w:pPr>
        <w:spacing w:after="160" w:line="360" w:lineRule="auto"/>
      </w:pPr>
      <w:r>
        <w:t>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der Pilotbefragung (AP5). Die folgende Tabelle fasst die Pakete entlang von Beschreibung, Input und Output zusammen.</w:t>
      </w:r>
    </w:p>
    <w:p w14:paraId="7D1A7CA5" w14:textId="77777777" w:rsidR="001666F9" w:rsidRDefault="00000000">
      <w:pPr>
        <w:pStyle w:val="BeschriftungTab"/>
      </w:pPr>
      <w:r>
        <w:t>Tabelle 5.1: Arbeitspakete mit Beschreibung, Input und Output (eigene Darstellung)</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700"/>
        <w:gridCol w:w="3500"/>
        <w:gridCol w:w="2400"/>
        <w:gridCol w:w="2400"/>
      </w:tblGrid>
      <w:tr w:rsidR="001666F9" w14:paraId="5C21D0E5"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7C2CCDA2" w14:textId="77777777" w:rsidR="001666F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5DD9BE41" w14:textId="77777777" w:rsidR="001666F9" w:rsidRDefault="00000000">
            <w:pPr>
              <w:spacing w:line="276" w:lineRule="auto"/>
            </w:pPr>
            <w:r>
              <w:rPr>
                <w:b/>
                <w:bCs/>
                <w:sz w:val="20"/>
                <w:szCs w:val="20"/>
              </w:rPr>
              <w:t>Beschreibung</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0564ADF1" w14:textId="77777777" w:rsidR="001666F9" w:rsidRDefault="00000000">
            <w:pPr>
              <w:spacing w:line="276" w:lineRule="auto"/>
            </w:pPr>
            <w:r>
              <w:rPr>
                <w:b/>
                <w:bCs/>
                <w:sz w:val="20"/>
                <w:szCs w:val="20"/>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0271A05D" w14:textId="77777777" w:rsidR="001666F9" w:rsidRDefault="00000000">
            <w:pPr>
              <w:spacing w:line="276" w:lineRule="auto"/>
            </w:pPr>
            <w:r>
              <w:rPr>
                <w:b/>
                <w:bCs/>
                <w:sz w:val="20"/>
                <w:szCs w:val="20"/>
              </w:rPr>
              <w:t>Output</w:t>
            </w:r>
          </w:p>
        </w:tc>
      </w:tr>
      <w:tr w:rsidR="001666F9" w14:paraId="1BC78D34"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57DB7B" w14:textId="77777777" w:rsidR="001666F9" w:rsidRDefault="00000000">
            <w:pPr>
              <w:spacing w:line="276" w:lineRule="auto"/>
            </w:pPr>
            <w:r>
              <w:rPr>
                <w:sz w:val="20"/>
                <w:szCs w:val="20"/>
              </w:rPr>
              <w:lastRenderedPageBreak/>
              <w:t>1</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8BB294" w14:textId="77777777" w:rsidR="001666F9" w:rsidRDefault="00000000">
            <w:pPr>
              <w:spacing w:line="276" w:lineRule="auto"/>
            </w:pPr>
            <w:r>
              <w:rPr>
                <w:sz w:val="20"/>
                <w:szCs w:val="20"/>
              </w:rPr>
              <w:t>Literaturrecherche und Theorierahmen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4EE11B" w14:textId="77777777" w:rsidR="001666F9" w:rsidRDefault="00000000">
            <w:pPr>
              <w:spacing w:line="276" w:lineRule="auto"/>
            </w:pPr>
            <w:r>
              <w:rPr>
                <w:sz w:val="20"/>
                <w:szCs w:val="20"/>
              </w:rPr>
              <w:t>Literatur zu Digital Wellbeing, Personalisierung, Medienethik</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1EC710" w14:textId="77777777" w:rsidR="001666F9" w:rsidRDefault="00000000">
            <w:pPr>
              <w:spacing w:line="276" w:lineRule="auto"/>
            </w:pPr>
            <w:r>
              <w:rPr>
                <w:sz w:val="20"/>
                <w:szCs w:val="20"/>
              </w:rPr>
              <w:t>Theoretischer Rahmen, Gegenüberstellung der Medienmodelle</w:t>
            </w:r>
          </w:p>
        </w:tc>
      </w:tr>
      <w:tr w:rsidR="001666F9" w14:paraId="6100D86D"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80B5F1" w14:textId="77777777" w:rsidR="001666F9" w:rsidRDefault="00000000">
            <w:pPr>
              <w:spacing w:line="276" w:lineRule="auto"/>
            </w:pPr>
            <w:r>
              <w:rPr>
                <w:sz w:val="20"/>
                <w:szCs w:val="20"/>
              </w:rPr>
              <w:t>2</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D0C547" w14:textId="77777777" w:rsidR="001666F9" w:rsidRDefault="00000000">
            <w:pPr>
              <w:spacing w:line="276" w:lineRule="auto"/>
            </w:pPr>
            <w:r>
              <w:rPr>
                <w:sz w:val="20"/>
                <w:szCs w:val="20"/>
              </w:rPr>
              <w:t>Architekturentwurf</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2D0FC1" w14:textId="77777777" w:rsidR="001666F9" w:rsidRDefault="00000000">
            <w:pPr>
              <w:spacing w:line="276" w:lineRule="auto"/>
            </w:pPr>
            <w:r>
              <w:rPr>
                <w:sz w:val="20"/>
                <w:szCs w:val="20"/>
              </w:rPr>
              <w:t>Anforderungen, Wellbeing-Prinzipien, API-Dokumentation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C24C95" w14:textId="77777777" w:rsidR="001666F9" w:rsidRDefault="00000000">
            <w:pPr>
              <w:spacing w:line="276" w:lineRule="auto"/>
            </w:pPr>
            <w:r>
              <w:rPr>
                <w:sz w:val="20"/>
                <w:szCs w:val="20"/>
              </w:rPr>
              <w:t>Systemarchitektur mit Personalisierungsmodul</w:t>
            </w:r>
          </w:p>
        </w:tc>
      </w:tr>
      <w:tr w:rsidR="001666F9" w14:paraId="6F9E5478"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7BC7CD" w14:textId="77777777" w:rsidR="001666F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AD0D7E" w14:textId="77777777" w:rsidR="001666F9" w:rsidRDefault="00000000">
            <w:pPr>
              <w:spacing w:line="276" w:lineRule="auto"/>
            </w:pPr>
            <w:r>
              <w:rPr>
                <w:sz w:val="20"/>
                <w:szCs w:val="20"/>
              </w:rPr>
              <w:t>Durchstich (End-to-End)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EB64BA" w14:textId="77777777" w:rsidR="001666F9" w:rsidRDefault="00000000">
            <w:pPr>
              <w:spacing w:line="276" w:lineRule="auto"/>
            </w:pPr>
            <w:r>
              <w:rPr>
                <w:sz w:val="20"/>
                <w:szCs w:val="20"/>
              </w:rPr>
              <w:t>Architektur, externe APIs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841820" w14:textId="77777777" w:rsidR="001666F9" w:rsidRDefault="00000000">
            <w:pPr>
              <w:spacing w:line="276" w:lineRule="auto"/>
            </w:pPr>
            <w:r>
              <w:rPr>
                <w:sz w:val="20"/>
                <w:szCs w:val="20"/>
              </w:rPr>
              <w:t>Lauffähiger Minimalprototyp</w:t>
            </w:r>
          </w:p>
        </w:tc>
      </w:tr>
      <w:tr w:rsidR="001666F9" w14:paraId="542723CE"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1B7F6C" w14:textId="77777777" w:rsidR="001666F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F42794" w14:textId="77777777" w:rsidR="001666F9" w:rsidRDefault="00000000">
            <w:pPr>
              <w:spacing w:line="276" w:lineRule="auto"/>
            </w:pPr>
            <w:r>
              <w:rPr>
                <w:sz w:val="20"/>
                <w:szCs w:val="20"/>
              </w:rPr>
              <w:t>Iterative Verfeinerung und Wellbeing-Features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9F2E55" w14:textId="77777777" w:rsidR="001666F9" w:rsidRDefault="00000000">
            <w:pPr>
              <w:spacing w:line="276" w:lineRule="auto"/>
            </w:pPr>
            <w:r>
              <w:rPr>
                <w:sz w:val="20"/>
                <w:szCs w:val="20"/>
              </w:rPr>
              <w:t>Prototyp, Personalisierungs- und Transparenzkonzept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C15D5A" w14:textId="77777777" w:rsidR="001666F9" w:rsidRDefault="00000000">
            <w:pPr>
              <w:spacing w:line="276" w:lineRule="auto"/>
            </w:pPr>
            <w:r>
              <w:rPr>
                <w:sz w:val="20"/>
                <w:szCs w:val="20"/>
              </w:rPr>
              <w:t>Erweiterter Demonstrator mit wellbeing-orientierten Features</w:t>
            </w:r>
          </w:p>
        </w:tc>
      </w:tr>
      <w:tr w:rsidR="001666F9" w14:paraId="342C7C49"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957511" w14:textId="77777777" w:rsidR="001666F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B90836" w14:textId="2B8203C1" w:rsidR="001666F9" w:rsidRDefault="00000000">
            <w:pPr>
              <w:spacing w:line="276" w:lineRule="auto"/>
            </w:pPr>
            <w:r>
              <w:rPr>
                <w:sz w:val="20"/>
                <w:szCs w:val="20"/>
              </w:rPr>
              <w:t>Pilotbefragung (einmalige Nutzung mit anschliessender Befragung)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7CBCFC" w14:textId="60E061E4" w:rsidR="001666F9" w:rsidRDefault="00000000">
            <w:pPr>
              <w:spacing w:line="276" w:lineRule="auto"/>
            </w:pPr>
            <w:r>
              <w:rPr>
                <w:sz w:val="20"/>
                <w:szCs w:val="20"/>
              </w:rPr>
              <w:t>Demonstrator, 25 Teilnehmende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6AE052" w14:textId="05D0D071" w:rsidR="001666F9" w:rsidRDefault="00000000">
            <w:pPr>
              <w:spacing w:line="276" w:lineRule="auto"/>
            </w:pPr>
            <w:r>
              <w:rPr>
                <w:sz w:val="20"/>
                <w:szCs w:val="20"/>
              </w:rPr>
              <w:t>Befragungsdaten, qualitative Rückmeldungen</w:t>
            </w:r>
          </w:p>
        </w:tc>
      </w:tr>
      <w:tr w:rsidR="001666F9" w14:paraId="7C847039"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A8D5D6" w14:textId="77777777" w:rsidR="001666F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203A00" w14:textId="77777777" w:rsidR="001666F9" w:rsidRDefault="00000000">
            <w:pPr>
              <w:spacing w:line="276" w:lineRule="auto"/>
            </w:pPr>
            <w:r>
              <w:rPr>
                <w:sz w:val="20"/>
                <w:szCs w:val="20"/>
              </w:rPr>
              <w:t>Evaluation und Validierung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5DE1DF" w14:textId="77777777" w:rsidR="001666F9" w:rsidRDefault="00000000">
            <w:pPr>
              <w:spacing w:line="276" w:lineRule="auto"/>
            </w:pPr>
            <w:r>
              <w:rPr>
                <w:sz w:val="20"/>
                <w:szCs w:val="20"/>
              </w:rPr>
              <w:t>Testdaten, Erfolgskriterien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AF19FA" w14:textId="77777777" w:rsidR="001666F9" w:rsidRDefault="00000000">
            <w:pPr>
              <w:spacing w:line="276" w:lineRule="auto"/>
            </w:pPr>
            <w:r>
              <w:rPr>
                <w:sz w:val="20"/>
                <w:szCs w:val="20"/>
              </w:rPr>
              <w:t>Machbarkeitsbeurteilung, Wellbeing-Evaluation</w:t>
            </w:r>
          </w:p>
        </w:tc>
      </w:tr>
      <w:tr w:rsidR="001666F9" w14:paraId="3259C25D"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D223D4" w14:textId="77777777" w:rsidR="001666F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B57639" w14:textId="77777777" w:rsidR="001666F9" w:rsidRDefault="00000000">
            <w:pPr>
              <w:spacing w:line="276" w:lineRule="auto"/>
            </w:pPr>
            <w:r>
              <w:rPr>
                <w:sz w:val="20"/>
                <w:szCs w:val="20"/>
              </w:rPr>
              <w:t>Dokumentation und Abschluss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854C70" w14:textId="77777777" w:rsidR="001666F9" w:rsidRDefault="00000000">
            <w:pPr>
              <w:spacing w:line="276" w:lineRule="auto"/>
            </w:pPr>
            <w:r>
              <w:rPr>
                <w:sz w:val="20"/>
                <w:szCs w:val="20"/>
              </w:rPr>
              <w:t>Alle Artefakte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D23577" w14:textId="77777777" w:rsidR="001666F9" w:rsidRDefault="00000000">
            <w:pPr>
              <w:spacing w:line="276" w:lineRule="auto"/>
            </w:pPr>
            <w:r>
              <w:rPr>
                <w:sz w:val="20"/>
                <w:szCs w:val="20"/>
              </w:rPr>
              <w:t>Wissenschaftlicher Bericht, Code-Dokumentation</w:t>
            </w:r>
          </w:p>
        </w:tc>
      </w:tr>
    </w:tbl>
    <w:p w14:paraId="3882431A" w14:textId="77777777" w:rsidR="001666F9" w:rsidRDefault="001666F9">
      <w:pPr>
        <w:spacing w:after="160" w:line="360" w:lineRule="auto"/>
      </w:pPr>
    </w:p>
    <w:p w14:paraId="785503B3" w14:textId="77777777" w:rsidR="001666F9" w:rsidRDefault="00000000">
      <w:pPr>
        <w:spacing w:after="160" w:line="360" w:lineRule="auto"/>
      </w:pPr>
      <w:r>
        <w:t>Die Pakete AP1 bis AP4 bilden den Kern des Design Cycle, AP5 und AP6 schliessen den Relevance Cycle, und AP7 sichert die Anschlussfähigkeit für den Rigor Cycle. Der Zeitrahmen erstreckt sich über das offizielle BSc-Thesis-Fenster von rund zehn Wochen, ergänzt um eine Vorbereitungsphase, in der erste Literaturrecherchen sowie technische Prototypen bereits vor dem offiziellen Projektstart durchgeführt wurden.</w:t>
      </w:r>
    </w:p>
    <w:p w14:paraId="707BE043" w14:textId="77777777" w:rsidR="001666F9" w:rsidRDefault="00000000">
      <w:pPr>
        <w:pStyle w:val="berschrift2"/>
      </w:pPr>
      <w:bookmarkStart w:id="54" w:name="_Toc232031631"/>
      <w:r>
        <w:t>5.4  Methoden der Datenerhebung</w:t>
      </w:r>
      <w:bookmarkEnd w:id="54"/>
    </w:p>
    <w:p w14:paraId="214D85B1" w14:textId="77777777" w:rsidR="001666F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erfolgte zweistufig: Einem formativen Erstfeedback in der Entwicklungsphase folgte eine standardisierte Online-Befragung nach einmaliger Nutzung des Demonstrators.</w:t>
      </w:r>
    </w:p>
    <w:p w14:paraId="360E926C" w14:textId="77777777" w:rsidR="001666F9" w:rsidRDefault="00000000">
      <w:pPr>
        <w:spacing w:after="160" w:line="360" w:lineRule="auto"/>
      </w:pPr>
      <w:r>
        <w:t xml:space="preserve">Das formative Erstfeedback fand Anfang Mai 2026 mit drei Personen aus dem Privatumfeld statt. In geführten Einzelsessions konfigurierten die Teilnehmenden ein Profil, hörten eine vollständige Sendung und beantworteten anschliessend die </w:t>
      </w:r>
      <w:r>
        <w:lastRenderedPageBreak/>
        <w:t>unveränderte System Usability Scale (Brooke, 1996) sowie zwei offene Fragen. Diese Stufe diente der Identifikation grober Bedienbarkeitsprobleme vor der Hauptstudie; Ablauf und Befunde werden in Abschnitt 8.3 berichtet.</w:t>
      </w:r>
    </w:p>
    <w:p w14:paraId="6813F8C5" w14:textId="77777777" w:rsidR="001666F9" w:rsidRDefault="00000000">
      <w:pPr>
        <w:spacing w:after="160" w:line="360" w:lineRule="auto"/>
      </w:pPr>
      <w:r>
        <w:t>Die Hauptstudie folgte dem Format einer einmaligen Nutzung mit anschliessender Befragung: Die Teilnehmenden, überwiegend Studierende, die im Rahmen eines ZHAW-Experiments rekrutiert wurden, nutzten den online bereitgestellten Demonstrator selbständig (Profilkonfiguration und Anhören einer personalisierten Sendung) und beantworteten unmittelbar danach einen strukturierten Online-Fragebogen (Google Forms). Durchführung, Stichprobe und Einwilligung werden in Abschnitt 8.6 beschrieben.</w:t>
      </w:r>
    </w:p>
    <w:p w14:paraId="613B9EF7" w14:textId="77777777" w:rsidR="001666F9" w:rsidRDefault="00000000">
      <w:pPr>
        <w:spacing w:after="160" w:line="360" w:lineRule="auto"/>
      </w:pPr>
      <w:r>
        <w:t>Der Fragebogen kombiniert vier Blöcke. Demografische Angaben und Fragen zur gewohnten Mediennutzung ordnen die Stichprobe ein. Die Bedienbarkeit wird mit sechs an den System Usability Scale (Brooke, 1996) angelehnten Items erhoben, die als adaptierter Index berichtet werden, ergänzt um eigenkonstruierte, an TAM und UTAUT orientierte Akzeptanz-Items zu den einzelnen Einstellungsmöglichkeiten. Die Wirkung wird über theoriegeleitete Items erfasst, die direkt aus dem Rahmen in Kapitel 2 abgeleitet sind und sich an den von Peters et al. (2020) zusammengetragenen wellbeing-bezogenen Konstrukten sowie an der Definition von Vanden Abeele (2021) orientieren; sie adressieren die Teilfragen T1 bis T4. Der Gesamteindruck wird mit einem siebenstufigen semantischen Differential erfasst; alle übrigen geschlossenen Items sind fünfstufige Likert-Skalen. Offene Freitextfragen ergänzen die geschlossenen Formate. Das vollständige Instrument ist als Fragebogen-PDF im begleitenden Repository dokumentiert (vgl. Abschnitt 8.6); die Operationalisierung der einzelnen Stränge wird in den Abschnitten 8.2 bis 8.5 entfaltet.</w:t>
      </w:r>
    </w:p>
    <w:p w14:paraId="474E5E2B" w14:textId="77777777" w:rsidR="001666F9" w:rsidRDefault="00000000">
      <w:pPr>
        <w:pStyle w:val="berschrift2"/>
      </w:pPr>
      <w:bookmarkStart w:id="55" w:name="_Toc232031632"/>
      <w:r>
        <w:t>5.5  Methoden der Auswertung</w:t>
      </w:r>
      <w:bookmarkEnd w:id="55"/>
    </w:p>
    <w:p w14:paraId="3F7A831B" w14:textId="77777777" w:rsidR="001666F9" w:rsidRDefault="00000000">
      <w:pPr>
        <w:spacing w:after="160" w:line="360" w:lineRule="auto"/>
      </w:pPr>
      <w:r>
        <w:t>Die Auswertung folgt der Datenstruktur und kombiniert deskriptive und qualitative Verfahren. Ein bewusst zurückhaltender Auswertungsstil entspricht dem formativen Charakter der Studie und der Stichprobengrösse von 25 Personen.</w:t>
      </w:r>
    </w:p>
    <w:p w14:paraId="5A047827" w14:textId="77777777" w:rsidR="001666F9" w:rsidRDefault="00000000">
      <w:pPr>
        <w:spacing w:after="160" w:line="360" w:lineRule="auto"/>
      </w:pPr>
      <w:r>
        <w:t xml:space="preserve">Die geschlossenen Items werden deskriptiv über Mittelwerte, Standardabweichungen und Häufigkeiten ausgewertet, gruppiert nach den Konstrukten der drei Validierungsstränge. Für die sechs SUS-angelehnten Items wird ein adaptierter </w:t>
      </w:r>
      <w:r>
        <w:lastRenderedPageBreak/>
        <w:t>Bedienbarkeits-Index (0 bis 100) gebildet; da das Instrument nicht standardkonform ist, dient der Vergleich mit den Referenzwerten von Bangor et al. (2008) nur als grobe Orientierung. Negativ formulierte Items werden konstruktspezifisch umgepolt; Items, die ein erwünschtes kritisches Bewusstsein messen, bleiben bewusst unverändert. Auf inferenzstatistische Verfahren und Reliabilitätskoeffizienten wird angesichts der Stichprobengrösse verzichtet; explorative Subgruppenvergleiche sind hypothesengenerierend zu lesen.</w:t>
      </w:r>
    </w:p>
    <w:p w14:paraId="788245BC" w14:textId="77777777" w:rsidR="001666F9" w:rsidRDefault="00000000">
      <w:pPr>
        <w:spacing w:after="160" w:line="360" w:lineRule="auto"/>
      </w:pPr>
      <w:r>
        <w:t>Die Freitextantworten werden induktiv zu thematischen Clustern verdichtet und entlang der Teilfragen geordnet; repräsentative Aussagen illustrieren die Befunde. Konvergenzen und Divergenzen zwischen den geschlossenen Items und den Freitexten werden offengelegt und als Ausgangspunkt weiterführender Fragen interpretiert.</w:t>
      </w:r>
    </w:p>
    <w:p w14:paraId="38BA27C5" w14:textId="77777777" w:rsidR="001666F9" w:rsidRDefault="00000000">
      <w:pPr>
        <w:spacing w:after="160" w:line="360" w:lineRule="auto"/>
      </w:pPr>
      <w:r>
        <w:t>Die gesamte Auswertung ist als kommentiertes Jupyter-Notebook umgesetzt, dessen HTML-Fassung im begleitenden Repository publiziert ist; alle berichteten Werte sind daraus deterministisch reproduzierbar (Abschnitt 8.6). Die Ergebnisse werden in Kapitel 9 entlang der drei Validierungsstränge und der Teilfragen aus Abschnitt 4.2 berichtet.</w:t>
      </w:r>
    </w:p>
    <w:p w14:paraId="58948EC0" w14:textId="77777777" w:rsidR="001666F9" w:rsidRDefault="00000000">
      <w:pPr>
        <w:pStyle w:val="berschrift2"/>
      </w:pPr>
      <w:bookmarkStart w:id="56" w:name="_Toc232031633"/>
      <w:r>
        <w:t>5.6  Reflexion zu Ressourcen und Kompetenzen</w:t>
      </w:r>
      <w:bookmarkEnd w:id="56"/>
    </w:p>
    <w:p w14:paraId="563541F3" w14:textId="77777777" w:rsidR="001666F9" w:rsidRDefault="00000000">
      <w:pPr>
        <w:spacing w:after="160" w:line="360" w:lineRule="auto"/>
      </w:pPr>
      <w:r>
        <w:t>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angepasst wird. Die Webapplikation auf Basis von Next.js 15, React 19, TypeScript und Tailwind CSS 4 baut auf vorhandenen Erfahrungen auf, die agentische Pipeline-Steuerung erweitert sie um asynchrone Orchestrierungsmuster.</w:t>
      </w:r>
    </w:p>
    <w:p w14:paraId="542FFE30" w14:textId="04481DAD" w:rsidR="001666F9" w:rsidRDefault="00000000">
      <w:pPr>
        <w:spacing w:after="160" w:line="360" w:lineRule="auto"/>
      </w:pPr>
      <w:r>
        <w:t xml:space="preserve">Auf der Methodenseite kombiniert die Arbeit eine strukturierte Literaturrecherche (Abschnitt 5.1) mit einer formativen Nutzerstudie (Abschnitte 5.4 und 5.5). Die qualitative und deskriptive Auswertung ist mit Grundkenntnissen aus dem Studium gut zu leisten; die überschaubare Stichprobe erlaubt eine sorgfältige deskriptive Auswertung, ohne dass komplexere statistische Verfahren erforderlich werden. Externe </w:t>
      </w:r>
      <w:r>
        <w:lastRenderedPageBreak/>
        <w:t>Werkzeuge (Claude für Recherche und Schreibhilfe, NotebookLM für die thematische Strukturierung, Zotero für die Quellenverwaltung, Claude Code für die KI-gestützte Code-Entwicklung) werden in der KI-Nutzungserklärung des Front Matter im Detail offengelegt.</w:t>
      </w:r>
    </w:p>
    <w:p w14:paraId="50375B64" w14:textId="77777777" w:rsidR="001666F9" w:rsidRDefault="00000000">
      <w:pPr>
        <w:spacing w:after="160" w:line="360" w:lineRule="auto"/>
      </w:pPr>
      <w:r>
        <w:t>Insgesamt ist das Vorhaben in den verfügbaren Ressourcen – Zeitbudget von rund zehn Wochen, Einzelautorenschaft, kleine Probandengruppe – bewusst so dimensioniert, dass die zentrale Forschungsfrage substanziell beantwortet werden kann, ohne den Rahmen einer BSc-Thesis zu überschreiten.</w:t>
      </w:r>
    </w:p>
    <w:p w14:paraId="76B9F101" w14:textId="77777777" w:rsidR="00000000" w:rsidRDefault="00000000">
      <w:pPr>
        <w:pStyle w:val="berschrift1"/>
        <w:pageBreakBefore/>
      </w:pPr>
      <w:bookmarkStart w:id="57" w:name="_Toc232031634"/>
      <w:r>
        <w:lastRenderedPageBreak/>
        <w:t>6  Konzept und Architektur</w:t>
      </w:r>
      <w:bookmarkEnd w:id="57"/>
    </w:p>
    <w:p w14:paraId="565F9FDC" w14:textId="77777777" w:rsidR="00000000" w:rsidRDefault="00000000">
      <w:pPr>
        <w:spacing w:after="160" w:line="360" w:lineRule="auto"/>
      </w:pPr>
      <w:r>
        <w:t>Während Kapitel 3 begründet hat, was Attune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2D84955D" w14:textId="77777777" w:rsidR="00000000" w:rsidRDefault="00000000">
      <w:pPr>
        <w:pStyle w:val="berschrift2"/>
      </w:pPr>
      <w:bookmarkStart w:id="58" w:name="_Toc232031635"/>
      <w:r>
        <w:t>6.1  Anforderungen</w:t>
      </w:r>
      <w:bookmarkEnd w:id="58"/>
    </w:p>
    <w:p w14:paraId="5262CD7A" w14:textId="77777777" w:rsidR="00000000"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 – ohne Autoplay, Endlosstrom oder offene Schleifen (F4). Fünftens muss das System seine Quellen, Verarbeitungsschritte und Personalisierungsentscheidungen gegenüber den Hörerinnen und Hörern offenlegen (F5).</w:t>
      </w:r>
    </w:p>
    <w:p w14:paraId="3371A01B" w14:textId="65740169" w:rsidR="00000000" w:rsidRDefault="00000000">
      <w:pPr>
        <w:spacing w:after="160" w:line="360" w:lineRule="auto"/>
      </w:pPr>
      <w:r>
        <w:t xml:space="preserve">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in den Abschnitten 1.2 und 1.7 als Kern des Problems identifiziert wurde (Zuboff,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w:t>
      </w:r>
      <w:r>
        <w:lastRenderedPageBreak/>
        <w:t>Sprache müssen auf den schweizerischen Kontext der Pilotstudie zugeschnitten sein. Nachvollziehbarkeit: Als Forschungsartefakt muss der Quellcode offen einsehbar und die Architektur dokumentierbar sein.</w:t>
      </w:r>
    </w:p>
    <w:p w14:paraId="2917FD08" w14:textId="77777777" w:rsidR="00000000" w:rsidRDefault="00000000">
      <w:pPr>
        <w:pStyle w:val="berschrift2"/>
      </w:pPr>
      <w:bookmarkStart w:id="59" w:name="_Toc232031636"/>
      <w:r>
        <w:t>6.2  Architekturüberblick</w:t>
      </w:r>
      <w:bookmarkEnd w:id="59"/>
    </w:p>
    <w:p w14:paraId="1852F1DA" w14:textId="77777777" w:rsidR="00000000" w:rsidRDefault="00000000">
      <w:pPr>
        <w:spacing w:after="160" w:line="360" w:lineRule="auto"/>
      </w:pPr>
      <w:r>
        <w:t>Attune ist als Webapplikation auf Basis von Next.js 15 mit React 19 und TypeScript umgesetzt; die Gestaltung erfolgt mit Tailwind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pro externem Dienst: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 – eine Voraussetzung dafür, dass die Transparenzanzeige (F5) den tatsächlichen Verarbeitungsweg abbilden kann.</w:t>
      </w:r>
      <w:ins w:id="18001" w:author="Claude" w:date="2026-06-11T10:00:00Z">
        <w:r>
          <w:t xml:space="preserve"> Abbildung 6.1 zeigt diesen Aufbau im Überblick.</w:t>
        </w:r>
      </w:ins>
    </w:p>
    <w:p w14:paraId="00000000" w14:textId="77777777" w:rsidR="001666F9" w:rsidRDefault="00000000">
      <w:pPr>
        <w:spacing w:after="80"/>
        <w:jc w:val="center"/>
        <w:rPr>
          <w:ins w:id="18002" w:author="Claude" w:date="2026-06-11T10:00:00Z"/>
        </w:rPr>
      </w:pPr>
      <w:ins w:id="18003" w:author="Claude" w:date="2026-06-11T10:00:00Z">
        <w:r>
          <w:rPr>
            <w:noProof/>
          </w:rPr>
          <w:drawing>
            <wp:inline distT="0" distB="0" distL="0" distR="0">
              <wp:extent cx="5760720" cy="3783904"/>
              <wp:effectExtent l="0" t="0" r="0" b="0"/>
              <wp:docPr id="9105" name="komparch" descr="Abbildung 6.1: Komponentenarchitektur von Attune"/>
              <wp:cNvGraphicFramePr/>
              <a:graphic xmlns:a="http://schemas.openxmlformats.org/drawingml/2006/main">
                <a:graphicData uri="http://schemas.openxmlformats.org/drawingml/2006/picture">
                  <pic:pic xmlns:pic="http://schemas.openxmlformats.org/drawingml/2006/picture">
                    <pic:nvPicPr>
                      <pic:cNvPr id="9105" name="komparch"/>
                      <pic:cNvPicPr/>
                    </pic:nvPicPr>
                    <pic:blipFill>
                      <a:blip r:embed="rId19"/>
                      <a:stretch>
                        <a:fillRect/>
                      </a:stretch>
                    </pic:blipFill>
                    <pic:spPr>
                      <a:xfrm>
                        <a:off x="0" y="0"/>
                        <a:ext cx="5760720" cy="3783904"/>
                      </a:xfrm>
                      <a:prstGeom prst="rect">
                        <a:avLst/>
                      </a:prstGeom>
                    </pic:spPr>
                  </pic:pic>
                </a:graphicData>
              </a:graphic>
            </wp:inline>
          </w:drawing>
        </w:r>
      </w:ins>
    </w:p>
    <w:p w14:paraId="00000000" w14:textId="77777777" w:rsidR="001666F9" w:rsidRDefault="00000000">
      <w:pPr>
        <w:pStyle w:val="BeschriftungAbb"/>
        <w:spacing w:after="160"/>
        <w:jc w:val="center"/>
        <w:rPr>
          <w:ins w:id="18007" w:author="Claude" w:date="2026-06-11T10:00:00Z"/>
          <w:i/>
          <w:sz w:val="20"/>
        </w:rPr>
      </w:pPr>
      <w:ins w:id="18008" w:author="Claude" w:date="2026-06-11T10:00:00Z">
        <w:r>
          <w:rPr>
            <w:i/>
            <w:sz w:val="20"/>
          </w:rPr>
          <w:t xml:space="preserve">Abbildung 6.1: Komponentenarchitektur von Attune (eigene Darstellung)</w:t>
        </w:r>
      </w:ins>
    </w:p>
    <w:p w14:paraId="4114F8C9" w14:textId="77777777" w:rsidR="00000000" w:rsidRDefault="00000000">
      <w:pPr>
        <w:spacing w:after="160" w:line="360" w:lineRule="auto"/>
      </w:pPr>
      <w:r>
        <w:t>Die Erzeugung einer Sendung folgt einem festen Ablauf in fünf Schritten. Zuerst werden Nachrichtenartikel und Wetterdaten parallel beschafft, wobei die Artikel unmittelbar nach dem Abruf durch die Kuratierungslogik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5C990086" w14:textId="77777777" w:rsidR="00000000" w:rsidRDefault="00000000">
      <w:pPr>
        <w:pStyle w:val="berschrift2"/>
      </w:pPr>
      <w:bookmarkStart w:id="60" w:name="_Toc232031637"/>
      <w:r>
        <w:t>6.3  Komponenten im Detail</w:t>
      </w:r>
      <w:bookmarkEnd w:id="60"/>
    </w:p>
    <w:p w14:paraId="74B5F5C9" w14:textId="77777777" w:rsidR="00000000" w:rsidRDefault="00000000">
      <w:pPr>
        <w:pStyle w:val="berschrift3"/>
      </w:pPr>
      <w:bookmarkStart w:id="61" w:name="_Toc232031638"/>
      <w:r>
        <w:t>6.3.1  Orchestrator</w:t>
      </w:r>
      <w:bookmarkEnd w:id="61"/>
    </w:p>
    <w:p w14:paraId="03A30973" w14:textId="77777777" w:rsidR="00000000" w:rsidRDefault="00000000">
      <w:pPr>
        <w:spacing w:after="160" w:line="360" w:lineRule="auto"/>
      </w:pPr>
      <w:r>
        <w:t xml:space="preserve">Der Orchestrator ist die zentrale Steuereinheit der Sendungserzeugung und implementiert den in Abschnitt 6.2 beschriebenen Fünf-Schritt-Ablauf als agentische Pipeline. Er nimmt die Konfiguration der Nutzerin – gewählte Themen, Standort, </w:t>
      </w:r>
      <w:r>
        <w:lastRenderedPageBreak/>
        <w:t>Sprechstil, Sendungslänge und Musikoption – entgegen und skaliert daran sämtliche Erzeugungsparameter: die Anzahl der berücksichtigten Nachrichtenartikel, das Tokenbudget der Textgenerierung und die Anzahl der Musiktitel wachsen mit der gewählten Sendungslänge von fünf, zehn oder fünfzehn Minuten. Der Orchestrator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20AE23C5" w14:textId="77777777" w:rsidR="00000000" w:rsidRDefault="00000000">
      <w:pPr>
        <w:pStyle w:val="berschrift3"/>
      </w:pPr>
      <w:bookmarkStart w:id="62" w:name="_Toc232031639"/>
      <w:r>
        <w:t>6.3.2  Personalisierungsmodul</w:t>
      </w:r>
      <w:bookmarkEnd w:id="62"/>
    </w:p>
    <w:p w14:paraId="539F0FBC" w14:textId="77777777" w:rsidR="00000000" w:rsidRDefault="00000000">
      <w:pPr>
        <w:spacing w:after="160" w:line="360" w:lineRule="auto"/>
      </w:pPr>
      <w:r>
        <w:t>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(seriös, locker, energisch), die Sendungslänge sowie die Musikoption. Das Profil wird ausschliesslich lokal im Browser gespeichert und mit einer zufällig erzeugten Kennung verknüpft; es existiert weder ein Benutzerkonto noch eine serverseitige Profildatenbank. Das Profil ist damit im Sinne von Baustein 1 vollständig einsehbar, änderbar und löschbar – die Nutzerin kann es jederzeit im Formular anpassen oder durch Löschen der Browserdaten restlos entfernen. Eine implizite Anreicherung des Profils durch beobachtetes Verhalten findet konzeptbedingt nicht statt (Reviglio &amp; Agosti, 2020).</w:t>
      </w:r>
    </w:p>
    <w:p w14:paraId="182B90F7" w14:textId="77777777" w:rsidR="00000000" w:rsidRDefault="00000000">
      <w:pPr>
        <w:pStyle w:val="berschrift3"/>
      </w:pPr>
      <w:bookmarkStart w:id="63" w:name="_Toc232031640"/>
      <w:r>
        <w:t>6.3.3  Nachrichten- und Datenintegration</w:t>
      </w:r>
      <w:bookmarkEnd w:id="63"/>
    </w:p>
    <w:p w14:paraId="5A651C43" w14:textId="77777777" w:rsidR="00000000" w:rsidRDefault="00000000">
      <w:pPr>
        <w:spacing w:after="160" w:line="360" w:lineRule="auto"/>
      </w:pPr>
      <w:r>
        <w:t>Die Nachrichtenbeschaffung stützt sich auf öffentliche RSS-Feeds dreier Schweizer Medienhäuser – SRF, NZZ und Tages-Anzeiger –, die je Themenkategorie hinterlegt sind. Beim Abruf wird die Reihenfolge der Quellen zufällig durchmischt und die Artikel der verschiedenen Quellen werden abwechselnd verschachtelt, damit keine einzelne Quelle die Sendung dominiert. Die Wetterdaten stammen von OpenWeatherMap und beziehen sich auf den im Profil angegebenen Standort. Beide Integrationen liefern bei Nichterreichbarkeit definierte Ersatzdaten, sodass die Pipeline auch offline durchläuft.</w:t>
      </w:r>
    </w:p>
    <w:p w14:paraId="73FA0995" w14:textId="77777777" w:rsidR="00000000" w:rsidRDefault="00000000">
      <w:pPr>
        <w:pStyle w:val="berschrift3"/>
      </w:pPr>
      <w:bookmarkStart w:id="64" w:name="_Toc232031641"/>
      <w:r>
        <w:t>6.3.4  LLM-Textgenerierung</w:t>
      </w:r>
      <w:bookmarkEnd w:id="64"/>
    </w:p>
    <w:p w14:paraId="5A4E91C3" w14:textId="77777777" w:rsidR="00000000" w:rsidRDefault="00000000">
      <w:pPr>
        <w:spacing w:after="160" w:line="360" w:lineRule="auto"/>
      </w:pPr>
      <w:r>
        <w:t xml:space="preserve">Die Moderationstexte werden durch das Sprachmodell Claude Sonnet 4 von Anthropic erzeugt, angebunden über das Vercel AI SDK. Ein gemeinsamer Systemprompt definiert die Rolle eines professionellen Radiomoderators, verlangt Schweizer </w:t>
      </w:r>
      <w:r>
        <w:lastRenderedPageBreak/>
        <w:t>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 – von wach und hell am Morgen bis sehr ruhig in der Nacht –, der Nachrichtenblock Vorgaben zu Übergängen zwischen den Meldungen, und die Tiefe der Behandlung skaliert mit der Sendungslänge. Die Tageszeit wird dabei bewusst in der Zeitzone der Hörerschaft bestimmt und nicht in der Serverzeit.</w:t>
      </w:r>
    </w:p>
    <w:p w14:paraId="133AD0C4" w14:textId="77777777" w:rsidR="00000000" w:rsidRDefault="00000000">
      <w:pPr>
        <w:pStyle w:val="berschrift3"/>
      </w:pPr>
      <w:bookmarkStart w:id="65" w:name="_Toc232031642"/>
      <w:r>
        <w:t>6.3.5  Sprachsynthese</w:t>
      </w:r>
      <w:bookmarkEnd w:id="65"/>
    </w:p>
    <w:p w14:paraId="5267AA65" w14:textId="77777777" w:rsidR="00000000" w:rsidRDefault="00000000">
      <w:pPr>
        <w:spacing w:after="160" w:line="360" w:lineRule="auto"/>
      </w:pPr>
      <w:r>
        <w:t>Die Umwandlung der Moderationstexte in Audio erfolgt über die Sprachsynthese von ElevenLabs mit einem mehrsprachigen Modell, das deutschsprachige Ausgabe in natürlicher Sprechqualität erlaubt. Jedem der drei Sprechstile ist eine eigene Stimme mit abgestimmten Syntheseparametern zugeordnet: Der seriöse Stil verwendet eine stabile, zurückhaltende Einstellung, der lockere Stil mehr Variabilität, der energische Stil die höchste Ausdrucksstärke. Vor der Synthese werden die Texte normalisiert; 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6E00D18F" w14:textId="77777777" w:rsidR="00000000" w:rsidRDefault="00000000">
      <w:pPr>
        <w:pStyle w:val="berschrift3"/>
      </w:pPr>
      <w:bookmarkStart w:id="66" w:name="_Toc232031643"/>
      <w:r>
        <w:t>6.3.6  Musikeinbindung</w:t>
      </w:r>
      <w:bookmarkEnd w:id="66"/>
    </w:p>
    <w:p w14:paraId="3074583B" w14:textId="77777777" w:rsidR="00000000" w:rsidRDefault="00000000">
      <w:pPr>
        <w:spacing w:after="160" w:line="360" w:lineRule="auto"/>
      </w:pPr>
      <w:r>
        <w:t>Die Musikauswahl folgt einer Rückfallkaskade: Ist eine Spotify-Anbindung konfiguriert, wird dort nach Titeln aus wechselnden, zur Tageszeit passenden Genres gesucht; andernfalls greift das System auf den Katalog der Creative-Commons-Plattform Jamendo zurück und zuletzt auf lokal hinterlegte, lizenzfreie Titel. Die Musiktitel werden an feste Plätze des Segmentplans gebunden, sodass Musik die Moderationsblöcke gliedert, statt als Endlosstrom zu laufen. Die Anzahl der Titel ergibt sich aus der gewählten Sendungslänge.</w:t>
      </w:r>
    </w:p>
    <w:p w14:paraId="7A699DE1" w14:textId="77777777" w:rsidR="00000000" w:rsidRDefault="00000000">
      <w:pPr>
        <w:pStyle w:val="berschrift3"/>
      </w:pPr>
      <w:bookmarkStart w:id="67" w:name="_Toc232031644"/>
      <w:r>
        <w:t>6.3.7  Webapplikation und Benutzeroberfläche</w:t>
      </w:r>
      <w:bookmarkEnd w:id="67"/>
    </w:p>
    <w:p w14:paraId="40DAC7C2" w14:textId="77777777" w:rsidR="00000000" w:rsidRDefault="00000000">
      <w:pPr>
        <w:spacing w:after="160" w:line="360" w:lineRule="auto"/>
      </w:pPr>
      <w:r>
        <w:t>Die Client-Anwendung umfasst neben dem Präferenzformular und dem Audio-Player die Transparenz-Komponenten, die in Abschnitt 6.4 eingeordnet werden: eine Pipeline-</w:t>
      </w:r>
      <w:r>
        <w:lastRenderedPageBreak/>
        <w:t>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242E439B" w14:textId="77777777" w:rsidR="00000000" w:rsidRDefault="00000000">
      <w:pPr>
        <w:spacing w:after="160" w:line="360" w:lineRule="auto"/>
      </w:pPr>
      <w:r>
        <w:t>Das visuelle Design der Benutzeroberfläche wurde mit dem KI-gestützten Gestaltungswerkzeug Claude Design entwickelt: Auf Basis eines Kontext-Briefings, das die fünf Bausteine aus Abschnitt 3.3 und deren theoretische Verankerung als verbindliche Vorgaben enthielt, entstanden Hi-Fi-Entwürfe von sieben Anwendungszuständen – vom Onboarding mit Einwilligung über Profil- und Wiedergabeansicht bis zur Abschlusskarte –, jeweils annotiert mit ihrem Theoriebezug. Diese Entwürfe («Radio 25 — Sieben Zustände») dienten als Vorlage für die Umsetzung der Komponenten und sind im GitHub-Repository des Projekts im Ordner archive dokumentiert.</w:t>
      </w:r>
    </w:p>
    <w:p w14:paraId="1DE45AE4" w14:textId="77777777" w:rsidR="00000000" w:rsidRDefault="00000000">
      <w:pPr>
        <w:pStyle w:val="berschrift2"/>
      </w:pPr>
      <w:bookmarkStart w:id="68" w:name="_Toc232031645"/>
      <w:r>
        <w:t>6.4  Wellbeing-Features im Design</w:t>
      </w:r>
      <w:bookmarkEnd w:id="68"/>
    </w:p>
    <w:p w14:paraId="5C7F9E8A" w14:textId="77777777" w:rsidR="00000000" w:rsidRDefault="00000000">
      <w:pPr>
        <w:spacing w:after="160" w:line="360" w:lineRule="auto"/>
      </w:pPr>
      <w:r>
        <w:t>Die Kuratierungslogik (Baustein 3) operationalisiert den alternativen Zielwert in einem vierstufigen Auswahlverfahren. Zunächst stellt ein Abdeckungs-Durchgang sicher, dass jedes im Profil gewählte Thema mit mindestens einem Artikel vertreten ist. Danach fügt ein Serendipitäts-Durchgang gezielt einen Artikel aus einem nicht gewählten Themenfeld hinzu, der in der Oberfläche als Überraschung gekennzeichnet wird – eine bewusste Massnahme gegen die in Abschnitt 1.4 beschriebene Verengung des Informationshorizonts (Reviglio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w:t>
      </w:r>
    </w:p>
    <w:p w14:paraId="26F1F970" w14:textId="77777777" w:rsidR="00000000" w:rsidRDefault="00000000">
      <w:pPr>
        <w:spacing w:after="160" w:line="360" w:lineRule="auto"/>
      </w:pPr>
      <w:r>
        <w:t xml:space="preserve">Die Sessiongestaltung (Baustein 4) setzt die Anforderungen aus Abschnitt 2.2.6 invers um: Wo engagement-optimierte Angebote Sitzungen durch Autoplay, unendliche Feeds und variable Belohnungen verlängern, besitzt eine Attune-Sendung eine vorab gewählte </w:t>
      </w:r>
      <w:r>
        <w:lastRenderedPageBreak/>
        <w:t>Länge, eine feste Dramaturgie und ein doppelt markiertes Ende – 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2BFB0758" w14:textId="77777777" w:rsidR="00000000" w:rsidRDefault="00000000">
      <w:pPr>
        <w:spacing w:after="160" w:line="360" w:lineRule="auto"/>
      </w:pPr>
      <w:r>
        <w:t>Die Transparenz (Baustein 5) ist nicht in Einstellungsmenüs versteckt, sondern in den Hauptfluss integriert. Während der Erzeugung zeigt die Pipeline-Anzeige die tatsächlichen Verarbeitungsschritte samt der beteiligten Dienste; nach der Erzeugung weist die Quellenliste jede Meldung ihrer Herkunft zu und kennzeichnet den Serendipitäts-Beitrag; die Begründungsansicht erklärt die Zusammenstellung entlang des Profils. Ergänzend prüft eine automatische Quellenkontrolle, ob im gesprochenen Text Medien genannt werden, die nicht unter den tatsächlich verwendeten Quellen sind – eine designseitige Antwort auf das Halluzinationsrisiko generativer Modelle, das in Abschnitt 10.2 diskutiert wird.</w:t>
      </w:r>
    </w:p>
    <w:p w14:paraId="585583A6" w14:textId="77777777" w:rsidR="00000000" w:rsidRDefault="00000000">
      <w:pPr>
        <w:pStyle w:val="berschrift2"/>
      </w:pPr>
      <w:bookmarkStart w:id="69" w:name="_Toc232031646"/>
      <w:r>
        <w:t>6.5  Mapping von Werten auf Designentscheidungen</w:t>
      </w:r>
      <w:bookmarkEnd w:id="69"/>
    </w:p>
    <w:p w14:paraId="63A8587C" w14:textId="63275369" w:rsidR="00000000" w:rsidRDefault="00000000">
      <w:pPr>
        <w:spacing w:after="160" w:line="360" w:lineRule="auto"/>
      </w:pPr>
      <w:r>
        <w:t>Im Sinne des Value-Sensitive Design (Hendry et al., 2021) lassen sich die Designentscheidungen des Artefakts systematisch auf die in Abschnitt 2.3 eingeführten Werte und Bedürfnisse zurückführen. Die folgende Übersicht ordnet jedem Wert das tragende Designprinzip und dessen konkrete Umsetzung in Attune zu; sie bildet zugleich die Grundlage für die Operationalisierung der Wirkungs-Items in Kapitel 8.</w:t>
      </w:r>
    </w:p>
    <w:p w14:paraId="4C577D70" w14:textId="77777777" w:rsidR="001666F9" w:rsidRDefault="00000000">
      <w:pPr>
        <w:pStyle w:val="BeschriftungTab"/>
      </w:pPr>
      <w:r>
        <w:t>Tabelle 6.1: Mapping von Werten und Bedürfnissen auf Designentscheidungen (eigene Darstellung)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300"/>
      </w:tblGrid>
      <w:tr w:rsidR="00DA4BE5" w14:paraId="7F11DD16"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3741D35" w14:textId="77777777" w:rsidR="00000000" w:rsidRDefault="00000000">
            <w:pPr>
              <w:spacing w:after="40"/>
              <w:rPr>
                <w:b/>
              </w:rPr>
            </w:pPr>
            <w:r>
              <w:rPr>
                <w:b/>
              </w:rPr>
              <w:t>Wert bzw. Bedürfnis (Verankerung)</w:t>
            </w:r>
          </w:p>
        </w:tc>
        <w:tc>
          <w:tcPr>
            <w:tcW w:w="27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8916D32" w14:textId="77777777" w:rsidR="00000000" w:rsidRDefault="00000000">
            <w:pPr>
              <w:spacing w:after="40"/>
              <w:rPr>
                <w:b/>
              </w:rPr>
            </w:pPr>
            <w:r>
              <w:rPr>
                <w:b/>
              </w:rPr>
              <w:t>Designprinzip</w:t>
            </w:r>
          </w:p>
        </w:tc>
        <w:tc>
          <w:tcPr>
            <w:tcW w:w="3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E16E310" w14:textId="77777777" w:rsidR="00000000" w:rsidRDefault="00000000">
            <w:pPr>
              <w:spacing w:after="40"/>
              <w:rPr>
                <w:b/>
              </w:rPr>
            </w:pPr>
            <w:r>
              <w:rPr>
                <w:b/>
              </w:rPr>
              <w:t>Umsetzung in Attune</w:t>
            </w:r>
          </w:p>
        </w:tc>
      </w:tr>
      <w:tr w:rsidR="00DA4BE5" w14:paraId="05407C19"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5B93FE" w14:textId="77777777" w:rsidR="00000000" w:rsidRDefault="00000000">
            <w:pPr>
              <w:spacing w:after="40"/>
            </w:pPr>
            <w:r>
              <w:t>Autonomie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4972FB" w14:textId="77777777" w:rsidR="00000000" w:rsidRDefault="00000000">
            <w:pPr>
              <w:spacing w:after="40"/>
            </w:pPr>
            <w:r>
              <w:t>Explizite Präferenzangabe statt impliziter Verhaltensinferenz</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CCDCD4" w14:textId="77777777" w:rsidR="00000000" w:rsidRDefault="00000000">
            <w:pPr>
              <w:spacing w:after="40"/>
            </w:pPr>
            <w:r>
              <w:t>Präferenzformular; einsehbares, änderbares und löschbares Profil</w:t>
            </w:r>
          </w:p>
        </w:tc>
      </w:tr>
      <w:tr w:rsidR="00DA4BE5" w14:paraId="18FE0CCD"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E57EB6" w14:textId="77777777" w:rsidR="00000000" w:rsidRDefault="00000000">
            <w:pPr>
              <w:spacing w:after="40"/>
            </w:pPr>
            <w:r>
              <w:t>Kompetenz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3AC55D" w14:textId="77777777" w:rsidR="00000000" w:rsidRDefault="00000000">
            <w:pPr>
              <w:spacing w:after="40"/>
            </w:pPr>
            <w:r>
              <w:t>Verstehbarkeit der Systemlogik</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B251F0" w14:textId="77777777" w:rsidR="00000000" w:rsidRDefault="00000000">
            <w:pPr>
              <w:spacing w:after="40"/>
            </w:pPr>
            <w:r>
              <w:t>Pipeline-Anzeige in Echtzeit; Begründungsansicht «Warum diese Sendung?»</w:t>
            </w:r>
          </w:p>
        </w:tc>
      </w:tr>
      <w:tr w:rsidR="00DA4BE5" w14:paraId="3C7109FC"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3DD92E" w14:textId="77777777" w:rsidR="00000000" w:rsidRDefault="00000000">
            <w:pPr>
              <w:spacing w:after="40"/>
            </w:pPr>
            <w:r>
              <w:t>Algorithmische Souveränität (Reviglio &amp; Agosti, 2020)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C1A935" w14:textId="77777777" w:rsidR="00000000" w:rsidRDefault="00000000">
            <w:pPr>
              <w:spacing w:after="40"/>
            </w:pPr>
            <w:r>
              <w:t>Offenlegung von Quellen und Auswahlgründen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851484" w14:textId="77777777" w:rsidR="00000000" w:rsidRDefault="00000000">
            <w:pPr>
              <w:spacing w:after="40"/>
            </w:pPr>
            <w:r>
              <w:t xml:space="preserve">Quellenliste mit Originallinks; Kennzeichnung von Profil-, </w:t>
            </w:r>
            <w:r>
              <w:lastRenderedPageBreak/>
              <w:t>Überraschungs- und Auffüll-Beiträgen</w:t>
            </w:r>
          </w:p>
        </w:tc>
      </w:tr>
      <w:tr w:rsidR="00DA4BE5" w14:paraId="13E38E10"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98D01A" w14:textId="77777777" w:rsidR="00000000" w:rsidRDefault="00000000">
            <w:pPr>
              <w:spacing w:after="40"/>
            </w:pPr>
            <w:r>
              <w:lastRenderedPageBreak/>
              <w:t>Digital Wellbeing (Vanden Abeele,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746132" w14:textId="77777777" w:rsidR="00000000" w:rsidRDefault="00000000">
            <w:pPr>
              <w:spacing w:after="40"/>
            </w:pPr>
            <w:r>
              <w:t>Begrenzte, abgeschlossene Nutzungsepisoden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C17649" w14:textId="77777777" w:rsidR="00000000" w:rsidRDefault="00000000">
            <w:pPr>
              <w:spacing w:after="40"/>
            </w:pPr>
            <w:r>
              <w:t>Feste Sendungslänge; hörbares Ende; kein Autoplay, keine Push-Mechanismen</w:t>
            </w:r>
          </w:p>
        </w:tc>
      </w:tr>
      <w:tr w:rsidR="00DA4BE5" w14:paraId="38E67B4A"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CDB07D" w14:textId="77777777" w:rsidR="00000000" w:rsidRDefault="00000000">
            <w:pPr>
              <w:spacing w:after="40"/>
            </w:pPr>
            <w:r>
              <w:t>Vielfalt statt Engagement (Abschnitt 2.3.4)</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F8797C" w14:textId="77777777" w:rsidR="00000000" w:rsidRDefault="00000000">
            <w:pPr>
              <w:spacing w:after="40"/>
            </w:pPr>
            <w:r>
              <w:t>Kuratierung mit alternativem Zielwert</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596E3A" w14:textId="77777777" w:rsidR="00000000" w:rsidRDefault="00000000">
            <w:pPr>
              <w:spacing w:after="40"/>
            </w:pPr>
            <w:r>
              <w:t>Vierstufige Auswahl: Abdeckung, Serendipität, Tiefe, Auffüllen; Themen-Obergrenze; Tageszeitregel</w:t>
            </w:r>
          </w:p>
        </w:tc>
      </w:tr>
      <w:tr w:rsidR="00DA4BE5" w14:paraId="4AE7F2FD"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14A603" w14:textId="041D669A" w:rsidR="00000000" w:rsidRDefault="00000000">
            <w:pPr>
              <w:spacing w:after="40"/>
            </w:pPr>
            <w:r>
              <w:t>Privatsphäre (VSD; Hendry et al.,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31C305" w14:textId="77777777" w:rsidR="00000000" w:rsidRDefault="00000000">
            <w:pPr>
              <w:spacing w:after="40"/>
            </w:pPr>
            <w:r>
              <w:t>Datensparsamkeit durch Architektur</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134918" w14:textId="77777777" w:rsidR="00000000" w:rsidRDefault="00000000">
            <w:pPr>
              <w:spacing w:after="40"/>
            </w:pPr>
            <w:r>
              <w:t>Lokale Profilspeicherung; kein Konto, kein Tracking, keine serverseitige Profildatenbank</w:t>
            </w:r>
          </w:p>
        </w:tc>
      </w:tr>
    </w:tbl>
    <w:p w14:paraId="3F61A283" w14:textId="77777777" w:rsidR="00000000" w:rsidRDefault="00000000">
      <w:pPr>
        <w:spacing w:after="160" w:line="360" w:lineRule="auto"/>
      </w:pPr>
      <w:r>
        <w:t>Diese Zuordnung macht den methodischen Kern der Arbeit am Artefakt selbst sichtbar: Jede zentrale Designentscheidung ist die Umkehrung eines in Kapitel 2 beschriebenen engagement-optimierten Musters und zugleich einem theoretisch begründeten Wert verpflichtet. Die Wirkungs-Validierung in Kapitel 8 prüft entlang derselben Konstrukte, ob diese Designabsichten bei den Nutzerinnen und Nutzern auch ankommen.</w:t>
      </w:r>
    </w:p>
    <w:p w14:paraId="1FA443D3" w14:textId="77777777" w:rsidR="00000000" w:rsidRDefault="00000000">
      <w:pPr>
        <w:pStyle w:val="berschrift2"/>
      </w:pPr>
      <w:bookmarkStart w:id="70" w:name="_Toc232031647"/>
      <w:r>
        <w:t>6.6  Datenschutz und Datenfluss</w:t>
      </w:r>
      <w:bookmarkEnd w:id="70"/>
    </w:p>
    <w:p w14:paraId="7BCAAD05" w14:textId="77777777" w:rsidR="00000000" w:rsidRDefault="00000000">
      <w:pPr>
        <w:spacing w:after="160" w:line="360" w:lineRule="auto"/>
      </w:pPr>
      <w:r>
        <w:t>Der Datenfluss ist so gestaltet, dass möglichst wenige personenbezogene Daten das Gerät der Nutzerin verlassen. Lokal im Browser verbleiben das Präferenzprofil, die zufällig erzeugte Kennung sowie sämtliches Hörverhalten; das System erhebt keine Abspielstatistiken und überträgt keine Nutzungsdaten an den Server. Zur Sendungserzeugung wird einzig die aktuelle Konfiguration – Themenwahl, Standortangabe, Sprechstil und Sendungslänge – an den Orchestrierungs-Endpunkt übermittelt und dort flüchtig verarbeitet; eine serverseitige Speicherung findet nicht statt.</w:t>
      </w:r>
    </w:p>
    <w:p w14:paraId="295CA1F0" w14:textId="77777777" w:rsidR="00000000" w:rsidRDefault="00000000">
      <w:pPr>
        <w:spacing w:after="160" w:line="360" w:lineRule="auto"/>
      </w:pPr>
      <w:r>
        <w:t xml:space="preserve">An Drittdienste gelangen nur die für den jeweiligen Schritt erforderlichen Inhaltsdaten: Titel und Zusammenfassungen der abgerufenen Artikel an die Textgenerierung, die erzeugten Moderationstexte an die Sprachsynthese und die Standortangabe an den Wetterdienst. Alle 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w:t>
      </w:r>
      <w:r>
        <w:lastRenderedPageBreak/>
        <w:t>den Fragebogen vorzubefüllen und Antworten ohne Namensbezug zuzuordnen; die ethischen Rahmenbedingungen der Erhebung beschreibt Abschnitt 8.5.</w:t>
      </w:r>
    </w:p>
    <w:p w14:paraId="61BD373F" w14:textId="77777777" w:rsidR="00000000" w:rsidRDefault="00000000">
      <w:pPr>
        <w:pStyle w:val="berschrift1"/>
        <w:pageBreakBefore/>
      </w:pPr>
      <w:bookmarkStart w:id="71" w:name="_Toc232031648"/>
      <w:r>
        <w:lastRenderedPageBreak/>
        <w:t>7  Implementation</w:t>
      </w:r>
      <w:bookmarkEnd w:id="71"/>
    </w:p>
    <w:p w14:paraId="32FD5B88" w14:textId="77777777" w:rsidR="00000000" w:rsidRDefault="00000000">
      <w:pPr>
        <w:spacing w:after="160" w:line="360" w:lineRule="auto"/>
      </w:pPr>
      <w:r>
        <w:t>Dieses Kapitel beschreibt die technische Umsetzung des in Kapitel 6 entworfenen Konzepts. Es dokumentiert das iterative Vorgehen (7.1), die Struktur des Repositories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3CAD3C9C" w14:textId="77777777" w:rsidR="00000000" w:rsidRDefault="00000000">
      <w:pPr>
        <w:pStyle w:val="berschrift2"/>
      </w:pPr>
      <w:bookmarkStart w:id="72" w:name="_Toc232031649"/>
      <w:r>
        <w:t>7.1  Vorgehen und Iterationen</w:t>
      </w:r>
      <w:bookmarkEnd w:id="72"/>
    </w:p>
    <w:p w14:paraId="5CFAFC18" w14:textId="77777777" w:rsidR="00000000" w:rsidRDefault="00000000">
      <w:pPr>
        <w:spacing w:after="160" w:line="360" w:lineRule="auto"/>
      </w:pPr>
      <w:r>
        <w:t>Die Implementation folgte dem Prinzip des frühen Durchstichs: Bereits zwei Tage nach Projektbeginn Anfang April 2026 existierte eine erste lauffähige Version, welche die gesamte Kette von der Themenwahl bis zur abspielbaren Sendung durchlief – 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Deployment hinzu. Anfang Mai folgten die automatische Quellen-Verifikation und der Ausbau des Präferenzformulars. Auf das formative Erstfeedback (Abschnitt 8.3) reagierte Mitte Mai die Umbenennung des Artefakts von «Radio 25» zu «Attune». Unmittelbar vor der Pilotbefragung wurde die Erzeugungsqualität gezielt geschärft: stilspezifische Stimmen mit abgestimmten Syntheseparametern, eine Übergangs-Typologie und thematische Gruppierung im Nachrichtenblock, die Neukalibrierung der Längenstufen zugunsten von Tiefe statt Meldungszahl, eine dritte Nachrichtenquelle mit Quellen-Rotation sowie die korrekte Tageszeitbestimmung in der Zeitzone der Hörerschaft.</w:t>
      </w:r>
    </w:p>
    <w:p w14:paraId="23A6133D" w14:textId="77777777" w:rsidR="00000000" w:rsidRDefault="00000000">
      <w:pPr>
        <w:spacing w:after="160" w:line="360" w:lineRule="auto"/>
      </w:pPr>
      <w:r>
        <w:t>Die Entwicklung erfolgte KI-gestützt: Neben den mit Claude Design erstellten Gestaltungsvorlagen (Abschnitt 6.3.7) wurde ein wesentlicher Teil der Implementationsarbeit mit Claude Code, einem agentischen Programmierwerkzeug, durchgeführt; grössere Änderungen liefen dabei über Pull Requests mit manueller Durchsicht. Insgesamt umfasst die Historie rund sechzig Commits zwischen Anfang April und Anfang Juni 2026. Der Einsatz der KI-Werkzeuge ist in der Erklärung zur Verwendung künstlicher Intelligenz deklariert.</w:t>
      </w:r>
    </w:p>
    <w:p w14:paraId="353CE1EE" w14:textId="77777777" w:rsidR="00000000" w:rsidRDefault="00000000">
      <w:pPr>
        <w:pStyle w:val="berschrift2"/>
      </w:pPr>
      <w:bookmarkStart w:id="73" w:name="_Toc232031650"/>
      <w:r>
        <w:lastRenderedPageBreak/>
        <w:t>7.2  Repository-Struktur und Tech-Stack</w:t>
      </w:r>
      <w:bookmarkEnd w:id="73"/>
    </w:p>
    <w:p w14:paraId="7BB427F9" w14:textId="77777777" w:rsidR="00000000" w:rsidRDefault="00000000">
      <w:pPr>
        <w:spacing w:after="160" w:line="360" w:lineRule="auto"/>
      </w:pPr>
      <w:r>
        <w:t>Das öffentliche GitHub-Repository des Projekts enthält neben der Applikation auch das Auswertungs-Notebook der Pilotbefragung und die Design-Entwürfe. Die Applikation selbst ist nach Verantwortlichkeiten gegliedert: Der Ordner src/app enthält die Seiten und API-Routen des Next.js App Routers, src/lib die Kernlogik mit Orchestrator, Prompt-Definitionen, Typen und Sitzungsverwaltung, src/services die sieben Dienstmodule für Nachrichten, Wetter, Textgenerierung, Sprachsynthese und Musik, und src/components die siebzehn React-Komponenten der Oberfläche. Statische Inhalte wie Jingles und lizenzfreie Musiktitel liegen unter public. Die Kernlogik aus Orchestrator, Prompts und Dienstmodulen umfasst rund 1300 Zeilen TypeScript.</w:t>
      </w:r>
    </w:p>
    <w:p w14:paraId="496E645B" w14:textId="77777777" w:rsidR="00000000" w:rsidRDefault="00000000">
      <w:pPr>
        <w:spacing w:after="160" w:line="360" w:lineRule="auto"/>
      </w:pPr>
      <w:r>
        <w:t>Der Stack besteht aus Next.js 15 mit React 19 und TypeScript, gestaltet mit Tailwind CSS. Die Anbindung des Sprachmodells erfolgt über das Vercel AI SDK, die Sprachsynthese über das ElevenLabs-SDK, die Nachrichtenbeschaffung über einen RSS-Parser. Die Anwendung ist auf Vercel als Serverless-Deployment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2B0CDC4A" w14:textId="77777777" w:rsidR="00000000" w:rsidRDefault="00000000">
      <w:pPr>
        <w:pStyle w:val="berschrift2"/>
      </w:pPr>
      <w:bookmarkStart w:id="74" w:name="_Toc232031651"/>
      <w:r>
        <w:t>7.3  Pipeline-Implementation</w:t>
      </w:r>
      <w:bookmarkEnd w:id="74"/>
    </w:p>
    <w:p w14:paraId="276BC592" w14:textId="77777777" w:rsidR="00000000"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des Fünf-Schritt-Ablaufs aus Abschnitt 6.2 nutzt parallele Beschaffung von Nachrichten und Wetter, kuratiert die Artikel unmittelbar nach dem Abruf und baut anschliessend den Segmentplan auf. Die Moderationstexte werden sequenziell erzeugt, wobei jedem Segment der Kontext der bereits erzeugten Segmente mitgegeben wird – so begrüsst die Wetter-Moderation die Hörerschaft nicht erneut, sondern setzt die laufende Sendung fort. Nach der Texterzeugung prüft eine automatische Quellenkontrolle, ob im gesprochenen Text Medien genannt werden, die nicht unter den tatsächlich verwendeten Quellen sind. Die Sprachsynthese liefert MP3-Segmente, die der Player nacheinander mit einer kurzen Pause von achthundert Millisekunden abspielt – ein bewusst hörbarer Schnitt statt eines nahtlosen Stroms.</w:t>
      </w:r>
    </w:p>
    <w:p w14:paraId="6C873ED7" w14:textId="77777777" w:rsidR="00000000" w:rsidRDefault="00000000">
      <w:pPr>
        <w:pStyle w:val="berschrift2"/>
      </w:pPr>
      <w:bookmarkStart w:id="75" w:name="_Toc232031652"/>
      <w:r>
        <w:lastRenderedPageBreak/>
        <w:t>7.4  Prompt-Engineering</w:t>
      </w:r>
      <w:bookmarkEnd w:id="75"/>
    </w:p>
    <w:p w14:paraId="1B829EEA" w14:textId="77777777" w:rsidR="00000000" w:rsidRDefault="00000000">
      <w:pPr>
        <w:spacing w:after="160" w:line="360" w:lineRule="auto"/>
      </w:pPr>
      <w:r>
        <w:t>Das Prompt-Design ist der Ort, an dem die konzeptionellen Vorgaben aus Kapitel 6 in das Verhalten des Sprachmodells übersetzt werden. Der gemeinsame Systemprompt definiert die Rolle eines professionellen Radiomoderators für Attune, verlangt Schweizer Hochdeutsch ohne Dialekt und reine Sprechsprache: keine Auszeichnungen, keine Abkürzungen, kleine Zahlen ausgeschrieben. Den grössten Raum nehmen die verbindlichen Regeln zur Quellen-Treue ein. Sie werden durch kontrastierende Beispiele verankert: Ein als schlecht markiertes Beispiel erfindet eine Studie, die im Artikel nicht vorkommt, ein als gut markiertes Beispiel nennt ausschliesslich die tatsächlich übergebenen Quellen. Dieses Few-Shot-Muster adressiert das Halluzinationsrisiko an seiner Wurzel, kann es aber nicht vollständig beseitigen (Abschnitt 7.6).</w:t>
      </w:r>
    </w:p>
    <w:p w14:paraId="7D17448E" w14:textId="77777777" w:rsidR="00000000" w:rsidRDefault="00000000">
      <w:pPr>
        <w:spacing w:after="160" w:line="360" w:lineRule="auto"/>
      </w:pPr>
      <w:r>
        <w:t>Die segmentspezifischen Prompts steuern Form und Tonalität. Die Begrüssung erhält eine tageszeitabhängige Stimmungsvorgabe, die in der Zeitzone der Hörerschaft bestimmt wird. Für den Nachrichtenblock geben die Prompts eine Übergangs-Typologie vor – thematische, geografische oder kontrastierende Anschlüsse zwischen den Meldungen – und koppeln die Behandlungstiefe an die Sendungslänge: Bei längeren Sendungen wird ausdrücklich verlangt, in die Tiefe zu gehen, statt zusätzliche Meldungen zu erfinden. Fehlt zu einem gewählten Thema aktuelles Material, weisen die Prompts das Modell an, das Thema stillschweigend wegzulassen, statt Inhalte zu konstruieren. Wetterbericht und Verabschiedung folgen kurzen Formatvorgaben mit Beispielsätzen. Die Generierung läuft mit moderater Temperatur; das Tokenbudget skaliert mit der Sendungslänge.</w:t>
      </w:r>
    </w:p>
    <w:p w14:paraId="00ADFBB8" w14:textId="77777777" w:rsidR="00000000" w:rsidRDefault="00000000">
      <w:pPr>
        <w:pStyle w:val="berschrift2"/>
      </w:pPr>
      <w:bookmarkStart w:id="76" w:name="_Toc232031653"/>
      <w:r>
        <w:t>7.5  Personalisierungs- und Transparenz-UI</w:t>
      </w:r>
      <w:bookmarkEnd w:id="76"/>
    </w:p>
    <w:p w14:paraId="2D9E6656" w14:textId="77777777" w:rsidR="00000000" w:rsidRDefault="00000000">
      <w:pPr>
        <w:spacing w:after="160" w:line="360" w:lineRule="auto"/>
      </w:pPr>
      <w:r>
        <w:t xml:space="preserve">Die umgesetzte Oberfläche folgt den in Abschnitt 6.3.7 beschriebenen Gestaltungsvorlagen und führt durch eine Sendung in klar getrennten Zuständen. Für die Pilotstudie beginnt der Einstieg mit einem Begrüssungsbildschirm, der den Studienkontext offenlegt, und der Eingabe der Teilnehmerkennung. Im Hauptzustand ist das Profil permanent als lesbare Zeilen sichtbar und über das Präferenzformular jederzeit änderbar. Vor der Erzeugung zeigt eine Vorschaukarte die geplante Segmentstruktur mit der deklarierten Länge; während der Erzeugung stellt die Pipeline-Anzeige die tatsächlichen Verarbeitungsschritte in Echtzeit dar. In der Wiedergabe </w:t>
      </w:r>
      <w:r>
        <w:lastRenderedPageBreak/>
        <w:t>verknüpft die Quellenliste jede Meldung mit dem Originalartikel und kennzeichnet den Überraschungsbeitrag; die Begründungsansicht erklärt auf Wunsch die Zusammenstellung entlang des Profils. Nach dem Schlussjingle markiert die Abschlusskarte das Ende der Sendung. Ergänzende Komponenten kennzeichnen den Demonstrationsbetrieb, erlauben das Umschalten auf die kostenfreie Browser-Sprachausgabe und bieten kontextbezogene Hilfe an.</w:t>
      </w:r>
    </w:p>
    <w:p w14:paraId="30C8B654" w14:textId="77777777" w:rsidR="00000000" w:rsidRDefault="00000000">
      <w:pPr>
        <w:pStyle w:val="berschrift2"/>
      </w:pPr>
      <w:bookmarkStart w:id="77" w:name="_Toc232031654"/>
      <w:r>
        <w:t>7.6  Bekannte Limitationen der Umsetzung</w:t>
      </w:r>
      <w:bookmarkEnd w:id="77"/>
    </w:p>
    <w:p w14:paraId="1F0785A1" w14:textId="77777777" w:rsidR="00000000" w:rsidRDefault="00000000">
      <w:pPr>
        <w:spacing w:after="160" w:line="360" w:lineRule="auto"/>
      </w:pPr>
      <w:r>
        <w:t>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Serverless-Limit von sechzig Sekunden begrenzt die maximale Sendungskomplexität. Zweitens die Kosten: Die Sprachsynthese ist das mit Abstand 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 – im Pilotbetrieb trat ein inhaltlicher Faktenfehler in einer Sportmeldung auf (Abschnitt 9.1). Viertens die Sprachsynthese selbst: Bei Eigennamen und Zahlen kommt es vereinzelt zu Aussprachefehlern, und zwischen Segmenten sind Betonungssprünge hörbar. Fünftens die Musikeinbindung: Die Vollwiedergabe über Spotify setzt ein kostenpflichtiges Konto und einen Login voraus, weshalb im Studienbetrieb lizenzfreie Titel zum Einsatz kamen, die klanglich nicht an ein redaktionelles Radioprogramm heranreichen. Schliesslich liefert der Wetterdienst nur eine Momentaufnahme ohne Aussichten, und die Anwendung läuft ausschliesslich im Browser – das Fehlen einer nativen App wurde von Teilnehmenden als Hürde für die Alltagsnutzung genannt (Abschnitt 9.5).</w:t>
      </w:r>
    </w:p>
    <w:p w14:paraId="7E9E29CB" w14:textId="77777777" w:rsidR="001666F9" w:rsidRDefault="00000000">
      <w:pPr>
        <w:pStyle w:val="berschrift1"/>
        <w:pageBreakBefore/>
      </w:pPr>
      <w:bookmarkStart w:id="78" w:name="_Toc232031655"/>
      <w:r>
        <w:lastRenderedPageBreak/>
        <w:t>8  Validierung</w:t>
      </w:r>
      <w:bookmarkEnd w:id="78"/>
    </w:p>
    <w:p w14:paraId="14B65110" w14:textId="77777777" w:rsidR="001666F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 die einzelnen Datenquellen, der Pilottest-Ablauf und die Auswertungsverfahren – ist in Kapitel 5 (Abschnitte 5.4 und 5.5) ausführlich beschrieben; dieses Kapitel verweist darauf und ergänzt die strangbezogene Operationalisierung.</w:t>
      </w:r>
    </w:p>
    <w:p w14:paraId="31509BDE" w14:textId="77777777" w:rsidR="001666F9" w:rsidRDefault="00000000">
      <w:pPr>
        <w:pStyle w:val="berschrift2"/>
      </w:pPr>
      <w:bookmarkStart w:id="79" w:name="_Toc232031656"/>
      <w:r>
        <w:t>8.1  Aufbau der Validierung</w:t>
      </w:r>
      <w:bookmarkEnd w:id="79"/>
    </w:p>
    <w:p w14:paraId="7C78714E" w14:textId="77777777" w:rsidR="001666F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339FBF7D" w14:textId="77777777" w:rsidR="001666F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1281E585" w14:textId="77777777" w:rsidR="001666F9" w:rsidRDefault="00000000">
      <w:pPr>
        <w:pStyle w:val="berschrift2"/>
      </w:pPr>
      <w:bookmarkStart w:id="80" w:name="_Toc232031657"/>
      <w:r>
        <w:t>8.2  Machbarkeitsnachweis</w:t>
      </w:r>
      <w:bookmarkEnd w:id="80"/>
    </w:p>
    <w:p w14:paraId="1C4EE141" w14:textId="6963D52B" w:rsidR="001666F9" w:rsidRDefault="00000000">
      <w:pPr>
        <w:spacing w:after="160" w:line="360" w:lineRule="auto"/>
      </w:pPr>
      <w:r>
        <w:t xml:space="preserve">Der Machbarkeitsnachweis erfolgt auf drei Ebenen. Erstens dient der lauffähige Prototyp als Demonstration: Ein End-to-End-Durchlauf von der Profileingabe über Datenintegration, LLM-gestützte Textgenerierung und Sprachsynthese bis zur ausgespielten Sendung wird reproduzierbar dokumentiert; eine Beispielsendung findet sich im begleitenden Repository (vgl. Abschnitt 8.6). Zweitens werden für die zentralen Pipeline-Komponenten – Datenintegration, Personalisierung, LLM-Aufrufe und Sprachsynthese – automatisierte Tests geführt, die Normalfälle, Fehlerpfade und Grenzfälle abdecken. Drittens werden nicht-funktionale Eigenschaften gemessen: Latenz pro Pipeline-Schritt, Kosten pro Sendung in LLM-Tokens und TTS-Minuten, </w:t>
      </w:r>
      <w:r>
        <w:lastRenderedPageBreak/>
        <w:t>Fehlerraten (Halluzinationen, fehlgeschlagene API-Calls) und Stabilität bei wiederholter Ausführung. Die Messungen erfolgen über mindestens 20 generierte Sendungen mit unterschiedlichen Profilkonfigurationen, um Schwankungen sichtbar zu machen.</w:t>
      </w:r>
    </w:p>
    <w:p w14:paraId="19244E76" w14:textId="77777777" w:rsidR="001666F9" w:rsidRDefault="00000000">
      <w:pPr>
        <w:pStyle w:val="berschrift2"/>
      </w:pPr>
      <w:bookmarkStart w:id="81" w:name="_Toc232031658"/>
      <w:r>
        <w:t>8.3  Usability und Akzeptanz</w:t>
      </w:r>
      <w:bookmarkEnd w:id="81"/>
    </w:p>
    <w:p w14:paraId="20E2C229" w14:textId="77777777" w:rsidR="001666F9" w:rsidRDefault="00000000">
      <w:pPr>
        <w:spacing w:after="160" w:line="360" w:lineRule="auto"/>
      </w:pPr>
      <w:r>
        <w:t>Der Usability-Strang war zweistufig angelegt. Der Pilotbefragung ging Anfang Mai 2026 ein formatives Erstfeedback mit drei Personen aus dem Privatumfeld voraus: In geführten Einzelsessions konfigurierten die Teilnehmenden ein Profil, hörten eine Sendung und beantworteten anschliessend die unveränderte System Usability Scale (SUS-10; Brooke, 1996) sowie zwei offene Fragen; das Erhebungsinstrument lief zu diesem Zeitpunkt noch unter dem Arbeitstitel «Radio 25». Die SUS-Scores lagen bei 72.5, 80 und 85 Punkten (M = 79.2) und damit durchwegs über dem Referenzwert von 68 (Bangor et al., 2008).</w:t>
      </w:r>
    </w:p>
    <w:p w14:paraId="363F68B3" w14:textId="77777777" w:rsidR="001666F9" w:rsidRDefault="00000000">
      <w:pPr>
        <w:spacing w:after="160" w:line="360" w:lineRule="auto"/>
      </w:pPr>
      <w:r>
        <w:t>Die beiden offenen Fragen lieferten in erster Linie punktuelle Funktionswünsche – etwa eine wählbare Musikrichtung oder zusätzliche Themenkategorien –,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 die Teilnehmenden bewerteten das Artefakt damit an einem falschen Referenzrahmen. Der Prototyp wurde deshalb vor der Pilotstudie in «Attune»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39A071A5" w14:textId="0D4A0375" w:rsidR="001666F9" w:rsidRDefault="00000000">
      <w:pPr>
        <w:spacing w:after="160" w:line="360" w:lineRule="auto"/>
      </w:pPr>
      <w:r>
        <w:t xml:space="preserve">Die Usability- und Akzeptanzmessung kombinierte sechs an die System Usability Scale (Brooke, 1996) angelehnte Items – berichtet als adaptierter Bedienbarkeits-Index (0–100) – mit eigenkonstruierten Items, die sich an TAM und UTAUT orientieren und gezielt die Einstellungsmöglichkeiten der Webapplikation adressieren. Diese Eigenkonstruktion ist methodisch begründet: Standardinstrumente prüfen Bedienbarkeit </w:t>
      </w:r>
      <w:r>
        <w:lastRenderedPageBreak/>
        <w:t>gegen einen abstrakten Idealnutzer, sie können aber nicht klären, ob konkrete Funktionen eines neuartigen Artefakts erwünscht sind. Pro Einstellungsmöglichkeit – Sendungslänge, Themenpräferenzen, Stimmenwahl, Diversifikationsgrad und Transparenzanzeige – wurde ein dreigeteiltes Item-Set erhoben: was gefällt, was als unnötig empfunden wird, was zusätzlich gewünscht wäre. Die Items wurden mit LLM-Unterstützung formuliert. Der vollständige Item-Katalog ist als Fragebogen-PDF im begleitenden Repository dokumentiert (vgl. Abschnitt 8.6). Ergänzend wurde der Gesamteindruck mit einem siebenstufigen semantischen Differential erfasst; alle übrigen Items sind fünfstufige Likert-Skalen.</w:t>
      </w:r>
    </w:p>
    <w:p w14:paraId="5B349FE1" w14:textId="77777777" w:rsidR="001666F9" w:rsidRDefault="00000000">
      <w:pPr>
        <w:pStyle w:val="berschrift2"/>
      </w:pPr>
      <w:bookmarkStart w:id="82" w:name="_Toc232031659"/>
      <w:r>
        <w:t>8.4  Wirkung</w:t>
      </w:r>
      <w:bookmarkEnd w:id="82"/>
    </w:p>
    <w:p w14:paraId="0CE66BE2" w14:textId="5267EAD7" w:rsidR="001666F9" w:rsidRDefault="00000000">
      <w:pPr>
        <w:spacing w:after="160" w:line="360" w:lineRule="auto"/>
      </w:pPr>
      <w:r>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 Transparenz, Steuerbarkeit und Vertrauen –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im Fragebogen-PDF im begleitenden Repository; die Zuordnung der Items zu den Konstrukten und die Umpolungsregeln sind in Abschnitt 7 des Auswertungs-Notebooks dokumentiert.</w:t>
      </w:r>
    </w:p>
    <w:p w14:paraId="7EC57B37" w14:textId="77777777" w:rsidR="001666F9" w:rsidRDefault="00000000">
      <w:pPr>
        <w:pStyle w:val="berschrift2"/>
      </w:pPr>
      <w:bookmarkStart w:id="83" w:name="_Toc232031660"/>
      <w:r>
        <w:t>8.5  Operationalisierung der Erfolgskriterien und Ethik</w:t>
      </w:r>
      <w:bookmarkEnd w:id="83"/>
    </w:p>
    <w:p w14:paraId="7914DD12" w14:textId="3CAD1873" w:rsidR="001666F9" w:rsidRDefault="00000000">
      <w:pPr>
        <w:spacing w:after="160" w:line="360" w:lineRule="auto"/>
      </w:pPr>
      <w:r>
        <w:t>Die in Abschnitt 4.2 konzeptuell formulierten Erfolgskriterien werden für die Validierung pro Strang operationalisiert. Auf der Machbarkeitsebene gilt der End-to-</w:t>
      </w:r>
      <w:r>
        <w:lastRenderedPageBreak/>
        <w:t>End-Durchlauf als erfolgreich, wenn er auf mindestens 95 Prozent der Versuche fehlerfrei terminiert, die Latenz pro Sendung unter einem mit dem Betreuer abgestimmten Schwellwert bleibt und die Unit-Test-Abdeckung pro Komponente mindestens 70 Prozent erreicht. Auf der Akzeptanzebene wird ein SUS-Score von mindestens 68 Punkten – dem industriellen Durchschnitt nach Bangor et al. (2008) –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3071F18D" w14:textId="3E045F3B" w:rsidR="001666F9" w:rsidRDefault="00000000">
      <w:pPr>
        <w:spacing w:after="160" w:line="360" w:lineRule="auto"/>
      </w:pPr>
      <w:r>
        <w:t>Die konkreten Schwellwerte wurden vor dem Pilottest mit dem Betreuer abgestimmt. Ethik, Einwilligung und Datenschutz folgen den ZHAW-Standards für studentische Forschung mit Personen: Vor Studienbeginn unterzeichnen alle Testpersonen eine Einwilligungserklärung (Informed Consent, als Bestandteil des Online-Fragebogens, vgl. Abschnitt 8.6), die Studienzweck, Datenarten, Verwendung, Speicherdauer und Widerrufsrecht regelt. Nutzungsdaten werden lokal erhoben und sechs Monate nach Abgabe der Thesis gelöscht; ein clientseitiges Tracking findet nicht statt.</w:t>
      </w:r>
    </w:p>
    <w:p w14:paraId="1E4C8B5C" w14:textId="77777777" w:rsidR="001666F9" w:rsidRDefault="00000000">
      <w:pPr>
        <w:pStyle w:val="berschrift2"/>
      </w:pPr>
      <w:bookmarkStart w:id="84" w:name="_Toc232031661"/>
      <w:r>
        <w:t>8.6  Durchführung der Pilotbefragung</w:t>
      </w:r>
      <w:bookmarkEnd w:id="84"/>
    </w:p>
    <w:p w14:paraId="798B19CA" w14:textId="77777777" w:rsidR="001666F9" w:rsidRDefault="00000000">
      <w:pPr>
        <w:spacing w:after="160" w:line="360" w:lineRule="auto"/>
      </w:pPr>
      <w:r>
        <w:t>Die Pilotbefragung wurde als Online-Fragebogen (Google Forms) umgesetzt und am 1. Juni 2026 abgeschlossen. Vor dem Feldstart wurde der vollständige Studienablauf – Profilkonfiguration, Sendung, Fragebogen – als Pretest mit zwei Personen aus dem Privatumfeld durchgespielt, um Verständlichkeit der Items und technischen Ablauf des Experiments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 die Teilnehmenden beurteilen Attune vor dem Erfahrungshintergrund engagement-getriebener Medien.</w:t>
      </w:r>
    </w:p>
    <w:p w14:paraId="686964A0" w14:textId="77777777" w:rsidR="001666F9" w:rsidRDefault="00000000">
      <w:pPr>
        <w:spacing w:after="160" w:line="360" w:lineRule="auto"/>
      </w:pPr>
      <w:r>
        <w:t xml:space="preserve">Die Auswertung erfolgt deskriptiv über Mittelwerte (M), Standardabweichungen (SD) und Häufigkeiten, ergänzt um eine induktive Clusterung der Freitextantworten. Auf </w:t>
      </w:r>
      <w:r>
        <w:lastRenderedPageBreak/>
        <w:t>inferenzstatistische Verfahren wird angesichts der kleinen Stichprobe verzichtet; die explorativen Subgruppenvergleiche im Auswertungs-Notebook sind hypothesengenerierend zu lesen. Negativ formulierte Items wurden konstruktspezifisch umgepolt; Items, die ein erwünschtes kritisches Bewusstsein messen (z. B. «Ich würde der KI nicht blind vertrauen»), wurden bewusst nicht umgepolt. Die vollständige Auswertung ist als kommentiertes Jupyter-Notebook (Attune_Pilotstudie_Auswertung.ipynb) umgesetzt; eine lesbare HTML-Fassung mit allen Tabellen und Abbildungen ist im begleitenden Repository unter github.com/MichaelMoeckli/attune publiziert. Sämtliche berichteten Werte sind daraus deterministisch reproduzierbar.</w:t>
      </w:r>
    </w:p>
    <w:p w14:paraId="2E462CE9" w14:textId="77777777" w:rsidR="001666F9" w:rsidRDefault="00000000">
      <w:pPr>
        <w:pStyle w:val="berschrift1"/>
        <w:pageBreakBefore/>
      </w:pPr>
      <w:bookmarkStart w:id="85" w:name="_Toc232031662"/>
      <w:r>
        <w:lastRenderedPageBreak/>
        <w:t>9  Ergebnisse der Pilotbefragung</w:t>
      </w:r>
      <w:bookmarkEnd w:id="85"/>
    </w:p>
    <w:p w14:paraId="5535B7DE" w14:textId="77777777" w:rsidR="001666F9" w:rsidRDefault="00000000">
      <w:pPr>
        <w:spacing w:after="160" w:line="360" w:lineRule="auto"/>
      </w:pPr>
      <w:r>
        <w:t>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voll und ganz zu) mit n = 25; die vollständigen Tabellen und Abbildungen finden sich im Auswertungs-Notebook (vgl. Abschnitt 8.6).</w:t>
      </w:r>
    </w:p>
    <w:p w14:paraId="08DB9598" w14:textId="77777777" w:rsidR="001666F9" w:rsidRDefault="00000000">
      <w:pPr>
        <w:pStyle w:val="berschrift2"/>
      </w:pPr>
      <w:bookmarkStart w:id="86" w:name="_Toc232031663"/>
      <w:r>
        <w:t>9.1  Ergebnisse Machbarkeit</w:t>
      </w:r>
      <w:bookmarkEnd w:id="86"/>
    </w:p>
    <w:p w14:paraId="6B06A8CE" w14:textId="77777777" w:rsidR="001666F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w:t>
      </w:r>
    </w:p>
    <w:p w14:paraId="7986D6B3" w14:textId="77777777" w:rsidR="001666F9" w:rsidRDefault="00000000">
      <w:pPr>
        <w:spacing w:after="80"/>
        <w:jc w:val="center"/>
      </w:pPr>
      <w:r>
        <w:rPr>
          <w:noProof/>
        </w:rPr>
        <w:drawing>
          <wp:inline distT="0" distB="0" distL="0" distR="0" wp14:anchorId="6916B794" wp14:editId="278D9962">
            <wp:extent cx="5394960" cy="2309060"/>
            <wp:effectExtent l="0" t="0" r="0" b="0"/>
            <wp:docPr id="9101" name="c_tech" descr="Abbildung 9.1: Technische Qualität aus Nutzersicht (Mittelwerte, Skala 1–5, n = 25). Quelle: Auswertungs-Notebook (github.com/MichaelMoeckli/attune)."/>
            <wp:cNvGraphicFramePr/>
            <a:graphic xmlns:a="http://schemas.openxmlformats.org/drawingml/2006/main">
              <a:graphicData uri="http://schemas.openxmlformats.org/drawingml/2006/picture">
                <pic:pic xmlns:pic="http://schemas.openxmlformats.org/drawingml/2006/picture">
                  <pic:nvPicPr>
                    <pic:cNvPr id="9101" name="c_tech"/>
                    <pic:cNvPicPr/>
                  </pic:nvPicPr>
                  <pic:blipFill>
                    <a:blip r:embed="rId7"/>
                    <a:stretch>
                      <a:fillRect/>
                    </a:stretch>
                  </pic:blipFill>
                  <pic:spPr>
                    <a:xfrm>
                      <a:off x="0" y="0"/>
                      <a:ext cx="5394960" cy="2309060"/>
                    </a:xfrm>
                    <a:prstGeom prst="rect">
                      <a:avLst/>
                    </a:prstGeom>
                  </pic:spPr>
                </pic:pic>
              </a:graphicData>
            </a:graphic>
          </wp:inline>
        </w:drawing>
      </w:r>
    </w:p>
    <w:p w14:paraId="44E79893" w14:textId="77777777" w:rsidR="001666F9" w:rsidRDefault="00000000" w:rsidP="00FF6E73">
      <w:pPr>
        <w:pStyle w:val="BeschriftungAbb"/>
      </w:pPr>
      <w:r>
        <w:t>Abbildung 9.1: Technische Qualität aus Nutzersicht (Mittelwerte, Skala 1–5, n = 25). Quelle: Auswertungs-Notebook (github.com/MichaelMoeckli/attune).</w:t>
      </w:r>
    </w:p>
    <w:p w14:paraId="03D50983" w14:textId="77777777" w:rsidR="001666F9" w:rsidRDefault="00000000">
      <w:pPr>
        <w:spacing w:after="160" w:line="360" w:lineRule="auto"/>
      </w:pPr>
      <w:r>
        <w:t xml:space="preserve">Inhaltlich relevant ist ein dokumentierter Faktenfehler in der Moderation: Eine Sendung meldete einen Sieg des FC St. Gallen vom Vorabend, obwohl das Spiel erst zwei </w:t>
      </w:r>
      <w:r>
        <w:lastRenderedPageBreak/>
        <w:t>Stunden zurücklag. Der Befund belegt die Notwendigkeit eines Aktualitäts- bzw. Halluzinations-Guards in der Moderations-Pipeline und wird in Kapitel 10 aufgegriffen. Die systematischen technischen Messungen gemäss Abschnitt 8.2 (Latenz, Kosten, Fehlerraten über wiederholte Durchläufe) sind nicht Gegenstand der Befragung; sie werden im Rahmen der Implementationsdokumentation berichtet.</w:t>
      </w:r>
    </w:p>
    <w:p w14:paraId="1EDA8C5B" w14:textId="77777777" w:rsidR="001666F9" w:rsidRDefault="00000000">
      <w:pPr>
        <w:pStyle w:val="berschrift2"/>
      </w:pPr>
      <w:bookmarkStart w:id="87" w:name="_Toc232031664"/>
      <w:r>
        <w:t>9.2  Ergebnisse Usability und Akzeptanz</w:t>
      </w:r>
      <w:bookmarkEnd w:id="87"/>
    </w:p>
    <w:p w14:paraId="41474784" w14:textId="77777777" w:rsidR="001666F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«excellent».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668F5F3A" w14:textId="77777777" w:rsidR="001666F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w:t>
      </w:r>
    </w:p>
    <w:p w14:paraId="254530D4" w14:textId="77777777" w:rsidR="001666F9" w:rsidRDefault="00000000">
      <w:pPr>
        <w:spacing w:after="80"/>
        <w:jc w:val="center"/>
      </w:pPr>
      <w:r>
        <w:rPr>
          <w:noProof/>
        </w:rPr>
        <w:drawing>
          <wp:inline distT="0" distB="0" distL="0" distR="0" wp14:anchorId="7E421EA9" wp14:editId="499F4656">
            <wp:extent cx="5394960" cy="2894658"/>
            <wp:effectExtent l="0" t="0" r="0" b="0"/>
            <wp:docPr id="9102" name="c_diff" descr="Abbildung 9.2: Semantisches Differential «Die App war …» (Mittelwerte, Skala 1–7, n = 25)."/>
            <wp:cNvGraphicFramePr/>
            <a:graphic xmlns:a="http://schemas.openxmlformats.org/drawingml/2006/main">
              <a:graphicData uri="http://schemas.openxmlformats.org/drawingml/2006/picture">
                <pic:pic xmlns:pic="http://schemas.openxmlformats.org/drawingml/2006/picture">
                  <pic:nvPicPr>
                    <pic:cNvPr id="9102" name="c_diff"/>
                    <pic:cNvPicPr/>
                  </pic:nvPicPr>
                  <pic:blipFill>
                    <a:blip r:embed="rId8"/>
                    <a:stretch>
                      <a:fillRect/>
                    </a:stretch>
                  </pic:blipFill>
                  <pic:spPr>
                    <a:xfrm>
                      <a:off x="0" y="0"/>
                      <a:ext cx="5394960" cy="2894658"/>
                    </a:xfrm>
                    <a:prstGeom prst="rect">
                      <a:avLst/>
                    </a:prstGeom>
                  </pic:spPr>
                </pic:pic>
              </a:graphicData>
            </a:graphic>
          </wp:inline>
        </w:drawing>
      </w:r>
    </w:p>
    <w:p w14:paraId="6A6EF90C" w14:textId="77777777" w:rsidR="001666F9" w:rsidRDefault="00000000" w:rsidP="00FF6E73">
      <w:pPr>
        <w:pStyle w:val="BeschriftungAbb"/>
      </w:pPr>
      <w:r>
        <w:t>Abbildung 9.2: Semantisches Differential «Die App war …» (Mittelwerte, Skala 1–7, n = 25).</w:t>
      </w:r>
    </w:p>
    <w:p w14:paraId="3E553EDD" w14:textId="77777777" w:rsidR="001666F9" w:rsidRDefault="00000000">
      <w:pPr>
        <w:spacing w:after="160" w:line="360" w:lineRule="auto"/>
      </w:pPr>
      <w:r>
        <w:lastRenderedPageBreak/>
        <w:t>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automatisches Weiterlaufen (Autoplay) wird mehrheitlich nicht vermisst (M = 2.80 bei gegenläufig formuliertem Item).</w:t>
      </w:r>
    </w:p>
    <w:p w14:paraId="675987A3" w14:textId="77777777" w:rsidR="001666F9" w:rsidRDefault="00000000">
      <w:pPr>
        <w:pStyle w:val="berschrift2"/>
      </w:pPr>
      <w:bookmarkStart w:id="88" w:name="_Toc232031665"/>
      <w:r>
        <w:t>9.3  Ergebnisse Wirkung</w:t>
      </w:r>
      <w:bookmarkEnd w:id="88"/>
    </w:p>
    <w:p w14:paraId="70B572DF" w14:textId="77777777" w:rsidR="001666F9" w:rsidRDefault="00000000">
      <w:pPr>
        <w:spacing w:after="160" w:line="360" w:lineRule="auto"/>
      </w:pPr>
      <w:r>
        <w:t>Die Wirkungsitems wurden gemäss Abschnitt 8.4 aus den Konstrukten des theoretischen Rahmens abgeleitet. Die folgende Übersicht fasst die Skalenmittelwerte je Konstrukt zusammen; die Einzelitems sind im Auswertungs-Notebook dokumentiert.</w:t>
      </w:r>
    </w:p>
    <w:p w14:paraId="7C04BC1C" w14:textId="77777777" w:rsidR="001666F9" w:rsidRDefault="00000000">
      <w:pPr>
        <w:pStyle w:val="BeschriftungTab"/>
      </w:pPr>
      <w:r>
        <w:t>Tabelle 9.1: Skalenmittelwerte je Wirkungskonstrukt (Skala 1–5, n = 25)</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20" w:type="dxa"/>
          <w:right w:w="120" w:type="dxa"/>
        </w:tblCellMar>
        <w:tblLook w:val="04A0" w:firstRow="1" w:lastRow="0" w:firstColumn="1" w:lastColumn="0" w:noHBand="0" w:noVBand="1"/>
      </w:tblPr>
      <w:tblGrid>
        <w:gridCol w:w="3000"/>
        <w:gridCol w:w="4200"/>
        <w:gridCol w:w="1800"/>
      </w:tblGrid>
      <w:tr w:rsidR="001666F9" w14:paraId="7E3C16E0" w14:textId="77777777">
        <w:tc>
          <w:tcPr>
            <w:tcW w:w="3000" w:type="dxa"/>
            <w:shd w:val="clear" w:color="auto" w:fill="D9E2F3"/>
          </w:tcPr>
          <w:p w14:paraId="5CB17BFA" w14:textId="77777777" w:rsidR="001666F9" w:rsidRDefault="00000000">
            <w:pPr>
              <w:spacing w:line="276" w:lineRule="auto"/>
            </w:pPr>
            <w:r>
              <w:rPr>
                <w:b/>
              </w:rPr>
              <w:t>Konstrukt</w:t>
            </w:r>
          </w:p>
        </w:tc>
        <w:tc>
          <w:tcPr>
            <w:tcW w:w="4200" w:type="dxa"/>
            <w:shd w:val="clear" w:color="auto" w:fill="D9E2F3"/>
          </w:tcPr>
          <w:p w14:paraId="1FEDFEC3" w14:textId="77777777" w:rsidR="001666F9" w:rsidRDefault="00000000">
            <w:pPr>
              <w:spacing w:line="276" w:lineRule="auto"/>
            </w:pPr>
            <w:r>
              <w:rPr>
                <w:b/>
              </w:rPr>
              <w:t>Theoriebezug (Abschnitt 2.3)</w:t>
            </w:r>
          </w:p>
        </w:tc>
        <w:tc>
          <w:tcPr>
            <w:tcW w:w="1800" w:type="dxa"/>
            <w:shd w:val="clear" w:color="auto" w:fill="D9E2F3"/>
          </w:tcPr>
          <w:p w14:paraId="0853499F" w14:textId="77777777" w:rsidR="001666F9" w:rsidRDefault="00000000">
            <w:pPr>
              <w:spacing w:line="276" w:lineRule="auto"/>
            </w:pPr>
            <w:r>
              <w:rPr>
                <w:b/>
              </w:rPr>
              <w:t>Skalen-M</w:t>
            </w:r>
          </w:p>
        </w:tc>
      </w:tr>
      <w:tr w:rsidR="001666F9" w14:paraId="639E4DE5" w14:textId="77777777">
        <w:tc>
          <w:tcPr>
            <w:tcW w:w="3000" w:type="dxa"/>
          </w:tcPr>
          <w:p w14:paraId="62467F77" w14:textId="77777777" w:rsidR="001666F9" w:rsidRDefault="00000000">
            <w:pPr>
              <w:spacing w:line="276" w:lineRule="auto"/>
            </w:pPr>
            <w:r>
              <w:t>Selbstbestimmung</w:t>
            </w:r>
          </w:p>
        </w:tc>
        <w:tc>
          <w:tcPr>
            <w:tcW w:w="4200" w:type="dxa"/>
          </w:tcPr>
          <w:p w14:paraId="4594EE3E" w14:textId="77777777" w:rsidR="001666F9" w:rsidRDefault="00000000">
            <w:pPr>
              <w:spacing w:line="276" w:lineRule="auto"/>
            </w:pPr>
            <w:r>
              <w:t>SDT – Autonomie (2.3.1)</w:t>
            </w:r>
          </w:p>
        </w:tc>
        <w:tc>
          <w:tcPr>
            <w:tcW w:w="1800" w:type="dxa"/>
          </w:tcPr>
          <w:p w14:paraId="7D849D95" w14:textId="77777777" w:rsidR="001666F9" w:rsidRDefault="00000000">
            <w:pPr>
              <w:spacing w:line="276" w:lineRule="auto"/>
            </w:pPr>
            <w:r>
              <w:t>3.81</w:t>
            </w:r>
          </w:p>
        </w:tc>
      </w:tr>
      <w:tr w:rsidR="001666F9" w14:paraId="272AB649" w14:textId="77777777">
        <w:tc>
          <w:tcPr>
            <w:tcW w:w="3000" w:type="dxa"/>
          </w:tcPr>
          <w:p w14:paraId="4B1F3244" w14:textId="77777777" w:rsidR="001666F9" w:rsidRDefault="00000000">
            <w:pPr>
              <w:spacing w:line="276" w:lineRule="auto"/>
            </w:pPr>
            <w:r>
              <w:t>Kompetenz</w:t>
            </w:r>
          </w:p>
        </w:tc>
        <w:tc>
          <w:tcPr>
            <w:tcW w:w="4200" w:type="dxa"/>
          </w:tcPr>
          <w:p w14:paraId="06D84003" w14:textId="77777777" w:rsidR="001666F9" w:rsidRDefault="00000000">
            <w:pPr>
              <w:spacing w:line="276" w:lineRule="auto"/>
            </w:pPr>
            <w:r>
              <w:t>SDT (2.3.1)</w:t>
            </w:r>
          </w:p>
        </w:tc>
        <w:tc>
          <w:tcPr>
            <w:tcW w:w="1800" w:type="dxa"/>
          </w:tcPr>
          <w:p w14:paraId="311C5662" w14:textId="77777777" w:rsidR="001666F9" w:rsidRDefault="00000000">
            <w:pPr>
              <w:spacing w:line="276" w:lineRule="auto"/>
            </w:pPr>
            <w:r>
              <w:t>3.98</w:t>
            </w:r>
          </w:p>
        </w:tc>
      </w:tr>
      <w:tr w:rsidR="001666F9" w14:paraId="213EF174" w14:textId="77777777">
        <w:tc>
          <w:tcPr>
            <w:tcW w:w="3000" w:type="dxa"/>
          </w:tcPr>
          <w:p w14:paraId="2C9FC957" w14:textId="77777777" w:rsidR="001666F9" w:rsidRDefault="00000000">
            <w:pPr>
              <w:spacing w:line="276" w:lineRule="auto"/>
            </w:pPr>
            <w:r>
              <w:t>Verbundenheit</w:t>
            </w:r>
          </w:p>
        </w:tc>
        <w:tc>
          <w:tcPr>
            <w:tcW w:w="4200" w:type="dxa"/>
          </w:tcPr>
          <w:p w14:paraId="08FBD8A3" w14:textId="77777777" w:rsidR="001666F9" w:rsidRDefault="00000000">
            <w:pPr>
              <w:spacing w:line="276" w:lineRule="auto"/>
            </w:pPr>
            <w:r>
              <w:t>SDT (2.3.1)</w:t>
            </w:r>
          </w:p>
        </w:tc>
        <w:tc>
          <w:tcPr>
            <w:tcW w:w="1800" w:type="dxa"/>
          </w:tcPr>
          <w:p w14:paraId="40B2AA60" w14:textId="77777777" w:rsidR="001666F9" w:rsidRDefault="00000000">
            <w:pPr>
              <w:spacing w:line="276" w:lineRule="auto"/>
            </w:pPr>
            <w:r>
              <w:t>3.54</w:t>
            </w:r>
          </w:p>
        </w:tc>
      </w:tr>
      <w:tr w:rsidR="001666F9" w14:paraId="6268FAC9" w14:textId="77777777">
        <w:tc>
          <w:tcPr>
            <w:tcW w:w="3000" w:type="dxa"/>
          </w:tcPr>
          <w:p w14:paraId="06C1BB0C" w14:textId="77777777" w:rsidR="001666F9" w:rsidRDefault="00000000">
            <w:pPr>
              <w:spacing w:line="276" w:lineRule="auto"/>
            </w:pPr>
            <w:r>
              <w:t>Wohlbefinden</w:t>
            </w:r>
          </w:p>
        </w:tc>
        <w:tc>
          <w:tcPr>
            <w:tcW w:w="4200" w:type="dxa"/>
          </w:tcPr>
          <w:p w14:paraId="51316EE9" w14:textId="77777777" w:rsidR="001666F9" w:rsidRDefault="00000000">
            <w:pPr>
              <w:spacing w:line="276" w:lineRule="auto"/>
            </w:pPr>
            <w:r>
              <w:t>Digital Wellbeing (2.3.3)</w:t>
            </w:r>
          </w:p>
        </w:tc>
        <w:tc>
          <w:tcPr>
            <w:tcW w:w="1800" w:type="dxa"/>
          </w:tcPr>
          <w:p w14:paraId="7078B948" w14:textId="77777777" w:rsidR="001666F9" w:rsidRDefault="00000000">
            <w:pPr>
              <w:spacing w:line="276" w:lineRule="auto"/>
            </w:pPr>
            <w:r>
              <w:t>3.37</w:t>
            </w:r>
          </w:p>
        </w:tc>
      </w:tr>
      <w:tr w:rsidR="001666F9" w14:paraId="6295DB72" w14:textId="77777777">
        <w:tc>
          <w:tcPr>
            <w:tcW w:w="3000" w:type="dxa"/>
          </w:tcPr>
          <w:p w14:paraId="7069E621" w14:textId="77777777" w:rsidR="001666F9" w:rsidRDefault="00000000">
            <w:pPr>
              <w:spacing w:line="276" w:lineRule="auto"/>
            </w:pPr>
            <w:r>
              <w:t>Vergleich zum Radio</w:t>
            </w:r>
          </w:p>
        </w:tc>
        <w:tc>
          <w:tcPr>
            <w:tcW w:w="4200" w:type="dxa"/>
          </w:tcPr>
          <w:p w14:paraId="29AE7C85" w14:textId="77777777" w:rsidR="001666F9" w:rsidRDefault="00000000">
            <w:pPr>
              <w:spacing w:line="276" w:lineRule="auto"/>
            </w:pPr>
            <w:r>
              <w:t>Gebrauchszwecke (Kontrollvariable)</w:t>
            </w:r>
          </w:p>
        </w:tc>
        <w:tc>
          <w:tcPr>
            <w:tcW w:w="1800" w:type="dxa"/>
          </w:tcPr>
          <w:p w14:paraId="25EBCFF6" w14:textId="77777777" w:rsidR="001666F9" w:rsidRDefault="00000000">
            <w:pPr>
              <w:spacing w:line="276" w:lineRule="auto"/>
            </w:pPr>
            <w:r>
              <w:t>3.28</w:t>
            </w:r>
          </w:p>
        </w:tc>
      </w:tr>
      <w:tr w:rsidR="001666F9" w14:paraId="2D4E1B47" w14:textId="77777777">
        <w:tc>
          <w:tcPr>
            <w:tcW w:w="3000" w:type="dxa"/>
          </w:tcPr>
          <w:p w14:paraId="2A107E68" w14:textId="77777777" w:rsidR="001666F9" w:rsidRDefault="00000000">
            <w:pPr>
              <w:spacing w:line="276" w:lineRule="auto"/>
            </w:pPr>
            <w:r>
              <w:t>Kontrolle/Souveränität</w:t>
            </w:r>
          </w:p>
        </w:tc>
        <w:tc>
          <w:tcPr>
            <w:tcW w:w="4200" w:type="dxa"/>
          </w:tcPr>
          <w:p w14:paraId="55CE1507" w14:textId="77777777" w:rsidR="001666F9" w:rsidRDefault="00000000">
            <w:pPr>
              <w:spacing w:line="276" w:lineRule="auto"/>
            </w:pPr>
            <w:r>
              <w:t>Algorithmische Souveränität (2.3.4)</w:t>
            </w:r>
          </w:p>
        </w:tc>
        <w:tc>
          <w:tcPr>
            <w:tcW w:w="1800" w:type="dxa"/>
          </w:tcPr>
          <w:p w14:paraId="5E097EB0" w14:textId="77777777" w:rsidR="001666F9" w:rsidRDefault="00000000">
            <w:pPr>
              <w:spacing w:line="276" w:lineRule="auto"/>
            </w:pPr>
            <w:r>
              <w:t>3.49</w:t>
            </w:r>
          </w:p>
        </w:tc>
      </w:tr>
      <w:tr w:rsidR="001666F9" w14:paraId="03DFF197" w14:textId="77777777">
        <w:tc>
          <w:tcPr>
            <w:tcW w:w="3000" w:type="dxa"/>
          </w:tcPr>
          <w:p w14:paraId="28793781" w14:textId="77777777" w:rsidR="001666F9" w:rsidRDefault="00000000">
            <w:pPr>
              <w:spacing w:line="276" w:lineRule="auto"/>
            </w:pPr>
            <w:r>
              <w:t>Transparenz-Nutzen</w:t>
            </w:r>
          </w:p>
        </w:tc>
        <w:tc>
          <w:tcPr>
            <w:tcW w:w="4200" w:type="dxa"/>
          </w:tcPr>
          <w:p w14:paraId="4D5318FE" w14:textId="77777777" w:rsidR="001666F9" w:rsidRDefault="00000000">
            <w:pPr>
              <w:spacing w:line="276" w:lineRule="auto"/>
            </w:pPr>
            <w:r>
              <w:t>VSD (2.3.2)</w:t>
            </w:r>
          </w:p>
        </w:tc>
        <w:tc>
          <w:tcPr>
            <w:tcW w:w="1800" w:type="dxa"/>
          </w:tcPr>
          <w:p w14:paraId="07F2ACE8" w14:textId="77777777" w:rsidR="001666F9" w:rsidRDefault="00000000">
            <w:pPr>
              <w:spacing w:line="276" w:lineRule="auto"/>
            </w:pPr>
            <w:r>
              <w:t>3.65</w:t>
            </w:r>
          </w:p>
        </w:tc>
      </w:tr>
    </w:tbl>
    <w:p w14:paraId="4143CEE6" w14:textId="77777777" w:rsidR="001666F9" w:rsidRDefault="00000000">
      <w:pPr>
        <w:spacing w:after="160" w:line="360" w:lineRule="auto"/>
      </w:pPr>
      <w:r>
        <w:t>Am höchsten liegen Kompetenz (M = 3.98) und Selbstbestimmung (M = 3.81): Die explizite Personalisierung mit Nutzerautonomie zeigt Wirkung. Am verhaltensten fallen der Vergleich zum klassischen Radio (M = 3.28; «würde Attune bevorzugen» M = 3.08) und das unmittelbare Entspannungserleben aus («danach entspannter» M = 3.00) – beides plausibel als Erstkontakt-Effekte, die für das im Studienkonzept angelegte Längsschnittformat sprechen.</w:t>
      </w:r>
    </w:p>
    <w:p w14:paraId="61652B5D" w14:textId="77777777" w:rsidR="001666F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 bei gleichzeitig als ausgewogen wahrgenommener Themenauswahl (M = 3.64).</w:t>
      </w:r>
    </w:p>
    <w:p w14:paraId="013D7883" w14:textId="77777777" w:rsidR="001666F9" w:rsidRDefault="00000000">
      <w:pPr>
        <w:pStyle w:val="berschrift2"/>
      </w:pPr>
      <w:bookmarkStart w:id="89" w:name="_Toc232031666"/>
      <w:r>
        <w:lastRenderedPageBreak/>
        <w:t>9.4  Beantwortung der Teilfragen T1–T4</w:t>
      </w:r>
      <w:bookmarkEnd w:id="89"/>
    </w:p>
    <w:p w14:paraId="2E44F862" w14:textId="77777777" w:rsidR="001666F9" w:rsidRDefault="00000000">
      <w:pPr>
        <w:spacing w:after="160" w:line="360" w:lineRule="auto"/>
      </w:pPr>
      <w:r>
        <w:t>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(Transparenz und Akzeptanz) M = 3.62. Die Pilotdaten stützen damit die Hauptforschungsfrage: Die explizite, transparente Präferenzangabe wird als autonomie- und kompetenzförderlich erlebt (T1), die bewusst diversifizierte Auswahl als bedürfnisgerecht wahrgenommen (T2), und die wellbeing-orientierten Designentscheidungen werden akzeptiert (T3, T4).</w:t>
      </w:r>
    </w:p>
    <w:p w14:paraId="26F98353" w14:textId="77777777" w:rsidR="001666F9" w:rsidRDefault="00000000">
      <w:pPr>
        <w:spacing w:after="80"/>
        <w:jc w:val="center"/>
      </w:pPr>
      <w:r>
        <w:rPr>
          <w:noProof/>
        </w:rPr>
        <w:drawing>
          <wp:inline distT="0" distB="0" distL="0" distR="0" wp14:anchorId="7E5A1E57" wp14:editId="624AEC49">
            <wp:extent cx="5394960" cy="2008697"/>
            <wp:effectExtent l="0" t="0" r="0" b="0"/>
            <wp:docPr id="9103" name="hf_synthese" descr="Abbildung 9.3: Aggregierte Teilfragen-Scores T1–T4 (Mittelwert ± Standardabweichung, Skala 1–5)."/>
            <wp:cNvGraphicFramePr/>
            <a:graphic xmlns:a="http://schemas.openxmlformats.org/drawingml/2006/main">
              <a:graphicData uri="http://schemas.openxmlformats.org/drawingml/2006/picture">
                <pic:pic xmlns:pic="http://schemas.openxmlformats.org/drawingml/2006/picture">
                  <pic:nvPicPr>
                    <pic:cNvPr id="9103" name="hf_synthese"/>
                    <pic:cNvPicPr/>
                  </pic:nvPicPr>
                  <pic:blipFill>
                    <a:blip r:embed="rId9"/>
                    <a:stretch>
                      <a:fillRect/>
                    </a:stretch>
                  </pic:blipFill>
                  <pic:spPr>
                    <a:xfrm>
                      <a:off x="0" y="0"/>
                      <a:ext cx="5394960" cy="2008697"/>
                    </a:xfrm>
                    <a:prstGeom prst="rect">
                      <a:avLst/>
                    </a:prstGeom>
                  </pic:spPr>
                </pic:pic>
              </a:graphicData>
            </a:graphic>
          </wp:inline>
        </w:drawing>
      </w:r>
    </w:p>
    <w:p w14:paraId="4D2FBD36" w14:textId="77777777" w:rsidR="001666F9" w:rsidRDefault="00000000" w:rsidP="00FF6E73">
      <w:pPr>
        <w:pStyle w:val="BeschriftungAbb"/>
      </w:pPr>
      <w:r>
        <w:t>Abbildung 9.3: Aggregierte Teilfragen-Scores T1–T4 (Mittelwert ± Standardabweichung, Skala 1–5).</w:t>
      </w:r>
    </w:p>
    <w:p w14:paraId="3B7AAFB3" w14:textId="77777777" w:rsidR="001666F9" w:rsidRDefault="00000000">
      <w:pPr>
        <w:pStyle w:val="berschrift2"/>
      </w:pPr>
      <w:bookmarkStart w:id="90" w:name="_Toc232031667"/>
      <w:r>
        <w:t>9.5  Qualitative Befunde</w:t>
      </w:r>
      <w:bookmarkEnd w:id="90"/>
    </w:p>
    <w:p w14:paraId="6CB3378C" w14:textId="77777777" w:rsidR="001666F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3266E7AD" w14:textId="77777777" w:rsidR="001666F9" w:rsidRDefault="00000000">
      <w:pPr>
        <w:spacing w:after="160" w:line="360" w:lineRule="auto"/>
      </w:pPr>
      <w:r>
        <w:lastRenderedPageBreak/>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Diese Subgruppenbefunde sind angesichts der kleinen Teilgruppen hypothesengenerierend zu lesen.</w:t>
      </w:r>
    </w:p>
    <w:p w14:paraId="30D2AE64" w14:textId="77777777" w:rsidR="001666F9" w:rsidRDefault="00000000">
      <w:pPr>
        <w:pStyle w:val="berschrift2"/>
      </w:pPr>
      <w:bookmarkStart w:id="91" w:name="_Toc232031668"/>
      <w:r>
        <w:t>9.6  Vergleich mit den Erfolgskriterien</w:t>
      </w:r>
      <w:bookmarkEnd w:id="91"/>
    </w:p>
    <w:p w14:paraId="1D79044D" w14:textId="77777777" w:rsidR="001666F9" w:rsidRDefault="00000000">
      <w:pPr>
        <w:spacing w:after="160" w:line="360" w:lineRule="auto"/>
      </w:pPr>
      <w:r>
        <w:t>Gemessen an den in Abschnitt 8.5 operationalisierten Kriterien ergibt sich ein differenziertes Bild. Auf der Akzeptanzebene wird das SUS-Kriterium von mindestens 68 Punkten mit dem adaptierten Index von 82.5 deutlich übertroffen – mit dem Vorbehalt, dass kein standardkonformer Score vorliegt –, und zu allen Einstellungsmöglichkeiten liegt mehrheitlich positives Feedback vor (Sendungslänge M = 4.40, Themenwahl M = 3.80, Sessionende M = 3.92). Auf der Machbarkeitsebene berichten 22 von 25 Teilnehmenden (88 Prozent) einen vollständig fehlerfreien Durchlauf ohne Abbrüche; das 95-Prozent-Kriterium wird aus Nutzersicht knapp verfehlt, wobei die berichteten Störungen geringfügig waren. Auf der Wirkungsebene liegen die Items zu Autonomie, Steuerbarkeit und Transparenz mit Mittelwerten zwischen 3.32 und 4.04 mehrheitlich unter dem angestrebten Wert von vier Punkten; das Kriterium ist in der Erstkontakt-Situation nur teilweise erfüllt. Die Awareness-Items erzeugen dagegen die geforderten, qualitativ belegten Bewusstseinsberichte (M = 4.08 bis 4.20, gestützt durch Freitextantworten).</w:t>
      </w:r>
    </w:p>
    <w:p w14:paraId="46A6CCDF" w14:textId="77777777" w:rsidR="001666F9" w:rsidRDefault="00000000">
      <w:pPr>
        <w:spacing w:after="160" w:line="360" w:lineRule="auto"/>
      </w:pPr>
      <w:r>
        <w:t>Zwei Einschränkungen sind festzuhalten. Erstens wurden die Machbarkeits- und Wirkungskriterien als Anteils- bzw. Medianwerte formuliert, hier aber – konsistent mit dem Auswertungs-Notebook – auf Mittelwertebene berichtet. Zweitens sind die technischen Kriterien (Latenz, Unit-Test-Abdeckung) aus der Befragung nicht beurteilbar. Insgesamt sind die Akzeptanzkriterien klar erfüllt, die Machbarkeit aus Nutzersicht weitgehend belegt und die Wirkungskriterien teilweise erfüllt – eine Einordnung, die Kapitel 10 vertieft.</w:t>
      </w:r>
    </w:p>
    <w:p w14:paraId="080E6B1F" w14:textId="77777777" w:rsidR="001666F9" w:rsidRDefault="00000000">
      <w:pPr>
        <w:spacing w:after="80"/>
        <w:jc w:val="center"/>
      </w:pPr>
      <w:r>
        <w:rPr>
          <w:noProof/>
        </w:rPr>
        <w:lastRenderedPageBreak/>
        <w:drawing>
          <wp:inline distT="0" distB="0" distL="0" distR="0" wp14:anchorId="6F578FF2" wp14:editId="0D3A388B">
            <wp:extent cx="5394960" cy="1751711"/>
            <wp:effectExtent l="0" t="0" r="0" b="0"/>
            <wp:docPr id="9104" name="kategorien_uebersicht" descr="Abbildung 9.4: Verdichtete Übersicht entlang der drei Validierungsstränge Machbarkeit, Usability/Akzeptanz und Wirkung."/>
            <wp:cNvGraphicFramePr/>
            <a:graphic xmlns:a="http://schemas.openxmlformats.org/drawingml/2006/main">
              <a:graphicData uri="http://schemas.openxmlformats.org/drawingml/2006/picture">
                <pic:pic xmlns:pic="http://schemas.openxmlformats.org/drawingml/2006/picture">
                  <pic:nvPicPr>
                    <pic:cNvPr id="9104" name="kategorien_uebersicht"/>
                    <pic:cNvPicPr/>
                  </pic:nvPicPr>
                  <pic:blipFill>
                    <a:blip r:embed="rId10"/>
                    <a:stretch>
                      <a:fillRect/>
                    </a:stretch>
                  </pic:blipFill>
                  <pic:spPr>
                    <a:xfrm>
                      <a:off x="0" y="0"/>
                      <a:ext cx="5394960" cy="1751711"/>
                    </a:xfrm>
                    <a:prstGeom prst="rect">
                      <a:avLst/>
                    </a:prstGeom>
                  </pic:spPr>
                </pic:pic>
              </a:graphicData>
            </a:graphic>
          </wp:inline>
        </w:drawing>
      </w:r>
    </w:p>
    <w:p w14:paraId="2C302B27" w14:textId="77777777" w:rsidR="001666F9" w:rsidRDefault="00000000" w:rsidP="00FF6E73">
      <w:pPr>
        <w:pStyle w:val="BeschriftungAbb"/>
      </w:pPr>
      <w:r>
        <w:t>Abbildung 9.4: Verdichtete Übersicht entlang der drei Validierungsstränge Machbarkeit, Usability/Akzeptanz und Wirkung.</w:t>
      </w:r>
    </w:p>
    <w:p w14:paraId="4EF4350F" w14:textId="77777777" w:rsidR="001666F9" w:rsidRDefault="00000000">
      <w:pPr>
        <w:pStyle w:val="berschrift1"/>
        <w:pageBreakBefore/>
      </w:pPr>
      <w:bookmarkStart w:id="92" w:name="_Toc232031669"/>
      <w:r>
        <w:lastRenderedPageBreak/>
        <w:t>10  Diskussion</w:t>
      </w:r>
      <w:bookmarkEnd w:id="92"/>
    </w:p>
    <w:p w14:paraId="09A45BA4" w14:textId="77777777" w:rsidR="001666F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015C583B" w14:textId="77777777" w:rsidR="001666F9" w:rsidRDefault="00000000">
      <w:pPr>
        <w:pStyle w:val="berschrift2"/>
      </w:pPr>
      <w:bookmarkStart w:id="93" w:name="_Toc232031670"/>
      <w:r>
        <w:t>10.1  Beantwortung der Forschungsfrage</w:t>
      </w:r>
      <w:bookmarkEnd w:id="93"/>
    </w:p>
    <w:p w14:paraId="4EB18502" w14:textId="77777777" w:rsidR="00000000" w:rsidRDefault="00000000" w:rsidP="00C74BBD">
      <w:pPr>
        <w:spacing w:after="160" w:line="360" w:lineRule="auto"/>
      </w:pPr>
      <w:r>
        <w:t>Die Hauptforschungsfrage – wie Nutzerinnen und Nutzer ihre individuellen Präferenzen so angeben können, dass das Ergebnis ihre Bedürfnisse optimal erfüllt und zugleich ihr Wohlbefinden fördert – lässt sich auf Basis der Pilotdaten vorsichtig positiv beantworten.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 die explizite, transparente Präferenzangabe – zeigt dabei die stärkste Wirkung: T1 (Präferenzbildung und Autonomie) erreicht mit M = 3.94 den höchsten Teilfragen-Wert, getragen vom Kompetenz- (M = 3.98) und Selbstbestimmungserleben (M = 3.81).</w:t>
      </w:r>
    </w:p>
    <w:p w14:paraId="0B4872B3" w14:textId="77777777" w:rsidR="00000000" w:rsidRDefault="00000000" w:rsidP="00C74BBD">
      <w:pPr>
        <w:spacing w:after="160" w:line="360" w:lineRule="auto"/>
      </w:pPr>
      <w:r>
        <w:t>Als Antwort auf die Forschungsfrage lässt sich damit formulieren: Wenige, verständliche Stellschrauben – Themenwahl, Sendungslänge, Stimm- und Stilpräferenzen – genügen in Kombination mit definierter Sessiongestaltung und offengelegter Personalisierungslogik, damit Nutzende ein vollautomatisiertes Medienangebot als bedürfnisgerecht und autonomieförderlich erleben. Die Pilotdaten deuten zudem darauf hin, dass das wellbeing-orientierte Gegenmodell gerade dort am stärksten wirkt, wo der Leidensdruck am grössten ist: Teilnehmende, die sich von algorithmischen Plattformen «festgehalten» fühlen, bewerten ihr Wohlbefinden bei Attune deutlich höher (+0.82, vgl. Abschnitt 9.5).</w:t>
      </w:r>
    </w:p>
    <w:p w14:paraId="7564FB37" w14:textId="77777777" w:rsidR="00000000" w:rsidRDefault="00000000" w:rsidP="00C74BBD">
      <w:pPr>
        <w:spacing w:after="160" w:line="360" w:lineRule="auto"/>
      </w:pPr>
      <w:r>
        <w:t xml:space="preserve">Offen bleibt der zweite Teil der Doppelbedingung aus Abschnitt 4.1. Während Bedürfniserfüllung und Akzeptanz klar belegt sind, bleibt der unmittelbar berichtete Wohlbefindens-Gewinn in der Erstkontakt-Situation verhalten (Wohlbefinden M = </w:t>
      </w:r>
      <w:r>
        <w:lastRenderedPageBreak/>
        <w:t>3.37, Entspannungserleben M = 3.00); die Wirkungskriterien sind nur teilweise erfüllt. Bei n = 25, einmaliger Nutzung und rein deskriptiver Auswertung sind alle Aussagen als Tendenzen zu lesen, nicht als gesicherte Effekte. Ob die beobachteten Erstkontakt-Befunde in Gewohnheitseffekte übergehen, kann erst das im Studienkonzept angelegte Längsschnittformat zeigen.</w:t>
      </w:r>
    </w:p>
    <w:p w14:paraId="3E06640B" w14:textId="77777777" w:rsidR="001666F9" w:rsidRDefault="00000000">
      <w:pPr>
        <w:pStyle w:val="berschrift2"/>
      </w:pPr>
      <w:bookmarkStart w:id="94" w:name="_Toc232031671"/>
      <w:r>
        <w:t>10.2  Diskussion der Machbarkeit</w:t>
      </w:r>
      <w:bookmarkEnd w:id="94"/>
    </w:p>
    <w:p w14:paraId="1638C59A" w14:textId="77777777" w:rsidR="00000000" w:rsidRDefault="00000000" w:rsidP="00C74BBD">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 rückblickend wäre ein früheres Investment in Übergänge und Abmischung die wichtigste Architekturkorrektur.</w:t>
      </w:r>
    </w:p>
    <w:p w14:paraId="1B0162FD" w14:textId="77777777" w:rsidR="00000000" w:rsidRDefault="00000000" w:rsidP="00C74BBD">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 im auditiven Format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1F3F46AC" w14:textId="77777777" w:rsidR="00000000" w:rsidRDefault="00000000" w:rsidP="00C74BBD">
      <w:pPr>
        <w:spacing w:after="160" w:line="360" w:lineRule="auto"/>
      </w:pPr>
      <w:r>
        <w:t xml:space="preserve">Für die Skalierung ist die Kostenstruktur entscheidend. Anders als beim klassischen Broadcast, bei dem eine Sendung einmal produziert und beliebig oft gehört wird, fallen bei personalisierten Sendungen LLM- und insbesondere Sprachsynthese-Kosten pro erzeugter Sendung an und skalieren damit linear mit der Nutzerzahl. Dem lässt sich durch Caching wiederverwendbarer Elemente (Jingles, regionale Wetterblöcke), kürzere </w:t>
      </w:r>
      <w:r>
        <w:lastRenderedPageBreak/>
        <w:t>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59870841" w14:textId="77777777" w:rsidR="001666F9" w:rsidRDefault="00000000">
      <w:pPr>
        <w:pStyle w:val="berschrift2"/>
      </w:pPr>
      <w:bookmarkStart w:id="95" w:name="_Toc232031672"/>
      <w:r>
        <w:t>10.3  Diskussion der Usability und Akzeptanz</w:t>
      </w:r>
      <w:bookmarkEnd w:id="95"/>
    </w:p>
    <w:p w14:paraId="2C54824D" w14:textId="77777777" w:rsidR="00000000" w:rsidRDefault="00000000" w:rsidP="00C74BBD">
      <w:pPr>
        <w:spacing w:after="160" w:line="360" w:lineRule="auto"/>
      </w:pPr>
      <w:r>
        <w:t>Usability und Akzeptanz bilden den stärksten Validierungsstrang. Der adaptierte Bedienbarkeits-Index von 82.5 liegt – mit dem Vorbehalt der Adaption – in dem Bereich, den Bangor et al. (2008) als «excellent» einordnen;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wohlbefindens-motivierten Entscheidungen – kein Endlosstrom, bewusst gesetzter Abschluss – nicht als Bevormundung, sondern als Qualität wahrgenommen werden.</w:t>
      </w:r>
    </w:p>
    <w:p w14:paraId="411791E6" w14:textId="77777777" w:rsidR="00000000" w:rsidRDefault="00000000" w:rsidP="00C74BBD">
      <w:pPr>
        <w:spacing w:after="160" w:line="360" w:lineRule="auto"/>
      </w:pPr>
      <w:r>
        <w:t>Differenzierter fällt das Bild bei der Themenwahl aus: Sie gefällt (M = 3.80), wird aber als zu grob erlebt –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4044FACC" w14:textId="77777777" w:rsidR="00000000" w:rsidRDefault="00000000" w:rsidP="00C74BBD">
      <w:pPr>
        <w:spacing w:after="160" w:line="360" w:lineRule="auto"/>
      </w:pPr>
      <w:r>
        <w:t xml:space="preserve">Jenseits der Bedienbarkeit zeigt sich die Grenze der Akzeptanz: Die Absicht zur regelmässigen Nutzung bleibt verhalten (M = 3.20), die Weiternutzungsfrage ist gespalten (14 zu 11), und als Gründe dagegen dominieren grundsätzliche KI-Skepsis und die fehlende native App – beides Faktoren, die ausserhalb der Bedienoberfläche liegen. Usability ist damit eine notwendige, aber keine hinreichende Bedingung für </w:t>
      </w:r>
      <w:r>
        <w:lastRenderedPageBreak/>
        <w:t>Akzeptanz. Der explorative Befund, dass News-Affinität der stärkste Akzeptanztreiber ist (Weiternutzungsabsicht 73 gegenüber 30 Prozent), deutet zugleich an, bei welcher Zielgruppe ein solches Angebot zuerst anschlussfähig ist.</w:t>
      </w:r>
    </w:p>
    <w:p w14:paraId="31564092" w14:textId="77777777" w:rsidR="001666F9" w:rsidRDefault="00000000">
      <w:pPr>
        <w:pStyle w:val="berschrift2"/>
      </w:pPr>
      <w:bookmarkStart w:id="96" w:name="_Toc232031673"/>
      <w:r>
        <w:t>10.4  Diskussion der Wirkung</w:t>
      </w:r>
      <w:bookmarkEnd w:id="96"/>
    </w:p>
    <w:p w14:paraId="54F8006C" w14:textId="77777777" w:rsidR="00000000" w:rsidRDefault="00000000" w:rsidP="00C74BBD">
      <w:pPr>
        <w:spacing w:after="160" w:line="360" w:lineRule="auto"/>
      </w:pPr>
      <w:r>
        <w:t>Gemessen am theoretischen Rahmen aus Abschnitt 2.3 adressiert Attune die SDT-Grundbedürfnisse selektiv, aber gezielt: Kompetenz (M = 3.98) und Selbstbestimmung (M = 3.81) erreichen die höchsten Wirkungswerte – konsistent mit dem zentralen Designziel der expliziten Präferenzangabe und der als einfach erlebten Bedienung. Die soziale Eingebundenheit fällt erwartungsgemäss schwächer aus (M = 3.54), da Attune als Solo-Erlebnis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493511D7" w14:textId="7B0724A5" w:rsidR="00000000" w:rsidRDefault="00000000" w:rsidP="00C74BBD">
      <w:pPr>
        <w:spacing w:after="160" w:line="360" w:lineRule="auto"/>
      </w:pPr>
      <w:r>
        <w:t>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 ein empirischer Beleg dafür, dass die technische Verankerung eines Werts allein nicht genügt (Hendry et al., 2021). Für die algorithmische Souveränität (Reviglio &amp; Agosti, 2020) liefert die Pilotstudie einen deutlichen Hinweis auf deren Akzeptanzrelevanz: Das Selbstbestimmungserleben hängt eng mit der Bereitschaft zusammen, Attune dem klassischen Radio vorzuziehen (ρ = 0.79) – erlebte Kontrolle ist demnach kein Zusatzmerkmal, sondern ein Kern der Akzeptanz.</w:t>
      </w:r>
    </w:p>
    <w:p w14:paraId="13FA4072" w14:textId="77777777" w:rsidR="00000000" w:rsidRDefault="00000000" w:rsidP="00C74BBD">
      <w:pPr>
        <w:spacing w:after="160" w:line="360" w:lineRule="auto"/>
      </w:pPr>
      <w:r>
        <w:t xml:space="preserve">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Wohlbefindenswirkung: Das Entspannungserleben (M = 3.00) und das Gesamtwohlbefinden (M = 3.37) bleiben verhalten – plausibel, weil im Erstkontakt Neuheit und Bewertungssituation dominieren. Überraschend deutlich ist dagegen der Kontrastbefund: Wer sich von engagement-optimierten Plattformen «festgehalten» fühlt, erlebt bei Attune einen deutlich höheren Wohlbefindenswert </w:t>
      </w:r>
      <w:r>
        <w:lastRenderedPageBreak/>
        <w:t>(+0.82). Hypothesengenerierend gelesen wirkt wellbeing-orientiertes Design weniger als absolute Verbesserung, sondern als erlebbare Kontrasterfahrung zur gewohnten Plattformlogik.</w:t>
      </w:r>
    </w:p>
    <w:p w14:paraId="02871901" w14:textId="77777777" w:rsidR="001666F9" w:rsidRDefault="00000000">
      <w:pPr>
        <w:pStyle w:val="berschrift2"/>
      </w:pPr>
      <w:bookmarkStart w:id="97" w:name="_Toc232031674"/>
      <w:r>
        <w:t>10.5  Implikationen für Design und Praxis</w:t>
      </w:r>
      <w:bookmarkEnd w:id="97"/>
    </w:p>
    <w:p w14:paraId="13D6E8B3" w14:textId="77777777" w:rsidR="00000000" w:rsidRDefault="00000000" w:rsidP="00C74BBD">
      <w:pPr>
        <w:spacing w:after="160" w:line="360" w:lineRule="auto"/>
      </w:pPr>
      <w:r>
        <w:t>Aus den Befunden lassen sich vier übertragbare Designprinzipien für wellbeing-orientierte Medienartefakte ableiten. Erstens die explizite Präferenzangabe über wenige, verständliche Stellschrauben – sie erzeugt das Autonomie- und Kompetenzerleben, das implizite Personalisierung gerade nicht vermittelt. Zweitens die definierte Session mit bewusst gesetztem Ende – sie wird nicht als Einschränkung, sondern als Qualität erlebt. Drittens Transparenz, die salient im Nutzungsfluss platziert ist – abrufbare, aber versteckte Erklärungen erreichen einen Grossteil der Nutzenden nicht. Viertens Diversität als expliziter Zielwert der Kuratierung anstelle von Engagement-Metriken. Keines dieser Prinzipien ist an das Medium Radio gebunden.</w:t>
      </w:r>
    </w:p>
    <w:p w14:paraId="36A9CA63" w14:textId="77777777" w:rsidR="00000000" w:rsidRDefault="00000000" w:rsidP="00C74BBD">
      <w:pPr>
        <w:spacing w:after="160" w:line="360" w:lineRule="auto"/>
      </w:pPr>
      <w:r>
        <w:t>Für die Weiterentwicklung von Attune selbst ergeben sich konkrete Prioritäten: eine Musikgenre-Wahl und tiefere Themen-Optionen (die meistgenannten Wünsche), ein Aktualitäts- und Halluzinations-Guard in der Moderations-Pipeline (vgl. Abschnitt 10.2), eine salientere Transparenz-Darstellung sowie mittelfristig eine native App, deren Fehlen als Weiternutzungshürde genannt wurde.</w:t>
      </w:r>
    </w:p>
    <w:p w14:paraId="2AC5FAA7" w14:textId="77777777" w:rsidR="00000000" w:rsidRDefault="00000000" w:rsidP="00C74BBD">
      <w:pPr>
        <w:spacing w:after="160" w:line="360" w:lineRule="auto"/>
      </w:pPr>
      <w:r>
        <w:t>Für die Praxis – insbesondere für öffentlich-rechtliche oder werbefreie Anbieter – ist das Modell doppelt anschlussfähig. Inhaltlich passt ein wohlbefindens-orientiertes Optimierungsziel zum Service-public-Auftrag und bietet ein Differenzierungsmerkmal gegenüber engagement-optimierten Plattformen. Technisch zeigt der Prototyp, dass bedürfnisgerechte Personalisierung keine Verhaltensdaten voraussetzt: Die Profile liegen lokal bei den Nutzenden, es findet kein Tracking statt – Personalisierung und Datenschutz schliessen sich nicht aus. Der News-Affinitäts-Befund legt nahe, ein solches Angebot zunächst bei informationsorientierten Zielgruppen zu positionieren.</w:t>
      </w:r>
    </w:p>
    <w:p w14:paraId="082DA579" w14:textId="77777777" w:rsidR="001666F9" w:rsidRDefault="00000000">
      <w:pPr>
        <w:pStyle w:val="berschrift2"/>
      </w:pPr>
      <w:bookmarkStart w:id="98" w:name="_Toc232031675"/>
      <w:r>
        <w:t>10.6  Limitationen</w:t>
      </w:r>
      <w:bookmarkEnd w:id="98"/>
    </w:p>
    <w:p w14:paraId="5A31CD66" w14:textId="77777777" w:rsidR="00000000" w:rsidRDefault="00000000" w:rsidP="00C74BBD">
      <w:pPr>
        <w:spacing w:after="160" w:line="360" w:lineRule="auto"/>
      </w:pPr>
      <w:r>
        <w:t xml:space="preserve">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w:t>
      </w:r>
      <w:r>
        <w:lastRenderedPageBreak/>
        <w:t>Einmal-Nutzungsformat: Aussagen über Gewohnheits- oder Langzeiteffekte sind nicht möglich, und alle Wirkungsbefunde stehen unter dem Vorbehalt des Erstkontakt- und Neuheitseffekts. Es fehlt zudem ein Kontrollvergleich mit einem engagement-optimierten Referenzsystem – die Teilfrage T2 misst die erlebte Bedürfnisgerechtigkeit der diversifizierten Auswahl, nicht ihre relative Überlegenheit gegenüber einer anderen Logik.</w:t>
      </w:r>
    </w:p>
    <w:p w14:paraId="43A1B5F8" w14:textId="77777777" w:rsidR="00000000" w:rsidRDefault="00000000" w:rsidP="00C74BBD">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und beruhen auf der Implementationsdokumentation.</w:t>
      </w:r>
    </w:p>
    <w:p w14:paraId="2DCEC4DC" w14:textId="77777777" w:rsidR="001666F9" w:rsidRDefault="00000000">
      <w:pPr>
        <w:pStyle w:val="berschrift2"/>
      </w:pPr>
      <w:bookmarkStart w:id="99" w:name="_Toc232031676"/>
      <w:r>
        <w:t>10.7  Übertragbarkeit auf andere Medienkontexte</w:t>
      </w:r>
      <w:bookmarkEnd w:id="99"/>
    </w:p>
    <w:p w14:paraId="7062F69F" w14:textId="77777777" w:rsidR="00000000" w:rsidRDefault="00000000" w:rsidP="00C74BBD">
      <w:pPr>
        <w:spacing w:after="160" w:line="360" w:lineRule="auto"/>
      </w:pPr>
      <w:r>
        <w:t>Die vier in Abschnitt 10.5 formulierten Prinzipien – explizite Präferenzangabe, definierte Session, saliente Transparenz, Diversität als Zielwert – sind generisch und lassen sich auf Streaming-Dienste, Podcast-Empfehlungen und News-Aggregatoren übertragen. Der Kontrastbefund aus Abschnitt 10.4 legt nahe, dass die Wirkung dort am grössten ist, wo endlose Ströme und implizite Personalisierung heute am stärksten dominieren – also gerade in den Kontexten, in denen sich Nutzende am ehesten «festgehalten» fühlen. Ein News-Aggregator mit definierter «Ausgabe» statt endlosem Feed oder ein Streaming-Dienst mit bewusst gesetztem Sessionende würden dieselben Mechanismen in anderer Modalität operationalisieren.</w:t>
      </w:r>
    </w:p>
    <w:p w14:paraId="1F9C35A3" w14:textId="77777777" w:rsidR="00000000" w:rsidRDefault="00000000" w:rsidP="00C74BBD">
      <w:pPr>
        <w:spacing w:after="160" w:line="360" w:lineRule="auto"/>
      </w:pPr>
      <w:r>
        <w:t xml:space="preserve">Format-spezifisch bleiben dagegen drei Eigenschaften. Die auditive Lean-back-Modalität begünstigt definierte Sessions, weil die Sendung als kulturell vertraute Einheit des linearen Radios bereits eine natürliche Klammer mitbringt; visuelle Feeds müssten Session-Grenzen erst neu konstruieren und durchsetzen. Die Moderation wirkt als Vermittlungsinstanz, die Transparenz beiläufig einsprechen kann – ein Kanal, der </w:t>
      </w:r>
      <w:r>
        <w:lastRenderedPageBreak/>
        <w:t>textbasierten Angeboten fehlt.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p>
    <w:p w14:paraId="46C27C11" w14:textId="77777777" w:rsidR="001666F9" w:rsidRDefault="00000000">
      <w:pPr>
        <w:pStyle w:val="berschrift1"/>
        <w:pageBreakBefore/>
      </w:pPr>
      <w:bookmarkStart w:id="100" w:name="_Toc232031677"/>
      <w:r>
        <w:lastRenderedPageBreak/>
        <w:t>11  Fazit</w:t>
      </w:r>
      <w:bookmarkEnd w:id="100"/>
    </w:p>
    <w:p w14:paraId="2E1E6774" w14:textId="77777777" w:rsidR="001666F9" w:rsidRDefault="00000000">
      <w:pPr>
        <w:spacing w:after="160" w:line="360" w:lineRule="auto"/>
      </w:pPr>
      <w:r>
        <w:t>Dieses Kapitel schliesst die Arbeit ab. Es fasst Vorgehen und Ergebnisse zusammen, benennt den Beitrag der Arbeit und zeigt auf, welcher Forschungs- und Entwicklungsbedarf sich aus den Befunden ergibt.</w:t>
      </w:r>
    </w:p>
    <w:p w14:paraId="5F73875C" w14:textId="77777777" w:rsidR="001666F9" w:rsidRDefault="00000000">
      <w:pPr>
        <w:pStyle w:val="berschrift2"/>
      </w:pPr>
      <w:bookmarkStart w:id="101" w:name="_Toc232031678"/>
      <w:r>
        <w:t>11.1  Zusammenfassung</w:t>
      </w:r>
      <w:bookmarkEnd w:id="101"/>
    </w:p>
    <w:p w14:paraId="6E1CB36E" w14:textId="77777777" w:rsidR="001666F9" w:rsidRDefault="00000000">
      <w:pPr>
        <w:spacing w:after="160" w:line="360" w:lineRule="auto"/>
      </w:pPr>
      <w:r>
        <w:t>Ausgangspunkt der Arbeit war das in den Kapiteln 1 und 2 entwickelte Spannungsfeld zwischen engagement-optimierten Medienangeboten und dem Wohlbefinden ihrer Nutzerinnen und Nutzer: Dieselben Technologien, die Inhalte präzise personalisieren, werden heute überwiegend auf Verweildauer und Interaktion optimiert und untergraben damit Autonomie, Zeitsouveränität und psychisches Wohlbefinden. Daraus wurde die Forschungsfrage abgeleitet, wie Nutzende ihre Präferenzen bei einem digitalen Medienangebot so angeben können, dass das Ergebnis ihre Bedürfnisse erfüllt und zugleich ihr Wohlbefinden fördert. Zur Beantwortung wurde dem Design-Science-Ansatz folgend ein vollautomatisiertes, KI-gestütztes Radio (Attune) konzipiert, implementiert und evaluiert, dessen fünf Bausteine direkt aus den Beurteilungsgrundlagen des theoretischen Rahmens abgeleitet sind: explizite Präferenzangabe, vollautomatisierte Sendungspipeline, Kuratierung mit alternativem Zielwert, definierte Sessiongestaltung und Transparenz über Quellen und Personalisierungslogik.</w:t>
      </w:r>
    </w:p>
    <w:p w14:paraId="5E1C6916" w14:textId="77777777" w:rsidR="001666F9" w:rsidRDefault="00000000">
      <w:pPr>
        <w:spacing w:after="160" w:line="360" w:lineRule="auto"/>
      </w:pPr>
      <w:r>
        <w:t>Der Demonstrator setzt diese Bausteine in einer durchgängigen Pipeline um, die Nachrichten- und Wetterdaten aggregiert, daraus mit einem Sprachmodell Moderationstexte generiert und diese per Sprachsynthese zu einer personalisierten Sendung mit definiertem Anfang und Ende verbindet. Die Validierung folgte der Dreiteilung in Machbarkeit, Usability und Akzeptanz sowie Wirkung und stützte sich auf ein formatives Erstfeedback mit drei Personen und eine Pilotbefragung mit 25 Teilnehmenden nach einmaliger Nutzung.</w:t>
      </w:r>
    </w:p>
    <w:p w14:paraId="02F86104" w14:textId="77777777" w:rsidR="001666F9" w:rsidRDefault="00000000">
      <w:pPr>
        <w:spacing w:after="160" w:line="360" w:lineRule="auto"/>
      </w:pPr>
      <w:r>
        <w:t xml:space="preserve">Die Ergebnisse erlauben eine vorsichtig positive Antwort auf die Forschungsfrage. Die Machbarkeit ist aus Nutzersicht weitgehend belegt, die Bedienbarkeit übertrifft mit einem adaptierten Index von 82.5 das Erfolgskriterium deutlich, und alle vier Teilfragen liegen über der Skalenmitte; am stärksten wirkt mit dem Autonomie- und Kompetenzerleben genau der Mechanismus, der den Kern der Forschungsfrage bildet. </w:t>
      </w:r>
      <w:r>
        <w:lastRenderedPageBreak/>
        <w:t>Wenige, verständliche Stellschrauben genügen demnach in Kombination mit einer definierten Session und offengelegter Personalisierungslogik, damit ein vollautomatisiertes Medienangebot als bedürfnisgerecht und autonomieförderlich erlebt wird. Verhalten bleibt der unmittelbar berichtete Wohlbefindens-Gewinn in der Erstkontakt-Situation; ob er sich mit der Gewöhnung einstellt, kann die einmalige Nutzung nicht zeigen. Bemerkenswert ist der Kontrastbefund, dass Teilnehmende, die sich von algorithmischen Plattformen festgehalten fühlen, ihr Wohlbefinden bei Attune deutlich höher bewerten: Das wellbeing-orientierte Gegenmodell wirkt gerade dort am stärksten, wo der Leidensdruck am grössten ist.</w:t>
      </w:r>
    </w:p>
    <w:p w14:paraId="0DAE78C6" w14:textId="77777777" w:rsidR="001666F9" w:rsidRDefault="00000000">
      <w:pPr>
        <w:pStyle w:val="berschrift2"/>
      </w:pPr>
      <w:bookmarkStart w:id="102" w:name="_Toc232031679"/>
      <w:r>
        <w:t>11.2  Beitrag der Arbeit</w:t>
      </w:r>
      <w:bookmarkEnd w:id="102"/>
    </w:p>
    <w:p w14:paraId="795BFEBF" w14:textId="77777777" w:rsidR="001666F9" w:rsidRDefault="00000000">
      <w:pPr>
        <w:spacing w:after="160" w:line="360" w:lineRule="auto"/>
      </w:pPr>
      <w:r>
        <w:t>Der Beitrag der Arbeit liegt auf drei Ebenen. Konzeptionell liefert sie ein theoretisch verankertes Bausteinmodell für wellbeing-orientierte Personalisierung samt einem expliziten Mapping von Werten auf Designentscheidungen, aus dem sich vier übertragbare Designprinzipien verdichten lassen. Technisch zeigt der lauffähige End-to-End-Demonstrator, dass sich derselbe Technologie-Stack, der heute Engagement-Optimierung antreibt, mit umgekehrter Zielfunktion betreiben lässt, und zwar ohne Erhebung von Verhaltensdaten: Personalisierung und Datensparsamkeit schliessen sich nicht aus. Empirisch liefert die Pilotbefragung erste deskriptive Evidenz für die Annahme, dass die problematischen Effekte heutiger Plattformen nicht in der Technologie, sondern in deren Zielsetzung begründet liegen; die vollständige Auswertung ist als reproduzierbares Notebook offengelegt. Damit sind die drei Zyklen des Design-Science-Rahmens geschlossen: Die Anforderungen aus dem Anwendungsfeld wurden in ein Artefakt überführt, das Artefakt wurde im Feld evaluiert, und die Erkenntnisse fliessen in Form übertragbarer Prinzipien in die Wissensbasis zurück.</w:t>
      </w:r>
    </w:p>
    <w:p w14:paraId="5948ECC8" w14:textId="77777777" w:rsidR="001666F9" w:rsidRDefault="00000000">
      <w:pPr>
        <w:pStyle w:val="berschrift2"/>
      </w:pPr>
      <w:bookmarkStart w:id="103" w:name="_Toc232031680"/>
      <w:r>
        <w:t>11.3  Ausblick</w:t>
      </w:r>
      <w:bookmarkEnd w:id="103"/>
    </w:p>
    <w:p w14:paraId="5DB0972F" w14:textId="77777777" w:rsidR="001666F9" w:rsidRDefault="00000000">
      <w:pPr>
        <w:spacing w:after="160" w:line="360" w:lineRule="auto"/>
      </w:pPr>
      <w:r>
        <w:t xml:space="preserve">Für die Forschung ergibt sich der nächste Schritt unmittelbar aus der zentralen Limitation: Ein Längsschnittformat mit wiederholter Nutzung müsste klären, ob die verhaltenen Wirkungsbefunde des Erstkontakts in Gewohnheitseffekte übergehen. Ergänzend wären ein Kontrollvergleich mit einem engagement-optimierten Referenzsystem, eine heterogenere Stichprobe sowie eine datensparsame Erhebung </w:t>
      </w:r>
      <w:r>
        <w:lastRenderedPageBreak/>
        <w:t>tatsächlichen Nutzungsverhaltens wünschenswert, um die Selbstauskunft zu triangulieren und die hypothesengenerierenden Befunde zu prüfen.</w:t>
      </w:r>
    </w:p>
    <w:p w14:paraId="5AA4E0CE" w14:textId="77777777" w:rsidR="001666F9" w:rsidRDefault="00000000">
      <w:pPr>
        <w:spacing w:after="160" w:line="360" w:lineRule="auto"/>
      </w:pPr>
      <w:r>
        <w:t>Für die Weiterentwicklung des Artefakts sind die Prioritäten durch die Befragung gesetzt: eine wählbare Musikrichtung und tiefere Themenoptionen als meistgenannte Wünsche, ein Aktualitäts- und Halluzinations-Guard in der Moderations-Pipeline als Antwort auf den dokumentierten Faktenfehler, eine salientere Platzierung der Transparenzfunktionen sowie mittelfristig eine native App. Für die Praxis ist das Modell besonders für öffentlich-rechtliche und werbefreie Anbieter anschlussfähig, deren Auftrag sich mit einem wohlbefindens-orientierten Optimierungsziel deckt.</w:t>
      </w:r>
    </w:p>
    <w:p w14:paraId="02512CE9" w14:textId="77777777" w:rsidR="001666F9" w:rsidRDefault="00000000">
      <w:pPr>
        <w:spacing w:after="160" w:line="360" w:lineRule="auto"/>
      </w:pPr>
      <w:r>
        <w:t>Die Arbeit zeigt damit insgesamt: Ein Medienangebot, das auf das Wohlbefinden seiner Nutzerinnen und Nutzer hin optimiert, ist mit heutigen KI-Technologien nicht nur technisch machbar, sondern wird von den Nutzenden angenommen und in seinem zentralen Mechanismus, der expliziten Präferenzangabe, als Gewinn an Autonomie erlebt. Die offene Frage ist damit weniger, ob sich Personalisierung am Nutzerwohl ausrichten lässt, sondern unter welchen ökonomischen und institutionellen Bedingungen solche Angebote dauerhaft tragfähig werden.</w:t>
      </w:r>
    </w:p>
    <w:p w14:paraId="7F349399" w14:textId="277C59AD" w:rsidR="001666F9" w:rsidRDefault="00000000">
      <w:pPr>
        <w:pStyle w:val="berschrift1"/>
        <w:pageBreakBefore/>
      </w:pPr>
      <w:bookmarkStart w:id="104" w:name="_Toc232031681"/>
      <w:r>
        <w:lastRenderedPageBreak/>
        <w:t>Literaturverzeichnis</w:t>
      </w:r>
      <w:bookmarkEnd w:id="104"/>
    </w:p>
    <w:p w14:paraId="1F0F5431" w14:textId="600D5C1C" w:rsidR="001666F9" w:rsidRDefault="00000000">
      <w:pPr>
        <w:spacing w:after="160" w:line="360" w:lineRule="auto"/>
      </w:pPr>
      <w:r>
        <w:t>Die folgende Liste enthält die in dieser Arbeit zitierten Quellen. Sie wird vollständig in Zotero verwaltet.</w:t>
      </w:r>
    </w:p>
    <w:p w14:paraId="2A1D8CBB" w14:textId="77777777" w:rsidR="001666F9" w:rsidRPr="000C4A8B" w:rsidRDefault="00000000">
      <w:pPr>
        <w:spacing w:after="120" w:line="360" w:lineRule="auto"/>
        <w:ind w:left="720" w:hanging="720"/>
        <w:rPr>
          <w:lang w:val="en-US"/>
        </w:rPr>
      </w:pPr>
      <w:r>
        <w:t xml:space="preserve">Bangor, A., Kortum, P. T., &amp; Miller, J. T. (2008). </w:t>
      </w:r>
      <w:r>
        <w:rPr>
          <w:lang w:val="en-US"/>
        </w:rPr>
        <w:t>An empirical evaluation of the System Usability Scale. International Journal of Human-Computer Interaction, 24(6), 574–594. https://doi.org/10.1080/10447310802205776</w:t>
      </w:r>
    </w:p>
    <w:p w14:paraId="4AACACDD" w14:textId="77777777" w:rsidR="001666F9" w:rsidRPr="000C4A8B" w:rsidRDefault="00000000">
      <w:pPr>
        <w:spacing w:after="120" w:line="360" w:lineRule="auto"/>
        <w:ind w:left="720" w:hanging="720"/>
        <w:rPr>
          <w:lang w:val="en-US"/>
        </w:rPr>
      </w:pPr>
      <w:r>
        <w:rPr>
          <w:lang w:val="en-US"/>
        </w:rPr>
        <w:t>Brooke, J. (1996). SUS: A «quick and dirty» usability scale. In P. W. Jordan, B. Thomas, I. L. McClelland &amp; B. Weerdmeester (Hrsg.), Usability evaluation in industry (S. 189–194). Taylor &amp; Francis.</w:t>
      </w:r>
    </w:p>
    <w:p w14:paraId="5D706656" w14:textId="77777777" w:rsidR="001666F9" w:rsidRPr="000C4A8B" w:rsidRDefault="00000000">
      <w:pPr>
        <w:spacing w:after="120" w:line="360" w:lineRule="auto"/>
        <w:ind w:left="720" w:hanging="720"/>
        <w:rPr>
          <w:lang w:val="en-US"/>
        </w:rPr>
      </w:pPr>
      <w:r>
        <w:rPr>
          <w:lang w:val="en-US"/>
        </w:rPr>
        <w:t>Burr, C., Taddeo, M., &amp; Floridi, L. (2020). The ethics of digital well-being: A thematic review. Science and Engineering Ethics, 26, 2441–2460. https://doi.org/10.1007/s11948-020-00175-8</w:t>
      </w:r>
    </w:p>
    <w:p w14:paraId="3C12D918" w14:textId="77777777" w:rsidR="001666F9" w:rsidRPr="000C4A8B" w:rsidRDefault="00000000">
      <w:pPr>
        <w:spacing w:after="120" w:line="360" w:lineRule="auto"/>
        <w:ind w:left="720" w:hanging="720"/>
        <w:rPr>
          <w:lang w:val="en-US"/>
        </w:rPr>
      </w:pPr>
      <w:r>
        <w:rPr>
          <w:lang w:val="en-US"/>
        </w:rPr>
        <w:t>Calvo, R. A., &amp; Peters, D. (2014). Positive computing: Technology for wellbeing and human potential. MIT Press.</w:t>
      </w:r>
    </w:p>
    <w:p w14:paraId="3A1F3E1E" w14:textId="77777777" w:rsidR="001666F9" w:rsidRDefault="00000000">
      <w:pPr>
        <w:spacing w:after="120" w:line="360" w:lineRule="auto"/>
        <w:ind w:left="720" w:hanging="720"/>
      </w:pPr>
      <w:r>
        <w:rPr>
          <w:lang w:val="en-US"/>
        </w:rPr>
        <w:t xml:space="preserve">Fogg, B. J. (2003). The functional triad: Computers in persuasive roles. In Persuasive technology: Using computers to change what we think and do (Kap. 2, S. 23–29). </w:t>
      </w:r>
      <w:r>
        <w:t>Morgan Kaufmann. https://doi.org/10.1016/B978-1-55860-643-2.X5000-8</w:t>
      </w:r>
    </w:p>
    <w:p w14:paraId="5B9EDAEA" w14:textId="77777777" w:rsidR="001666F9" w:rsidRPr="000C4A8B" w:rsidRDefault="00000000">
      <w:pPr>
        <w:spacing w:after="120" w:line="360" w:lineRule="auto"/>
        <w:ind w:left="720" w:hanging="720"/>
        <w:rPr>
          <w:lang w:val="en-US"/>
        </w:rPr>
      </w:pPr>
      <w:r>
        <w:t xml:space="preserve">Geschke, D., Lorenz, J., &amp; Holtz, P. (2019). </w:t>
      </w:r>
      <w:r>
        <w:rPr>
          <w:lang w:val="en-US"/>
        </w:rPr>
        <w:t>The triple-filter bubble: Using agent-based modelling to test a meta-theoretical framework for the emergence of filter bubbles and echo chambers. British Journal of Social Psychology, 58(1), 129–149. https://doi.org/10.1111/bjso.12286</w:t>
      </w:r>
    </w:p>
    <w:p w14:paraId="784130ED" w14:textId="77777777" w:rsidR="001666F9" w:rsidRPr="000C4A8B" w:rsidRDefault="00000000">
      <w:pPr>
        <w:spacing w:after="120" w:line="360" w:lineRule="auto"/>
        <w:ind w:left="720" w:hanging="720"/>
        <w:rPr>
          <w:lang w:val="en-US"/>
        </w:rPr>
      </w:pPr>
      <w:r>
        <w:rPr>
          <w:lang w:val="en-US"/>
        </w:rPr>
        <w:t>Hendry, D. G., Friedman, B., &amp; Ballard, S. (2021). Value sensitive design as a formative framework. Ethics and Information Technology, 23(1), 39–44. https://doi.org/10.1007/s10676-021-09579-x</w:t>
      </w:r>
    </w:p>
    <w:p w14:paraId="77FEDFD7" w14:textId="77777777" w:rsidR="001666F9" w:rsidRPr="000C4A8B" w:rsidRDefault="00000000">
      <w:pPr>
        <w:spacing w:after="120" w:line="360" w:lineRule="auto"/>
        <w:ind w:left="720" w:hanging="720"/>
        <w:rPr>
          <w:lang w:val="en-US"/>
        </w:rPr>
      </w:pPr>
      <w:r>
        <w:rPr>
          <w:lang w:val="en-US"/>
        </w:rPr>
        <w:t>Hevner, A. R. (2007). A three cycle view of design science research. Scandinavian Journal of Information Systems, 19(2), 87–92.</w:t>
      </w:r>
    </w:p>
    <w:p w14:paraId="07DE431B" w14:textId="77777777" w:rsidR="001666F9" w:rsidRPr="000C4A8B" w:rsidRDefault="00000000">
      <w:pPr>
        <w:spacing w:after="120" w:line="360" w:lineRule="auto"/>
        <w:ind w:left="720" w:hanging="720"/>
        <w:rPr>
          <w:lang w:val="en-US"/>
        </w:rPr>
      </w:pPr>
      <w:r>
        <w:rPr>
          <w:lang w:val="en-US"/>
        </w:rPr>
        <w:t>Hevner, A. R., March, S. T., Park, J., &amp; Ram, S. (2004). Design science in information systems research. MIS Quarterly, 28(1), 75–105. https://doi.org/10.2307/25148625</w:t>
      </w:r>
    </w:p>
    <w:p w14:paraId="74C109FE" w14:textId="77777777" w:rsidR="001666F9" w:rsidRPr="000C4A8B" w:rsidRDefault="00000000">
      <w:pPr>
        <w:spacing w:after="120" w:line="360" w:lineRule="auto"/>
        <w:ind w:left="720" w:hanging="720"/>
        <w:rPr>
          <w:lang w:val="en-US"/>
        </w:rPr>
      </w:pPr>
      <w:r>
        <w:rPr>
          <w:lang w:val="en-US"/>
        </w:rPr>
        <w:lastRenderedPageBreak/>
        <w:t>Katz, E., Blumler, J. G., &amp; Gurevitch, M. (1973). Uses and gratifications research. Public Opinion Quarterly, 37(4), 509–523. https://doi.org/10.1086/268109</w:t>
      </w:r>
    </w:p>
    <w:p w14:paraId="2CA95567" w14:textId="77777777" w:rsidR="001666F9" w:rsidRPr="000C4A8B" w:rsidRDefault="00000000">
      <w:pPr>
        <w:spacing w:after="120" w:line="360" w:lineRule="auto"/>
        <w:ind w:left="720" w:hanging="720"/>
        <w:rPr>
          <w:lang w:val="en-US"/>
        </w:rPr>
      </w:pPr>
      <w:r>
        <w:rPr>
          <w:lang w:val="en-US"/>
        </w:rPr>
        <w:t>Milano, S., Taddeo, M., &amp; Floridi, L. (2020). Recommender systems and their ethical challenges. AI &amp; Society, 35, 957–967. https://doi.org/10.1007/s00146-020-00950-y</w:t>
      </w:r>
    </w:p>
    <w:p w14:paraId="773E1B45" w14:textId="77777777" w:rsidR="001666F9" w:rsidRPr="000C4A8B" w:rsidRDefault="00000000">
      <w:pPr>
        <w:spacing w:after="120" w:line="360" w:lineRule="auto"/>
        <w:ind w:left="720" w:hanging="720"/>
        <w:rPr>
          <w:lang w:val="en-US"/>
        </w:rPr>
      </w:pPr>
      <w:r>
        <w:rPr>
          <w:lang w:val="en-US"/>
        </w:rPr>
        <w:t>Montag, C., &amp; Elhai, J. D. (2023). On social media design, (online-)time well-spent and addictive behaviors in the age of surveillance capitalism. Current Addiction Reports, 10(4), 384–395. https://doi.org/10.1007/s40429-023-00494-3</w:t>
      </w:r>
    </w:p>
    <w:p w14:paraId="24A91184" w14:textId="77777777" w:rsidR="001666F9" w:rsidRPr="000C4A8B" w:rsidRDefault="00000000">
      <w:pPr>
        <w:spacing w:after="120" w:line="360" w:lineRule="auto"/>
        <w:ind w:left="720" w:hanging="720"/>
        <w:rPr>
          <w:lang w:val="en-US"/>
        </w:rPr>
      </w:pPr>
      <w:r>
        <w:rPr>
          <w:lang w:val="en-US"/>
        </w:rPr>
        <w:t>Montag, C., Lachmann, B., Herrlich, M., &amp; Zweig, K. (2019). Addictive features of social media/messenger platforms and freemium games against the background of psychological and economic theories. International Journal of Environmental Research and Public Health, 16(14), 2612. https://doi.org/10.3390/ijerph16142612</w:t>
      </w:r>
    </w:p>
    <w:p w14:paraId="0511BAB7" w14:textId="77777777" w:rsidR="001666F9" w:rsidRPr="000C4A8B" w:rsidRDefault="00000000">
      <w:pPr>
        <w:spacing w:after="120" w:line="360" w:lineRule="auto"/>
        <w:ind w:left="720" w:hanging="720"/>
        <w:rPr>
          <w:lang w:val="en-US"/>
        </w:rPr>
      </w:pPr>
      <w:r>
        <w:t xml:space="preserve">Nguyen, T. T., Hui, P.-M., Harper, F. M., Terveen, L., &amp; Konstan, J. A. (2014). </w:t>
      </w:r>
      <w:r>
        <w:rPr>
          <w:lang w:val="en-US"/>
        </w:rPr>
        <w:t>Exploring the filter bubble: The effect of using recommender systems on content diversity. In Proceedings of the 23rd International Conference on World Wide Web (S. 677–686). ACM. https://doi.org/10.1145/2566486.2568012</w:t>
      </w:r>
    </w:p>
    <w:p w14:paraId="1434B615" w14:textId="77777777" w:rsidR="001666F9" w:rsidRPr="000C4A8B" w:rsidRDefault="00000000">
      <w:pPr>
        <w:spacing w:after="120" w:line="360" w:lineRule="auto"/>
        <w:ind w:left="720" w:hanging="720"/>
        <w:rPr>
          <w:lang w:val="en-US"/>
        </w:rPr>
      </w:pPr>
      <w:r>
        <w:rPr>
          <w:lang w:val="en-US"/>
        </w:rPr>
        <w:t>Orben, A. (2020). Teenagers, screens and social media: A narrative review of reviews and key studies. Social Psychiatry and Psychiatric Epidemiology, 55(4), 407–414. https://doi.org/10.1007/s00127-019-01825-4</w:t>
      </w:r>
    </w:p>
    <w:p w14:paraId="4539EE90" w14:textId="77777777" w:rsidR="001666F9" w:rsidRPr="000C4A8B" w:rsidRDefault="00000000">
      <w:pPr>
        <w:spacing w:after="120" w:line="360" w:lineRule="auto"/>
        <w:ind w:left="720" w:hanging="720"/>
        <w:rPr>
          <w:lang w:val="en-US"/>
        </w:rPr>
      </w:pPr>
      <w:r>
        <w:rPr>
          <w:lang w:val="en-US"/>
        </w:rPr>
        <w:t>Pariser, E. (2011). The filter bubble: What the internet is hiding from you. Penguin Press.</w:t>
      </w:r>
    </w:p>
    <w:p w14:paraId="5A81E739" w14:textId="77777777" w:rsidR="001666F9" w:rsidRPr="000C4A8B" w:rsidRDefault="00000000">
      <w:pPr>
        <w:spacing w:after="120" w:line="360" w:lineRule="auto"/>
        <w:ind w:left="720" w:hanging="720"/>
        <w:rPr>
          <w:lang w:val="en-US"/>
        </w:rPr>
      </w:pPr>
      <w:r>
        <w:rPr>
          <w:lang w:val="en-US"/>
        </w:rPr>
        <w:t>Peffers, K., Tuunanen, T., Rothenberger, M. A., &amp; Chatterjee, S. (2007). A design science research methodology for information systems research. Journal of Management Information Systems, 24(3), 45–77. https://doi.org/10.2753/MIS0742-1222240302</w:t>
      </w:r>
    </w:p>
    <w:p w14:paraId="4490588A" w14:textId="77777777" w:rsidR="001666F9" w:rsidRPr="000C4A8B" w:rsidRDefault="00000000">
      <w:pPr>
        <w:spacing w:after="120" w:line="360" w:lineRule="auto"/>
        <w:ind w:left="720" w:hanging="720"/>
        <w:rPr>
          <w:lang w:val="en-US"/>
        </w:rPr>
      </w:pPr>
      <w:r>
        <w:rPr>
          <w:lang w:val="en-US"/>
        </w:rPr>
        <w:t>Peters, D., Ahmadpour, N., &amp; Calvo, R. A. (2020). Tools for wellbeing-supportive design: Features, characteristics, and prototypes. Multimodal Technologies and Interaction, 4(3), 40. https://doi.org/10.3390/mti4030040</w:t>
      </w:r>
    </w:p>
    <w:p w14:paraId="70A17002" w14:textId="77777777" w:rsidR="001666F9" w:rsidRPr="000C4A8B" w:rsidRDefault="00000000">
      <w:pPr>
        <w:spacing w:after="120" w:line="360" w:lineRule="auto"/>
        <w:ind w:left="720" w:hanging="720"/>
        <w:rPr>
          <w:lang w:val="en-US"/>
        </w:rPr>
      </w:pPr>
      <w:r>
        <w:rPr>
          <w:lang w:val="en-US"/>
        </w:rPr>
        <w:lastRenderedPageBreak/>
        <w:t>Peters, D., Calvo, R. A., &amp; Ryan, R. M. (2018). Designing for motivation, engagement and wellbeing in digital experience. Frontiers in Psychology, 9, 797. https://doi.org/10.3389/fpsyg.2018.00797</w:t>
      </w:r>
    </w:p>
    <w:p w14:paraId="7C5300AC" w14:textId="77777777" w:rsidR="001666F9" w:rsidRPr="000C4A8B" w:rsidRDefault="00000000">
      <w:pPr>
        <w:spacing w:after="120" w:line="360" w:lineRule="auto"/>
        <w:ind w:left="720" w:hanging="720"/>
        <w:rPr>
          <w:lang w:val="en-US"/>
        </w:rPr>
      </w:pPr>
      <w:r>
        <w:rPr>
          <w:lang w:val="en-US"/>
        </w:rPr>
        <w:t>Reviglio, U., &amp; Agosti, C. (2020). Thinking outside the black-box: The case for «algorithmic sovereignty» in social media. Social Media + Society, 6(2), 1–12. https://doi.org/10.1177/2056305120915613</w:t>
      </w:r>
    </w:p>
    <w:p w14:paraId="174DC1BF" w14:textId="77777777" w:rsidR="001666F9" w:rsidRDefault="00000000">
      <w:pPr>
        <w:spacing w:after="120" w:line="360" w:lineRule="auto"/>
        <w:ind w:left="720" w:hanging="720"/>
      </w:pPr>
      <w:r>
        <w:rPr>
          <w:lang w:val="en-US"/>
        </w:rPr>
        <w:t xml:space="preserve">Ricci, F., Rokach, L., &amp; Shapira, B. (Hrsg.). </w:t>
      </w:r>
      <w:r>
        <w:t>(2015). Recommender systems handbook (2. Aufl.). Springer. https://doi.org/10.1007/978-1-4899-7637-6</w:t>
      </w:r>
    </w:p>
    <w:p w14:paraId="1D0E6839" w14:textId="77777777" w:rsidR="001666F9" w:rsidRPr="000C4A8B" w:rsidRDefault="00000000">
      <w:pPr>
        <w:spacing w:after="120" w:line="360" w:lineRule="auto"/>
        <w:ind w:left="720" w:hanging="720"/>
        <w:rPr>
          <w:lang w:val="en-US"/>
        </w:rPr>
      </w:pPr>
      <w:r>
        <w:rPr>
          <w:lang w:val="en-US"/>
        </w:rPr>
        <w:t>Ryan, R. M., &amp; Deci, E. L. (2000). Self-determination theory and the facilitation of intrinsic motivation, social development, and well-being. American Psychologist, 55(1), 68–78. https://doi.org/10.1037/0003-066X.55.1.68</w:t>
      </w:r>
    </w:p>
    <w:p w14:paraId="4CC11026" w14:textId="77777777" w:rsidR="001666F9" w:rsidRPr="000C4A8B" w:rsidRDefault="00000000">
      <w:pPr>
        <w:spacing w:after="120" w:line="360" w:lineRule="auto"/>
        <w:ind w:left="720" w:hanging="720"/>
        <w:rPr>
          <w:lang w:val="en-US"/>
        </w:rPr>
      </w:pPr>
      <w:r>
        <w:rPr>
          <w:lang w:val="en-US"/>
        </w:rPr>
        <w:t>Sunstein, C. R. (2017). Polarization. In #Republic: Divided democracy in the age of social media (Kap. 3, S. 59–97). Princeton University Press.</w:t>
      </w:r>
    </w:p>
    <w:p w14:paraId="2595598C" w14:textId="77777777" w:rsidR="001666F9" w:rsidRPr="000C4A8B" w:rsidRDefault="00000000">
      <w:pPr>
        <w:spacing w:after="120" w:line="360" w:lineRule="auto"/>
        <w:ind w:left="720" w:hanging="720"/>
        <w:rPr>
          <w:lang w:val="en-US"/>
        </w:rPr>
      </w:pPr>
      <w:r>
        <w:rPr>
          <w:lang w:val="en-US"/>
        </w:rPr>
        <w:t>Vanden Abeele, M. M. P. (2021). Digital wellbeing as a dynamic construct. Communication Theory, 31(4), 932–955. https://doi.org/10.1093/ct/qtaa024</w:t>
      </w:r>
    </w:p>
    <w:p w14:paraId="6D991E3B" w14:textId="77777777" w:rsidR="001666F9" w:rsidRPr="000C4A8B" w:rsidRDefault="00000000">
      <w:pPr>
        <w:spacing w:after="120" w:line="360" w:lineRule="auto"/>
        <w:ind w:left="720" w:hanging="720"/>
        <w:rPr>
          <w:lang w:val="en-US"/>
        </w:rPr>
      </w:pPr>
      <w:r>
        <w:rPr>
          <w:lang w:val="en-US"/>
        </w:rPr>
        <w:t>Verduyn, P., Lee, D. S., Park, J., Shablack, H., Orvell, A., Bayer, J., Ybarra, O., Jonides, J., &amp; Kross, E. (2015). Passive Facebook usage undermines affective well-being: Experimental and longitudinal evidence. Journal of Experimental Psychology: General, 144(2), 480–488. https://doi.org/10.1037/xge0000057</w:t>
      </w:r>
    </w:p>
    <w:p w14:paraId="2629BD7D" w14:textId="77777777" w:rsidR="001666F9" w:rsidRDefault="00000000">
      <w:pPr>
        <w:spacing w:after="120" w:line="360" w:lineRule="auto"/>
        <w:ind w:left="720" w:hanging="720"/>
      </w:pPr>
      <w:r>
        <w:rPr>
          <w:lang w:val="en-US"/>
        </w:rPr>
        <w:t xml:space="preserve">Vosoughi, S., Roy, D., &amp; Aral, S. (2018). The spread of true and false news online. </w:t>
      </w:r>
      <w:r>
        <w:t>Science, 359(6380), 1146–1151. https://doi.org/10.1126/science.aap9559</w:t>
      </w:r>
    </w:p>
    <w:p w14:paraId="2A572839" w14:textId="77777777" w:rsidR="001666F9" w:rsidRPr="000C4A8B" w:rsidRDefault="00000000">
      <w:pPr>
        <w:spacing w:after="120" w:line="360" w:lineRule="auto"/>
        <w:ind w:left="720" w:hanging="720"/>
        <w:rPr>
          <w:lang w:val="en-US"/>
        </w:rPr>
      </w:pPr>
      <w:r>
        <w:t xml:space="preserve">Weinmann, M., Schneider, C., &amp; vom Brocke, J. (2016). </w:t>
      </w:r>
      <w:r>
        <w:rPr>
          <w:lang w:val="en-US"/>
        </w:rPr>
        <w:t>Digital nudging. Business &amp; Information Systems Engineering, 58(6), 433–436. https://doi.org/10.1007/s12599-016-0453-3</w:t>
      </w:r>
    </w:p>
    <w:p w14:paraId="6CAED4F1" w14:textId="77777777" w:rsidR="001666F9" w:rsidRDefault="00000000">
      <w:pPr>
        <w:spacing w:after="120" w:line="360" w:lineRule="auto"/>
        <w:ind w:left="720" w:hanging="720"/>
      </w:pPr>
      <w:r>
        <w:rPr>
          <w:lang w:val="en-US"/>
        </w:rPr>
        <w:t xml:space="preserve">Zuboff, S. (2019). The discovery of behavioral surplus. In The age of surveillance capitalism: The fight for a human future at the new frontier of power (Kap. 3, S. 63–97). </w:t>
      </w:r>
      <w:r>
        <w:t>PublicAffairs.</w:t>
      </w:r>
    </w:p>
    <w:p w14:paraId="0A2C1146" w14:textId="77777777" w:rsidR="001666F9" w:rsidRDefault="00000000">
      <w:pPr>
        <w:pStyle w:val="berschrift1"/>
        <w:pageBreakBefore/>
      </w:pPr>
      <w:bookmarkStart w:id="105" w:name="_Toc232031682"/>
      <w:r>
        <w:lastRenderedPageBreak/>
        <w:t>Wahrheitserklärung</w:t>
      </w:r>
      <w:bookmarkEnd w:id="105"/>
    </w:p>
    <w:p w14:paraId="579F5750" w14:textId="77777777" w:rsidR="001666F9" w:rsidRDefault="00000000">
      <w:pPr>
        <w:spacing w:after="160" w:line="360" w:lineRule="auto"/>
      </w:pPr>
      <w:r>
        <w:t>«Ich erkläre hiermit, dass ich die vorliegende Arbeit selbständig, ohne unerlaubte fremde Hilfe und nur unter Verwendung der angegebenen Quellen und Hilfsmittel verfasst habe. Sämtliche wörtlich oder sinngemäss aus fremden Quellen übernommenen Inhalte sind als solche gekennzeichnet.» [Hinweis: Diesen Platzhaltertext vor der Abgabe durch den offiziellen Wortlaut der ZHAW-SML-Vorlage aus dem Intranet ersetzen.]</w:t>
      </w:r>
    </w:p>
    <w:p w14:paraId="16E56A56" w14:textId="77777777" w:rsidR="001666F9" w:rsidRDefault="00000000">
      <w:pPr>
        <w:spacing w:after="160" w:line="360" w:lineRule="auto"/>
      </w:pPr>
      <w:r>
        <w:t>Ort, Datum: Winterthur, 17. Juni 2026</w:t>
      </w:r>
    </w:p>
    <w:p w14:paraId="7A2D29A6" w14:textId="77777777" w:rsidR="001666F9" w:rsidRDefault="00000000">
      <w:pPr>
        <w:spacing w:after="160" w:line="360" w:lineRule="auto"/>
      </w:pPr>
      <w:r>
        <w:t>Unterschrift: ______________________ (Michael Möckli)</w:t>
      </w:r>
    </w:p>
    <w:p w14:paraId="31A3BF4A" w14:textId="77777777" w:rsidR="001666F9" w:rsidRDefault="00000000">
      <w:pPr>
        <w:pStyle w:val="berschrift1"/>
        <w:pageBreakBefore/>
      </w:pPr>
      <w:bookmarkStart w:id="106" w:name="_Toc232031683"/>
      <w:r>
        <w:lastRenderedPageBreak/>
        <w:t>Erklärung zur Nutzung künstlicher Intelligenz</w:t>
      </w:r>
      <w:bookmarkEnd w:id="106"/>
    </w:p>
    <w:p w14:paraId="71EE48A1" w14:textId="77777777" w:rsidR="001666F9" w:rsidRDefault="00000000">
      <w:pPr>
        <w:spacing w:after="160" w:line="360" w:lineRule="auto"/>
      </w:pPr>
      <w:r>
        <w:t>Bei der Erstellung dieser Arbeit wurden KI-gestützte Werkzeuge eingesetzt. Ihr Einsatz wird nachfolgend nach Verwendungszweck offengelegt. Sämtliche mit KI-Unterstützung erarbeiteten Inhalte wurden vom Autor geprüft, überarbeitet und verantwortet; die inhaltliche Verantwortung für die gesamte Arbeit liegt beim Autor.</w:t>
      </w:r>
    </w:p>
    <w:p w14:paraId="5D654505" w14:textId="77777777" w:rsidR="001666F9" w:rsidRDefault="00000000">
      <w:pPr>
        <w:spacing w:after="160" w:line="360" w:lineRule="auto"/>
      </w:pPr>
      <w:r>
        <w:t>Literaturrecherche: Claude (Anthropic) wurde zur Query-Expansion und zur Identifikation angrenzender Theoriefelder eingesetzt; jede vorgeschlagene Quelle wurde anschliessend in Swisscovery, im Verlagskatalog oder über den Digital Object Identifier verifiziert und als Originaldokument bezogen (Abschnitt 5.1). NotebookLM (Google) diente der thematischen Strukturierung des Quellenpools.</w:t>
      </w:r>
    </w:p>
    <w:p w14:paraId="1115A676" w14:textId="77777777" w:rsidR="001666F9" w:rsidRDefault="00000000">
      <w:pPr>
        <w:spacing w:after="160" w:line="360" w:lineRule="auto"/>
      </w:pPr>
      <w:r>
        <w:t>Softwareentwicklung: Der Demonstrator wurde KI-gestützt mit Claude Code (Anthropic) entwickelt; die Änderungen wurden über Pull Requests eingebracht und vom Autor geprüft (Abschnitt 7.1). Die Hi-Fi-Entwürfe der Benutzeroberfläche («Sieben Zustände») entstanden mit Claude Design (Abschnitt 6.3.7).</w:t>
      </w:r>
    </w:p>
    <w:p w14:paraId="069FC7F3" w14:textId="77777777" w:rsidR="001666F9" w:rsidRDefault="00000000">
      <w:pPr>
        <w:spacing w:after="160" w:line="360" w:lineRule="auto"/>
      </w:pPr>
      <w:r>
        <w:t>Texterstellung: Claude wurde als Schreib- und Redaktionsunterstützung eingesetzt (Entwürfe, Überarbeitung und Konsistenzprüfung einzelner Kapitel). Die Items des Erhebungsinstruments wurden mit LLM-Unterstützung formuliert und vom Autor geprüft (Abschnitt 8.3).</w:t>
      </w:r>
    </w:p>
    <w:p w14:paraId="3AC668E7" w14:textId="77777777" w:rsidR="001666F9" w:rsidRDefault="00000000">
      <w:pPr>
        <w:spacing w:after="160" w:line="360" w:lineRule="auto"/>
      </w:pPr>
      <w:r>
        <w:t>Bestandteil des Untersuchungsgegenstands: Im Artefakt selbst erzeugen Claude Sonnet 4 (Anthropic) die Moderationstexte und ElevenLabs die Sprachsynthese. Dieser Einsatz ist nicht Hilfsmittel, sondern Gegenstand der Arbeit und in den Kapiteln 6 und 7 dokumentiert.</w:t>
      </w:r>
    </w:p>
    <w:sectPr w:rsidR="001666F9">
      <w:headerReference w:type="even" r:id="rId11"/>
      <w:headerReference w:type="default" r:id="rId12"/>
      <w:footerReference w:type="even" r:id="rId13"/>
      <w:footerReference w:type="default" r:id="rId14"/>
      <w:headerReference w:type="first" r:id="rId15"/>
      <w:footerReference w:type="first" r:id="rId16"/>
      <w:pgSz w:w="11906" w:h="16838"/>
      <w:pgMar w:top="1440" w:right="1701"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F5BBB" w14:textId="77777777" w:rsidR="00407D33" w:rsidRDefault="00407D33">
      <w:r>
        <w:separator/>
      </w:r>
    </w:p>
  </w:endnote>
  <w:endnote w:type="continuationSeparator" w:id="0">
    <w:p w14:paraId="011683A4" w14:textId="77777777" w:rsidR="00407D33" w:rsidRDefault="00407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EB353" w14:textId="77777777" w:rsidR="00F92F65" w:rsidRDefault="00F92F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12293" w14:textId="77777777" w:rsidR="001666F9" w:rsidRDefault="00000000">
    <w:pPr>
      <w:jc w:val="center"/>
    </w:pPr>
    <w:r>
      <w:rPr>
        <w:sz w:val="20"/>
        <w:szCs w:val="20"/>
      </w:rPr>
      <w:t xml:space="preserve">Seite </w:t>
    </w:r>
    <w:r>
      <w:rPr>
        <w:sz w:val="20"/>
        <w:szCs w:val="20"/>
      </w:rPr>
      <w:fldChar w:fldCharType="begin"/>
    </w:r>
    <w:r>
      <w:rPr>
        <w:sz w:val="20"/>
        <w:szCs w:val="20"/>
      </w:rPr>
      <w:instrText>PAGE</w:instrText>
    </w:r>
    <w:r>
      <w:rPr>
        <w:sz w:val="20"/>
        <w:szCs w:val="20"/>
      </w:rPr>
      <w:fldChar w:fldCharType="separate"/>
    </w:r>
    <w:r w:rsidR="000C4A8B">
      <w:rPr>
        <w:noProof/>
        <w:sz w:val="20"/>
        <w:szCs w:val="20"/>
      </w:rPr>
      <w:t>1</w:t>
    </w:r>
    <w:r>
      <w:rPr>
        <w:sz w:val="20"/>
        <w:szCs w:val="20"/>
      </w:rPr>
      <w:fldChar w:fldCharType="end"/>
    </w:r>
    <w:r>
      <w:rPr>
        <w:sz w:val="20"/>
        <w:szCs w:val="20"/>
      </w:rPr>
      <w:t xml:space="preserve"> von </w:t>
    </w:r>
    <w:r>
      <w:rPr>
        <w:sz w:val="20"/>
        <w:szCs w:val="20"/>
      </w:rPr>
      <w:fldChar w:fldCharType="begin"/>
    </w:r>
    <w:r>
      <w:rPr>
        <w:sz w:val="20"/>
        <w:szCs w:val="20"/>
      </w:rPr>
      <w:instrText>NUMPAGES</w:instrText>
    </w:r>
    <w:r>
      <w:rPr>
        <w:sz w:val="20"/>
        <w:szCs w:val="20"/>
      </w:rPr>
      <w:fldChar w:fldCharType="separate"/>
    </w:r>
    <w:r w:rsidR="000C4A8B">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D3355" w14:textId="77777777" w:rsidR="00F92F65" w:rsidRDefault="00F92F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3EBB4" w14:textId="77777777" w:rsidR="00407D33" w:rsidRDefault="00407D33">
      <w:r>
        <w:separator/>
      </w:r>
    </w:p>
  </w:footnote>
  <w:footnote w:type="continuationSeparator" w:id="0">
    <w:p w14:paraId="66E9CAD4" w14:textId="77777777" w:rsidR="00407D33" w:rsidRDefault="00407D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22702" w14:textId="77777777" w:rsidR="00F92F65" w:rsidRDefault="00F92F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B1148" w14:textId="77777777" w:rsidR="00F92F65" w:rsidRDefault="00F92F6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37453" w14:textId="77777777" w:rsidR="00F92F65" w:rsidRDefault="00F92F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C5544"/>
    <w:multiLevelType w:val="hybridMultilevel"/>
    <w:tmpl w:val="96C46B96"/>
    <w:lvl w:ilvl="0" w:tplc="BD70F164">
      <w:start w:val="1"/>
      <w:numFmt w:val="bullet"/>
      <w:lvlText w:val="•"/>
      <w:lvlJc w:val="left"/>
      <w:pPr>
        <w:ind w:left="720" w:hanging="360"/>
      </w:pPr>
    </w:lvl>
    <w:lvl w:ilvl="1" w:tplc="11404A8C">
      <w:numFmt w:val="decimal"/>
      <w:lvlText w:val=""/>
      <w:lvlJc w:val="left"/>
    </w:lvl>
    <w:lvl w:ilvl="2" w:tplc="36420304">
      <w:numFmt w:val="decimal"/>
      <w:lvlText w:val=""/>
      <w:lvlJc w:val="left"/>
    </w:lvl>
    <w:lvl w:ilvl="3" w:tplc="33ACA0CE">
      <w:numFmt w:val="decimal"/>
      <w:lvlText w:val=""/>
      <w:lvlJc w:val="left"/>
    </w:lvl>
    <w:lvl w:ilvl="4" w:tplc="AA5E4B22">
      <w:numFmt w:val="decimal"/>
      <w:lvlText w:val=""/>
      <w:lvlJc w:val="left"/>
    </w:lvl>
    <w:lvl w:ilvl="5" w:tplc="C69A865A">
      <w:numFmt w:val="decimal"/>
      <w:lvlText w:val=""/>
      <w:lvlJc w:val="left"/>
    </w:lvl>
    <w:lvl w:ilvl="6" w:tplc="9628F6A0">
      <w:numFmt w:val="decimal"/>
      <w:lvlText w:val=""/>
      <w:lvlJc w:val="left"/>
    </w:lvl>
    <w:lvl w:ilvl="7" w:tplc="172EC7E0">
      <w:numFmt w:val="decimal"/>
      <w:lvlText w:val=""/>
      <w:lvlJc w:val="left"/>
    </w:lvl>
    <w:lvl w:ilvl="8" w:tplc="6480D844">
      <w:numFmt w:val="decimal"/>
      <w:lvlText w:val=""/>
      <w:lvlJc w:val="left"/>
    </w:lvl>
  </w:abstractNum>
  <w:abstractNum w:abstractNumId="1" w15:restartNumberingAfterBreak="0">
    <w:nsid w:val="591E2927"/>
    <w:multiLevelType w:val="hybridMultilevel"/>
    <w:tmpl w:val="332686FA"/>
    <w:lvl w:ilvl="0" w:tplc="B2226A54">
      <w:start w:val="1"/>
      <w:numFmt w:val="bullet"/>
      <w:lvlText w:val="●"/>
      <w:lvlJc w:val="left"/>
      <w:pPr>
        <w:ind w:left="720" w:hanging="360"/>
      </w:pPr>
    </w:lvl>
    <w:lvl w:ilvl="1" w:tplc="76285EA0">
      <w:start w:val="1"/>
      <w:numFmt w:val="bullet"/>
      <w:lvlText w:val="○"/>
      <w:lvlJc w:val="left"/>
      <w:pPr>
        <w:ind w:left="1440" w:hanging="360"/>
      </w:pPr>
    </w:lvl>
    <w:lvl w:ilvl="2" w:tplc="ADC26F3C">
      <w:start w:val="1"/>
      <w:numFmt w:val="bullet"/>
      <w:lvlText w:val="■"/>
      <w:lvlJc w:val="left"/>
      <w:pPr>
        <w:ind w:left="2160" w:hanging="360"/>
      </w:pPr>
    </w:lvl>
    <w:lvl w:ilvl="3" w:tplc="D88C0972">
      <w:start w:val="1"/>
      <w:numFmt w:val="bullet"/>
      <w:lvlText w:val="●"/>
      <w:lvlJc w:val="left"/>
      <w:pPr>
        <w:ind w:left="2880" w:hanging="360"/>
      </w:pPr>
    </w:lvl>
    <w:lvl w:ilvl="4" w:tplc="9586BEE8">
      <w:start w:val="1"/>
      <w:numFmt w:val="bullet"/>
      <w:lvlText w:val="○"/>
      <w:lvlJc w:val="left"/>
      <w:pPr>
        <w:ind w:left="3600" w:hanging="360"/>
      </w:pPr>
    </w:lvl>
    <w:lvl w:ilvl="5" w:tplc="43E29B78">
      <w:start w:val="1"/>
      <w:numFmt w:val="bullet"/>
      <w:lvlText w:val="■"/>
      <w:lvlJc w:val="left"/>
      <w:pPr>
        <w:ind w:left="4320" w:hanging="360"/>
      </w:pPr>
    </w:lvl>
    <w:lvl w:ilvl="6" w:tplc="DB060BB2">
      <w:start w:val="1"/>
      <w:numFmt w:val="bullet"/>
      <w:lvlText w:val="●"/>
      <w:lvlJc w:val="left"/>
      <w:pPr>
        <w:ind w:left="5040" w:hanging="360"/>
      </w:pPr>
    </w:lvl>
    <w:lvl w:ilvl="7" w:tplc="070E1E92">
      <w:start w:val="1"/>
      <w:numFmt w:val="bullet"/>
      <w:lvlText w:val="●"/>
      <w:lvlJc w:val="left"/>
      <w:pPr>
        <w:ind w:left="5760" w:hanging="360"/>
      </w:pPr>
    </w:lvl>
    <w:lvl w:ilvl="8" w:tplc="1BBE9DC2">
      <w:start w:val="1"/>
      <w:numFmt w:val="bullet"/>
      <w:lvlText w:val="●"/>
      <w:lvlJc w:val="left"/>
      <w:pPr>
        <w:ind w:left="6480" w:hanging="360"/>
      </w:pPr>
    </w:lvl>
  </w:abstractNum>
  <w:num w:numId="1" w16cid:durableId="1998723147">
    <w:abstractNumId w:val="1"/>
    <w:lvlOverride w:ilvl="0">
      <w:startOverride w:val="1"/>
    </w:lvlOverride>
  </w:num>
  <w:num w:numId="2" w16cid:durableId="1474247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F9"/>
    <w:rsid w:val="000C4A8B"/>
    <w:rsid w:val="001666F9"/>
    <w:rsid w:val="00225EAC"/>
    <w:rsid w:val="0027210F"/>
    <w:rsid w:val="00520102"/>
    <w:rsid w:val="005C13F7"/>
    <w:rsid w:val="00804A5C"/>
    <w:rsid w:val="00B0488B"/>
    <w:rsid w:val="00F92F6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9D6D4"/>
  <w15:docId w15:val="{74BCFCF2-007B-4DD4-B56D-35A19449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customStyle="1" w:styleId="BeschriftungAbb">
    <w:name w:val="Beschriftung Abbildung"/>
    <w:basedOn w:val="Standard"/>
    <w:pPr>
      <w:spacing w:after="160"/>
      <w:jc w:val="center"/>
    </w:pPr>
    <w:rPr>
      <w:i/>
      <w:sz w:val="20"/>
    </w:rPr>
  </w:style>
  <w:style w:type="paragraph" w:customStyle="1" w:styleId="BeschriftungTab">
    <w:name w:val="Beschriftung Tabelle"/>
    <w:basedOn w:val="Standard"/>
    <w:pPr>
      <w:spacing w:after="80"/>
    </w:pPr>
    <w:rPr>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1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17497</Words>
  <Characters>110233</Characters>
  <Application>Microsoft Office Word</Application>
  <DocSecurity>0</DocSecurity>
  <Lines>918</Lines>
  <Paragraphs>254</Paragraphs>
  <ScaleCrop>false</ScaleCrop>
  <HeadingPairs>
    <vt:vector size="2" baseType="variant">
      <vt:variant>
        <vt:lpstr>Titel</vt:lpstr>
      </vt:variant>
      <vt:variant>
        <vt:i4>1</vt:i4>
      </vt:variant>
    </vt:vector>
  </HeadingPairs>
  <TitlesOfParts>
    <vt:vector size="1" baseType="lpstr">
      <vt:lpstr>Radio 25 - BSc Thesis Hauptdokument</vt:lpstr>
    </vt:vector>
  </TitlesOfParts>
  <Company/>
  <LinksUpToDate>false</LinksUpToDate>
  <CharactersWithSpaces>127476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creator>Michael Möckli</dc:creator>
  <cp:lastModifiedBy>Michael Möckli</cp:lastModifiedBy>
  <cp:revision>3</cp:revision>
  <dcterms:created xsi:type="dcterms:W3CDTF">2026-04-25T15:59:00Z</dcterms:created>
  <dcterms:modified xsi:type="dcterms:W3CDTF">2026-06-07T00:40:00Z</dcterms:modified>
</cp:coreProperties>
</file>